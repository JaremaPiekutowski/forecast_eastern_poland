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4A7D1" w14:textId="25BA1A26" w:rsidR="000B63D7" w:rsidRDefault="001D0179" w:rsidP="00B43A29">
      <w:del w:id="0" w:author="Jarema Piekutowski" w:date="2022-09-08T08:47:00Z">
        <w:r w:rsidRPr="006036F6" w:rsidDel="00AC4AE7">
          <w:rPr>
            <w:noProof/>
            <w:lang w:eastAsia="pl-PL"/>
          </w:rPr>
          <mc:AlternateContent>
            <mc:Choice Requires="wpg">
              <w:drawing>
                <wp:anchor distT="0" distB="0" distL="114300" distR="114300" simplePos="0" relativeHeight="251655168" behindDoc="0" locked="0" layoutInCell="1" allowOverlap="1" wp14:anchorId="521AC36E" wp14:editId="6F89EDC2">
                  <wp:simplePos x="0" y="0"/>
                  <wp:positionH relativeFrom="column">
                    <wp:posOffset>-2366645</wp:posOffset>
                  </wp:positionH>
                  <wp:positionV relativeFrom="paragraph">
                    <wp:posOffset>-1823720</wp:posOffset>
                  </wp:positionV>
                  <wp:extent cx="13938252" cy="10354201"/>
                  <wp:effectExtent l="571500" t="2533650" r="234950" b="9525"/>
                  <wp:wrapNone/>
                  <wp:docPr id="5" name="Grupa 24"/>
                  <wp:cNvGraphicFramePr/>
                  <a:graphic xmlns:a="http://schemas.openxmlformats.org/drawingml/2006/main">
                    <a:graphicData uri="http://schemas.microsoft.com/office/word/2010/wordprocessingGroup">
                      <wpg:wgp>
                        <wpg:cNvGrpSpPr/>
                        <wpg:grpSpPr>
                          <a:xfrm>
                            <a:off x="0" y="0"/>
                            <a:ext cx="13938252" cy="10354201"/>
                            <a:chOff x="-2" y="-1"/>
                            <a:chExt cx="13938252" cy="10354201"/>
                          </a:xfrm>
                        </wpg:grpSpPr>
                        <pic:pic xmlns:pic="http://schemas.openxmlformats.org/drawingml/2006/picture">
                          <pic:nvPicPr>
                            <pic:cNvPr id="6" name="Obraz 2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051180">
                              <a:off x="-2" y="213360"/>
                              <a:ext cx="11514455" cy="5665470"/>
                            </a:xfrm>
                            <a:prstGeom prst="rect">
                              <a:avLst/>
                            </a:prstGeom>
                            <a:noFill/>
                            <a:ln>
                              <a:noFill/>
                            </a:ln>
                          </pic:spPr>
                        </pic:pic>
                        <wpg:grpSp>
                          <wpg:cNvPr id="8" name="Grupa 26"/>
                          <wpg:cNvGrpSpPr>
                            <a:grpSpLocks/>
                          </wpg:cNvGrpSpPr>
                          <wpg:grpSpPr bwMode="auto">
                            <a:xfrm>
                              <a:off x="2586947" y="9677400"/>
                              <a:ext cx="5756400" cy="676800"/>
                              <a:chOff x="-516" y="0"/>
                              <a:chExt cx="9064" cy="1066"/>
                            </a:xfrm>
                          </wpg:grpSpPr>
                          <pic:pic xmlns:pic="http://schemas.openxmlformats.org/drawingml/2006/picture">
                            <pic:nvPicPr>
                              <pic:cNvPr id="9"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16" y="0"/>
                                <a:ext cx="9064" cy="1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396" y="100"/>
                                <a:ext cx="2239" cy="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14" name="Trójkąt równoramienny 29"/>
                          <wps:cNvSpPr/>
                          <wps:spPr>
                            <a:xfrm>
                              <a:off x="1428750" y="3286125"/>
                              <a:ext cx="12509500" cy="5985510"/>
                            </a:xfrm>
                            <a:prstGeom prst="triangle">
                              <a:avLst>
                                <a:gd name="adj" fmla="val 31"/>
                              </a:avLst>
                            </a:prstGeom>
                            <a:solidFill>
                              <a:srgbClr val="44546A">
                                <a:lumMod val="60000"/>
                                <a:lumOff val="40000"/>
                              </a:srgbClr>
                            </a:solidFill>
                            <a:ln w="6350" cap="flat" cmpd="sng" algn="ctr">
                              <a:solidFill>
                                <a:srgbClr val="A5A5A5"/>
                              </a:solidFill>
                              <a:prstDash val="solid"/>
                              <a:miter lim="800000"/>
                            </a:ln>
                            <a:effectLst>
                              <a:glow rad="228600">
                                <a:srgbClr val="A5A5A5">
                                  <a:satMod val="175000"/>
                                  <a:alpha val="40000"/>
                                </a:srgbClr>
                              </a:glow>
                              <a:innerShdw blurRad="63500" dist="50800" dir="16200000">
                                <a:prstClr val="black">
                                  <a:alpha val="50000"/>
                                </a:prstClr>
                              </a:innerShdw>
                            </a:effectLst>
                          </wps:spPr>
                          <wps:txbx>
                            <w:txbxContent>
                              <w:p w14:paraId="68C48E71" w14:textId="77777777" w:rsidR="00AC50F9" w:rsidRDefault="00AC50F9" w:rsidP="00B43A2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rójkąt równoramienny 30"/>
                          <wps:cNvSpPr/>
                          <wps:spPr>
                            <a:xfrm rot="10800000">
                              <a:off x="6086473" y="-1"/>
                              <a:ext cx="3501151" cy="3000375"/>
                            </a:xfrm>
                            <a:prstGeom prst="triangle">
                              <a:avLst>
                                <a:gd name="adj" fmla="val 0"/>
                              </a:avLst>
                            </a:prstGeom>
                            <a:solidFill>
                              <a:srgbClr val="44546A"/>
                            </a:solidFill>
                            <a:ln>
                              <a:noFill/>
                            </a:ln>
                            <a:effectLst>
                              <a:glow rad="228600">
                                <a:srgbClr val="44546A">
                                  <a:alpha val="40000"/>
                                </a:srgbClr>
                              </a:glow>
                              <a:innerShdw blurRad="63500" dist="508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Pole tekstowe 31"/>
                          <wps:cNvSpPr txBox="1"/>
                          <wps:spPr>
                            <a:xfrm>
                              <a:off x="2266950" y="6400800"/>
                              <a:ext cx="5644800" cy="2458800"/>
                            </a:xfrm>
                            <a:prstGeom prst="rect">
                              <a:avLst/>
                            </a:prstGeom>
                            <a:noFill/>
                            <a:ln w="6350">
                              <a:noFill/>
                            </a:ln>
                          </wps:spPr>
                          <wps:txbx>
                            <w:txbxContent>
                              <w:p w14:paraId="57996C3A" w14:textId="7F6B34F4" w:rsidR="00AC50F9" w:rsidRPr="0039389B" w:rsidRDefault="00AC50F9" w:rsidP="00B43A29">
                                <w:pPr>
                                  <w:rPr>
                                    <w:rFonts w:ascii="Century Gothic" w:hAnsi="Century Gothic"/>
                                    <w:sz w:val="48"/>
                                    <w:szCs w:val="48"/>
                                  </w:rPr>
                                </w:pPr>
                                <w:r w:rsidRPr="0039389B">
                                  <w:rPr>
                                    <w:rFonts w:ascii="Century Gothic" w:hAnsi="Century Gothic"/>
                                    <w:sz w:val="28"/>
                                    <w:szCs w:val="28"/>
                                  </w:rPr>
                                  <w:t>Projekt raportu metodologicznego</w:t>
                                </w:r>
                              </w:p>
                              <w:p w14:paraId="33D9CB7B" w14:textId="77777777" w:rsidR="00AC50F9" w:rsidRPr="0039389B" w:rsidRDefault="00AC50F9" w:rsidP="00B43A29">
                                <w:pPr>
                                  <w:rPr>
                                    <w:rFonts w:ascii="Century Gothic" w:hAnsi="Century Gothic"/>
                                    <w:sz w:val="44"/>
                                    <w:szCs w:val="44"/>
                                  </w:rPr>
                                </w:pPr>
                                <w:r w:rsidRPr="0039389B">
                                  <w:rPr>
                                    <w:rFonts w:ascii="Century Gothic" w:hAnsi="Century Gothic"/>
                                    <w:bCs/>
                                    <w:sz w:val="44"/>
                                    <w:szCs w:val="44"/>
                                  </w:rPr>
                                  <w:t xml:space="preserve">Badanie pn. </w:t>
                                </w:r>
                                <w:r w:rsidRPr="0039389B">
                                  <w:rPr>
                                    <w:rFonts w:ascii="Century Gothic" w:hAnsi="Century Gothic"/>
                                    <w:bCs/>
                                    <w:sz w:val="44"/>
                                    <w:szCs w:val="44"/>
                                  </w:rPr>
                                  <w:br/>
                                </w:r>
                                <w:r w:rsidRPr="0039389B">
                                  <w:rPr>
                                    <w:rFonts w:ascii="Century Gothic" w:hAnsi="Century Gothic"/>
                                    <w:sz w:val="44"/>
                                    <w:szCs w:val="44"/>
                                  </w:rPr>
                                  <w:t xml:space="preserve">Ewaluacja ex-post postępu rzeczowego i rezultatów Programu Operacyjnego Polska Wschodnia 2014-2020 </w:t>
                                </w:r>
                              </w:p>
                              <w:p w14:paraId="4560026D" w14:textId="77777777" w:rsidR="00AC50F9" w:rsidRPr="0039389B" w:rsidRDefault="00AC50F9" w:rsidP="00B43A29">
                                <w:pPr>
                                  <w:rPr>
                                    <w:rFonts w:ascii="Century Gothic" w:hAnsi="Century Gothic"/>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1AC36E" id="Grupa 24" o:spid="_x0000_s1026" style="position:absolute;margin-left:-186.35pt;margin-top:-143.6pt;width:1097.5pt;height:815.3pt;z-index:251655168" coordorigin="" coordsize="139382,1035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5" o:spid="_x0000_s1027" type="#_x0000_t75" style="position:absolute;top:2133;width:115144;height:56655;rotation:224043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">
                    <v:imagedata r:id="rId11" o:title=""/>
                  </v:shape>
                  <v:group id="_x0000_s1028" style="position:absolute;left:25869;top:96774;width:57564;height:6768" coordorigin="-516" coordsize="9064,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3" o:spid="_x0000_s1029" type="#_x0000_t75" style="position:absolute;left:-516;width:9064;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">
                      <v:imagedata r:id="rId12" o:title=""/>
                    </v:shape>
                    <v:shape id="Picture 4" o:spid="_x0000_s1030" type="#_x0000_t75" style="position:absolute;left:4396;top:100;width:2239;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">
                      <v:imagedata r:id="rId13" o:title=""/>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ójkąt równoramienny 29" o:spid="_x0000_s1031" type="#_x0000_t5" style="position:absolute;left:14287;top:32861;width:125095;height:5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" adj="7" fillcolor="#8497b0" strokecolor="#a5a5a5" strokeweight=".5pt">
                    <v:textbox>
                      <w:txbxContent>
                        <w:p w14:paraId="68C48E71" w14:textId="77777777" w:rsidR="00AC50F9" w:rsidRDefault="00AC50F9" w:rsidP="00B43A29"/>
                      </w:txbxContent>
                    </v:textbox>
                  </v:shape>
                  <v:shape id="Trójkąt równoramienny 30" o:spid="_x0000_s1032" type="#_x0000_t5" style="position:absolute;left:60864;width:35012;height:300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" adj="0" fillcolor="#44546a" stroked="f"/>
                  <v:shapetype id="_x0000_t202" coordsize="21600,21600" o:spt="202" path="m,l,21600r21600,l21600,xe">
                    <v:stroke joinstyle="miter"/>
                    <v:path gradientshapeok="t" o:connecttype="rect"/>
                  </v:shapetype>
                  <v:shape id="Pole tekstowe 31" o:spid="_x0000_s1033" type="#_x0000_t202" style="position:absolute;left:22669;top:64008;width:56448;height:24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57996C3A" w14:textId="7F6B34F4" w:rsidR="00AC50F9" w:rsidRPr="0039389B" w:rsidRDefault="00AC50F9" w:rsidP="00B43A29">
                          <w:pPr>
                            <w:rPr>
                              <w:rFonts w:ascii="Century Gothic" w:hAnsi="Century Gothic"/>
                              <w:sz w:val="48"/>
                              <w:szCs w:val="48"/>
                            </w:rPr>
                          </w:pPr>
                          <w:r w:rsidRPr="0039389B">
                            <w:rPr>
                              <w:rFonts w:ascii="Century Gothic" w:hAnsi="Century Gothic"/>
                              <w:sz w:val="28"/>
                              <w:szCs w:val="28"/>
                            </w:rPr>
                            <w:t>Projekt raportu metodologicznego</w:t>
                          </w:r>
                        </w:p>
                        <w:p w14:paraId="33D9CB7B" w14:textId="77777777" w:rsidR="00AC50F9" w:rsidRPr="0039389B" w:rsidRDefault="00AC50F9" w:rsidP="00B43A29">
                          <w:pPr>
                            <w:rPr>
                              <w:rFonts w:ascii="Century Gothic" w:hAnsi="Century Gothic"/>
                              <w:sz w:val="44"/>
                              <w:szCs w:val="44"/>
                            </w:rPr>
                          </w:pPr>
                          <w:r w:rsidRPr="0039389B">
                            <w:rPr>
                              <w:rFonts w:ascii="Century Gothic" w:hAnsi="Century Gothic"/>
                              <w:bCs/>
                              <w:sz w:val="44"/>
                              <w:szCs w:val="44"/>
                            </w:rPr>
                            <w:t xml:space="preserve">Badanie pn. </w:t>
                          </w:r>
                          <w:r w:rsidRPr="0039389B">
                            <w:rPr>
                              <w:rFonts w:ascii="Century Gothic" w:hAnsi="Century Gothic"/>
                              <w:bCs/>
                              <w:sz w:val="44"/>
                              <w:szCs w:val="44"/>
                            </w:rPr>
                            <w:br/>
                          </w:r>
                          <w:r w:rsidRPr="0039389B">
                            <w:rPr>
                              <w:rFonts w:ascii="Century Gothic" w:hAnsi="Century Gothic"/>
                              <w:sz w:val="44"/>
                              <w:szCs w:val="44"/>
                            </w:rPr>
                            <w:t xml:space="preserve">Ewaluacja ex-post postępu rzeczowego i rezultatów Programu Operacyjnego Polska Wschodnia 2014-2020 </w:t>
                          </w:r>
                        </w:p>
                        <w:p w14:paraId="4560026D" w14:textId="77777777" w:rsidR="00AC50F9" w:rsidRPr="0039389B" w:rsidRDefault="00AC50F9" w:rsidP="00B43A29">
                          <w:pPr>
                            <w:rPr>
                              <w:rFonts w:ascii="Century Gothic" w:hAnsi="Century Gothic"/>
                            </w:rPr>
                          </w:pPr>
                        </w:p>
                      </w:txbxContent>
                    </v:textbox>
                  </v:shape>
                </v:group>
              </w:pict>
            </mc:Fallback>
          </mc:AlternateContent>
        </w:r>
      </w:del>
    </w:p>
    <w:p w14:paraId="19530EAD" w14:textId="494095FA" w:rsidR="001D0179" w:rsidRPr="006036F6" w:rsidDel="00AC4AE7" w:rsidRDefault="001D0179" w:rsidP="00B43A29">
      <w:pPr>
        <w:rPr>
          <w:del w:id="1" w:author="Jarema Piekutowski" w:date="2022-09-08T08:47:00Z"/>
        </w:rPr>
      </w:pPr>
    </w:p>
    <w:p w14:paraId="1B76C05D" w14:textId="3BB62E0B" w:rsidR="000B63D7" w:rsidRPr="006036F6" w:rsidDel="00AC4AE7" w:rsidRDefault="0039389B" w:rsidP="00B43A29">
      <w:pPr>
        <w:rPr>
          <w:del w:id="2" w:author="Jarema Piekutowski" w:date="2022-09-08T08:47:00Z"/>
        </w:rPr>
      </w:pPr>
      <w:del w:id="3" w:author="Jarema Piekutowski" w:date="2022-09-08T08:47:00Z">
        <w:r w:rsidDel="00AC4AE7">
          <w:rPr>
            <w:noProof/>
            <w:lang w:eastAsia="pl-PL"/>
          </w:rPr>
          <mc:AlternateContent>
            <mc:Choice Requires="wpg">
              <w:drawing>
                <wp:anchor distT="0" distB="0" distL="114300" distR="114300" simplePos="0" relativeHeight="251653120" behindDoc="0" locked="0" layoutInCell="1" allowOverlap="1" wp14:anchorId="3E0377D3" wp14:editId="2491E0CF">
                  <wp:simplePos x="0" y="0"/>
                  <wp:positionH relativeFrom="column">
                    <wp:posOffset>193675</wp:posOffset>
                  </wp:positionH>
                  <wp:positionV relativeFrom="paragraph">
                    <wp:posOffset>11932920</wp:posOffset>
                  </wp:positionV>
                  <wp:extent cx="5756400" cy="676800"/>
                  <wp:effectExtent l="0" t="0" r="0" b="9525"/>
                  <wp:wrapNone/>
                  <wp:docPr id="3" name="Grupa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6400" cy="676800"/>
                            <a:chOff x="0" y="0"/>
                            <a:chExt cx="9064" cy="1066"/>
                          </a:xfrm>
                        </wpg:grpSpPr>
                        <pic:pic xmlns:pic="http://schemas.openxmlformats.org/drawingml/2006/picture">
                          <pic:nvPicPr>
                            <pic:cNvPr id="7"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64" cy="1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396" y="100"/>
                              <a:ext cx="2239" cy="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13D670ED" id="Grupa 26" o:spid="_x0000_s1026" style="position:absolute;margin-left:15.25pt;margin-top:939.6pt;width:453.25pt;height:53.3pt;z-index:251653120" coordsize="9064,1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">
                  <v:shape id="Picture 3" o:spid="_x0000_s1027" type="#_x0000_t75" style="position:absolute;width:9064;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">
                    <v:imagedata r:id="rId14" o:title=""/>
                  </v:shape>
                  <v:shape id="Picture 4" o:spid="_x0000_s1028" type="#_x0000_t75" style="position:absolute;left:4396;top:100;width:2239;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">
                    <v:imagedata r:id="rId15" o:title=""/>
                  </v:shape>
                </v:group>
              </w:pict>
            </mc:Fallback>
          </mc:AlternateContent>
        </w:r>
        <w:r w:rsidR="000B63D7" w:rsidRPr="006036F6" w:rsidDel="00AC4AE7">
          <w:br w:type="page"/>
        </w:r>
      </w:del>
    </w:p>
    <w:tbl>
      <w:tblPr>
        <w:tblStyle w:val="Tabela-Siatka"/>
        <w:tblpPr w:leftFromText="141" w:rightFromText="141" w:vertAnchor="text" w:horzAnchor="margin" w:tblpY="268"/>
        <w:tblW w:w="1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98"/>
        <w:gridCol w:w="9798"/>
      </w:tblGrid>
      <w:tr w:rsidR="000B63D7" w:rsidRPr="006036F6" w:rsidDel="00AC4AE7" w14:paraId="3439D6D1" w14:textId="4DF1F477" w:rsidTr="00AC50F9">
        <w:trPr>
          <w:trHeight w:val="1511"/>
          <w:del w:id="4" w:author="Jarema Piekutowski" w:date="2022-09-08T08:47:00Z"/>
        </w:trPr>
        <w:tc>
          <w:tcPr>
            <w:tcW w:w="9798" w:type="dxa"/>
          </w:tcPr>
          <w:tbl>
            <w:tblPr>
              <w:tblStyle w:val="Tabela-Siatka"/>
              <w:tblpPr w:leftFromText="141" w:rightFromText="141" w:vertAnchor="text" w:horzAnchor="margin" w:tblpY="268"/>
              <w:tblW w:w="95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ela informująca o Zamawiającym i Wykonawcach badania"/>
            </w:tblPr>
            <w:tblGrid>
              <w:gridCol w:w="5231"/>
              <w:gridCol w:w="4351"/>
            </w:tblGrid>
            <w:tr w:rsidR="000B63D7" w:rsidRPr="006036F6" w:rsidDel="00AC4AE7" w14:paraId="3660A01A" w14:textId="3EA68E90" w:rsidTr="00AC50F9">
              <w:trPr>
                <w:trHeight w:val="1590"/>
                <w:tblHeader/>
                <w:del w:id="5" w:author="Jarema Piekutowski" w:date="2022-09-08T08:47:00Z"/>
              </w:trPr>
              <w:tc>
                <w:tcPr>
                  <w:tcW w:w="5231" w:type="dxa"/>
                </w:tcPr>
                <w:p w14:paraId="35BE758B" w14:textId="57113F0D" w:rsidR="000B63D7" w:rsidRPr="006036F6" w:rsidDel="00AC4AE7" w:rsidRDefault="000B63D7" w:rsidP="00B43A29">
                  <w:pPr>
                    <w:rPr>
                      <w:del w:id="6" w:author="Jarema Piekutowski" w:date="2022-09-08T08:47:00Z"/>
                      <w:noProof/>
                    </w:rPr>
                  </w:pPr>
                </w:p>
                <w:p w14:paraId="66B03374" w14:textId="4B6B3CE2" w:rsidR="000B63D7" w:rsidRPr="006036F6" w:rsidDel="00AC4AE7" w:rsidRDefault="000B63D7" w:rsidP="00B43A29">
                  <w:pPr>
                    <w:rPr>
                      <w:del w:id="7" w:author="Jarema Piekutowski" w:date="2022-09-08T08:47:00Z"/>
                      <w:noProof/>
                    </w:rPr>
                  </w:pPr>
                  <w:del w:id="8" w:author="Jarema Piekutowski" w:date="2022-09-08T08:47:00Z">
                    <w:r w:rsidRPr="006036F6" w:rsidDel="00AC4AE7">
                      <w:rPr>
                        <w:noProof/>
                        <w:lang w:eastAsia="pl-PL"/>
                      </w:rPr>
                      <w:drawing>
                        <wp:inline distT="0" distB="0" distL="0" distR="0" wp14:anchorId="15516CEA" wp14:editId="6FCBFE4F">
                          <wp:extent cx="3184525" cy="1166495"/>
                          <wp:effectExtent l="0" t="0" r="0" b="0"/>
                          <wp:docPr id="11" name="Obraz 11" descr="Zamawiający: Ministerstwo Funduszy i Polityki Regionalnej&#10;&#10;" title="logo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pic:nvPicPr>
                                <pic:blipFill>
                                  <a:blip r:embed="rId16">
                                    <a:extLst>
                                      <a:ext uri="{28A0092B-C50C-407E-A947-70E740481C1C}">
                                        <a14:useLocalDpi xmlns:a14="http://schemas.microsoft.com/office/drawing/2010/main" val="0"/>
                                      </a:ext>
                                    </a:extLst>
                                  </a:blip>
                                  <a:stretch>
                                    <a:fillRect/>
                                  </a:stretch>
                                </pic:blipFill>
                                <pic:spPr>
                                  <a:xfrm>
                                    <a:off x="0" y="0"/>
                                    <a:ext cx="3184525" cy="1166495"/>
                                  </a:xfrm>
                                  <a:prstGeom prst="rect">
                                    <a:avLst/>
                                  </a:prstGeom>
                                </pic:spPr>
                              </pic:pic>
                            </a:graphicData>
                          </a:graphic>
                        </wp:inline>
                      </w:drawing>
                    </w:r>
                  </w:del>
                </w:p>
                <w:p w14:paraId="10B2E0CE" w14:textId="6C0B8B48" w:rsidR="000B63D7" w:rsidRPr="006036F6" w:rsidDel="00AC4AE7" w:rsidRDefault="000B63D7" w:rsidP="00B43A29">
                  <w:pPr>
                    <w:rPr>
                      <w:del w:id="9" w:author="Jarema Piekutowski" w:date="2022-09-08T08:47:00Z"/>
                      <w:noProof/>
                    </w:rPr>
                  </w:pPr>
                </w:p>
                <w:p w14:paraId="3966F562" w14:textId="11EB398D" w:rsidR="000B63D7" w:rsidRPr="006036F6" w:rsidDel="00AC4AE7" w:rsidRDefault="000B63D7" w:rsidP="00B43A29">
                  <w:pPr>
                    <w:rPr>
                      <w:del w:id="10" w:author="Jarema Piekutowski" w:date="2022-09-08T08:47:00Z"/>
                    </w:rPr>
                  </w:pPr>
                </w:p>
              </w:tc>
              <w:tc>
                <w:tcPr>
                  <w:tcW w:w="4351" w:type="dxa"/>
                  <w:vAlign w:val="center"/>
                </w:tcPr>
                <w:p w14:paraId="3DE0936F" w14:textId="4054CB2E" w:rsidR="000B63D7" w:rsidRPr="006036F6" w:rsidDel="00AC4AE7" w:rsidRDefault="000B63D7" w:rsidP="00B43A29">
                  <w:pPr>
                    <w:rPr>
                      <w:del w:id="11" w:author="Jarema Piekutowski" w:date="2022-09-08T08:47:00Z"/>
                    </w:rPr>
                  </w:pPr>
                  <w:del w:id="12" w:author="Jarema Piekutowski" w:date="2022-09-08T08:47:00Z">
                    <w:r w:rsidRPr="006036F6" w:rsidDel="00AC4AE7">
                      <w:delText>Zamawiający</w:delText>
                    </w:r>
                  </w:del>
                </w:p>
                <w:p w14:paraId="6B84D334" w14:textId="6EDDB3F2" w:rsidR="000B63D7" w:rsidRPr="006036F6" w:rsidDel="00AC4AE7" w:rsidRDefault="000B63D7" w:rsidP="00B43A29">
                  <w:pPr>
                    <w:rPr>
                      <w:del w:id="13" w:author="Jarema Piekutowski" w:date="2022-09-08T08:47:00Z"/>
                    </w:rPr>
                  </w:pPr>
                  <w:del w:id="14" w:author="Jarema Piekutowski" w:date="2022-09-08T08:47:00Z">
                    <w:r w:rsidRPr="006036F6" w:rsidDel="00AC4AE7">
                      <w:delText xml:space="preserve">Ministerstwo Funduszy i Polityki Regionalnej </w:delText>
                    </w:r>
                  </w:del>
                </w:p>
                <w:p w14:paraId="61A74F79" w14:textId="121991B8" w:rsidR="000B63D7" w:rsidRPr="006036F6" w:rsidDel="00AC4AE7" w:rsidRDefault="000B63D7" w:rsidP="00B43A29">
                  <w:pPr>
                    <w:rPr>
                      <w:del w:id="15" w:author="Jarema Piekutowski" w:date="2022-09-08T08:47:00Z"/>
                    </w:rPr>
                  </w:pPr>
                  <w:del w:id="16" w:author="Jarema Piekutowski" w:date="2022-09-08T08:47:00Z">
                    <w:r w:rsidRPr="006036F6" w:rsidDel="00AC4AE7">
                      <w:delText>Wspólna 2/4</w:delText>
                    </w:r>
                  </w:del>
                </w:p>
                <w:p w14:paraId="6AA0D036" w14:textId="379A89D5" w:rsidR="000B63D7" w:rsidRPr="006036F6" w:rsidDel="00AC4AE7" w:rsidRDefault="000B63D7" w:rsidP="00B43A29">
                  <w:pPr>
                    <w:rPr>
                      <w:del w:id="17" w:author="Jarema Piekutowski" w:date="2022-09-08T08:47:00Z"/>
                      <w:b/>
                    </w:rPr>
                  </w:pPr>
                  <w:del w:id="18" w:author="Jarema Piekutowski" w:date="2022-09-08T08:47:00Z">
                    <w:r w:rsidRPr="006036F6" w:rsidDel="00AC4AE7">
                      <w:delText>00-926 Warszawa</w:delText>
                    </w:r>
                  </w:del>
                </w:p>
              </w:tc>
            </w:tr>
            <w:tr w:rsidR="000B63D7" w:rsidRPr="006036F6" w:rsidDel="00AC4AE7" w14:paraId="3F8E4DD1" w14:textId="6C32709E" w:rsidTr="00AC50F9">
              <w:trPr>
                <w:trHeight w:val="663"/>
                <w:del w:id="19" w:author="Jarema Piekutowski" w:date="2022-09-08T08:47:00Z"/>
              </w:trPr>
              <w:tc>
                <w:tcPr>
                  <w:tcW w:w="5231" w:type="dxa"/>
                </w:tcPr>
                <w:p w14:paraId="33EAE248" w14:textId="6B5879D1" w:rsidR="000B63D7" w:rsidRPr="006036F6" w:rsidDel="00AC4AE7" w:rsidRDefault="000B63D7" w:rsidP="00B43A29">
                  <w:pPr>
                    <w:rPr>
                      <w:del w:id="20" w:author="Jarema Piekutowski" w:date="2022-09-08T08:47:00Z"/>
                    </w:rPr>
                  </w:pPr>
                </w:p>
              </w:tc>
              <w:tc>
                <w:tcPr>
                  <w:tcW w:w="4351" w:type="dxa"/>
                  <w:vAlign w:val="center"/>
                </w:tcPr>
                <w:p w14:paraId="54F7C004" w14:textId="3C46337F" w:rsidR="000B63D7" w:rsidRPr="006036F6" w:rsidDel="00AC4AE7" w:rsidRDefault="000B63D7" w:rsidP="00B43A29">
                  <w:pPr>
                    <w:rPr>
                      <w:del w:id="21" w:author="Jarema Piekutowski" w:date="2022-09-08T08:47:00Z"/>
                    </w:rPr>
                  </w:pPr>
                </w:p>
              </w:tc>
            </w:tr>
            <w:tr w:rsidR="000B63D7" w:rsidRPr="006036F6" w:rsidDel="00AC4AE7" w14:paraId="31D0CEE3" w14:textId="41F9E202" w:rsidTr="00AC50F9">
              <w:trPr>
                <w:trHeight w:val="1511"/>
                <w:del w:id="22" w:author="Jarema Piekutowski" w:date="2022-09-08T08:47:00Z"/>
              </w:trPr>
              <w:tc>
                <w:tcPr>
                  <w:tcW w:w="5231" w:type="dxa"/>
                </w:tcPr>
                <w:p w14:paraId="514C2823" w14:textId="22E73EFB" w:rsidR="000B63D7" w:rsidRPr="006036F6" w:rsidDel="00AC4AE7" w:rsidRDefault="000B63D7" w:rsidP="00B43A29">
                  <w:pPr>
                    <w:rPr>
                      <w:del w:id="23" w:author="Jarema Piekutowski" w:date="2022-09-08T08:47:00Z"/>
                      <w:sz w:val="28"/>
                    </w:rPr>
                  </w:pPr>
                  <w:del w:id="24" w:author="Jarema Piekutowski" w:date="2022-09-08T08:47:00Z">
                    <w:r w:rsidRPr="006036F6" w:rsidDel="00AC4AE7">
                      <w:rPr>
                        <w:noProof/>
                        <w:lang w:eastAsia="pl-PL"/>
                      </w:rPr>
                      <w:drawing>
                        <wp:inline distT="0" distB="0" distL="0" distR="0" wp14:anchorId="7FE80A77" wp14:editId="03E67B7C">
                          <wp:extent cx="1424940" cy="638175"/>
                          <wp:effectExtent l="0" t="0" r="3810" b="9525"/>
                          <wp:docPr id="4" name="Obraz 4" descr="Wykonawca: Evalu Sp. z o.o.&#10;&#10;&#10;" title="logo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pic:nvPicPr>
                                <pic:blipFill>
                                  <a:blip r:embed="rId17">
                                    <a:extLst>
                                      <a:ext uri="{28A0092B-C50C-407E-A947-70E740481C1C}">
                                        <a14:useLocalDpi xmlns:a14="http://schemas.microsoft.com/office/drawing/2010/main" val="0"/>
                                      </a:ext>
                                    </a:extLst>
                                  </a:blip>
                                  <a:stretch>
                                    <a:fillRect/>
                                  </a:stretch>
                                </pic:blipFill>
                                <pic:spPr>
                                  <a:xfrm>
                                    <a:off x="0" y="0"/>
                                    <a:ext cx="1424940" cy="638175"/>
                                  </a:xfrm>
                                  <a:prstGeom prst="rect">
                                    <a:avLst/>
                                  </a:prstGeom>
                                </pic:spPr>
                              </pic:pic>
                            </a:graphicData>
                          </a:graphic>
                        </wp:inline>
                      </w:drawing>
                    </w:r>
                  </w:del>
                </w:p>
              </w:tc>
              <w:tc>
                <w:tcPr>
                  <w:tcW w:w="4351" w:type="dxa"/>
                  <w:vAlign w:val="center"/>
                </w:tcPr>
                <w:p w14:paraId="71AC9F0D" w14:textId="5AB933FE" w:rsidR="000B63D7" w:rsidRPr="006036F6" w:rsidDel="00AC4AE7" w:rsidRDefault="000B63D7" w:rsidP="00B43A29">
                  <w:pPr>
                    <w:rPr>
                      <w:del w:id="25" w:author="Jarema Piekutowski" w:date="2022-09-08T08:47:00Z"/>
                    </w:rPr>
                  </w:pPr>
                  <w:del w:id="26" w:author="Jarema Piekutowski" w:date="2022-09-08T08:47:00Z">
                    <w:r w:rsidRPr="006036F6" w:rsidDel="00AC4AE7">
                      <w:delText>Wykonawca</w:delText>
                    </w:r>
                  </w:del>
                </w:p>
                <w:p w14:paraId="065EBBD9" w14:textId="0DB57EB6" w:rsidR="000B63D7" w:rsidRPr="006036F6" w:rsidDel="00AC4AE7" w:rsidRDefault="000B63D7" w:rsidP="00B43A29">
                  <w:pPr>
                    <w:rPr>
                      <w:del w:id="27" w:author="Jarema Piekutowski" w:date="2022-09-08T08:47:00Z"/>
                    </w:rPr>
                  </w:pPr>
                  <w:del w:id="28" w:author="Jarema Piekutowski" w:date="2022-09-08T08:47:00Z">
                    <w:r w:rsidRPr="006036F6" w:rsidDel="00AC4AE7">
                      <w:delText>Konsorcjum:</w:delText>
                    </w:r>
                  </w:del>
                </w:p>
                <w:p w14:paraId="7B592CB3" w14:textId="2C66ED68" w:rsidR="000B63D7" w:rsidRPr="006036F6" w:rsidDel="00AC4AE7" w:rsidRDefault="000B63D7" w:rsidP="00B43A29">
                  <w:pPr>
                    <w:rPr>
                      <w:del w:id="29" w:author="Jarema Piekutowski" w:date="2022-09-08T08:47:00Z"/>
                    </w:rPr>
                  </w:pPr>
                  <w:del w:id="30" w:author="Jarema Piekutowski" w:date="2022-09-08T08:47:00Z">
                    <w:r w:rsidRPr="006036F6" w:rsidDel="00AC4AE7">
                      <w:delText>EVALU Sp. z o.o. – lider konsorcjum</w:delText>
                    </w:r>
                  </w:del>
                </w:p>
                <w:p w14:paraId="2714CA10" w14:textId="597CD047" w:rsidR="000B63D7" w:rsidRPr="006036F6" w:rsidDel="00AC4AE7" w:rsidRDefault="000B63D7" w:rsidP="00B43A29">
                  <w:pPr>
                    <w:rPr>
                      <w:del w:id="31" w:author="Jarema Piekutowski" w:date="2022-09-08T08:47:00Z"/>
                    </w:rPr>
                  </w:pPr>
                  <w:del w:id="32" w:author="Jarema Piekutowski" w:date="2022-09-08T08:47:00Z">
                    <w:r w:rsidRPr="006036F6" w:rsidDel="00AC4AE7">
                      <w:delText>ul. Dzika 19/23 lok. 55</w:delText>
                    </w:r>
                  </w:del>
                </w:p>
                <w:p w14:paraId="6398852D" w14:textId="09D03A40" w:rsidR="000B63D7" w:rsidRPr="006036F6" w:rsidDel="00AC4AE7" w:rsidRDefault="000B63D7" w:rsidP="00B43A29">
                  <w:pPr>
                    <w:rPr>
                      <w:del w:id="33" w:author="Jarema Piekutowski" w:date="2022-09-08T08:47:00Z"/>
                    </w:rPr>
                  </w:pPr>
                  <w:del w:id="34" w:author="Jarema Piekutowski" w:date="2022-09-08T08:47:00Z">
                    <w:r w:rsidRPr="006036F6" w:rsidDel="00AC4AE7">
                      <w:delText>00-172 Warszawa</w:delText>
                    </w:r>
                  </w:del>
                </w:p>
                <w:p w14:paraId="6D3A067B" w14:textId="7ABF19EB" w:rsidR="000B63D7" w:rsidRPr="006036F6" w:rsidDel="00AC4AE7" w:rsidRDefault="000B63D7" w:rsidP="00B43A29">
                  <w:pPr>
                    <w:rPr>
                      <w:del w:id="35" w:author="Jarema Piekutowski" w:date="2022-09-08T08:47:00Z"/>
                      <w:rFonts w:cstheme="minorHAnsi"/>
                      <w:bCs/>
                    </w:rPr>
                  </w:pPr>
                  <w:del w:id="36" w:author="Jarema Piekutowski" w:date="2022-09-08T08:47:00Z">
                    <w:r w:rsidRPr="006036F6" w:rsidDel="00AC4AE7">
                      <w:rPr>
                        <w:rFonts w:cstheme="minorHAnsi"/>
                        <w:bCs/>
                      </w:rPr>
                      <w:delText xml:space="preserve">e-mail: </w:delText>
                    </w:r>
                    <w:r w:rsidR="00000000" w:rsidDel="00AC4AE7">
                      <w:fldChar w:fldCharType="begin"/>
                    </w:r>
                    <w:r w:rsidR="00000000" w:rsidDel="00AC4AE7">
                      <w:delInstrText xml:space="preserve"> HYPERLINK "mailto:evalu@evalu.pl" </w:delInstrText>
                    </w:r>
                    <w:r w:rsidR="00000000" w:rsidDel="00AC4AE7">
                      <w:fldChar w:fldCharType="separate"/>
                    </w:r>
                    <w:r w:rsidRPr="006036F6" w:rsidDel="00AC4AE7">
                      <w:rPr>
                        <w:rStyle w:val="Hipercze"/>
                        <w:rFonts w:eastAsiaTheme="majorEastAsia" w:cstheme="minorHAnsi"/>
                        <w:bCs/>
                      </w:rPr>
                      <w:delText>evalu@evalu.pl</w:delText>
                    </w:r>
                    <w:r w:rsidR="00000000" w:rsidDel="00AC4AE7">
                      <w:rPr>
                        <w:rStyle w:val="Hipercze"/>
                        <w:rFonts w:eastAsiaTheme="majorEastAsia" w:cstheme="minorHAnsi"/>
                        <w:bCs/>
                      </w:rPr>
                      <w:fldChar w:fldCharType="end"/>
                    </w:r>
                    <w:r w:rsidRPr="006036F6" w:rsidDel="00AC4AE7">
                      <w:rPr>
                        <w:rFonts w:cstheme="minorHAnsi"/>
                        <w:bCs/>
                      </w:rPr>
                      <w:delText xml:space="preserve"> </w:delText>
                    </w:r>
                  </w:del>
                </w:p>
                <w:p w14:paraId="6617958A" w14:textId="105257AB" w:rsidR="000B63D7" w:rsidRPr="006036F6" w:rsidDel="00AC4AE7" w:rsidRDefault="000B63D7" w:rsidP="00B43A29">
                  <w:pPr>
                    <w:rPr>
                      <w:del w:id="37" w:author="Jarema Piekutowski" w:date="2022-09-08T08:47:00Z"/>
                    </w:rPr>
                  </w:pPr>
                </w:p>
              </w:tc>
            </w:tr>
            <w:tr w:rsidR="000B63D7" w:rsidRPr="006036F6" w:rsidDel="00AC4AE7" w14:paraId="0EDEA6B8" w14:textId="15F59CFA" w:rsidTr="00AC50F9">
              <w:trPr>
                <w:trHeight w:val="1511"/>
                <w:del w:id="38" w:author="Jarema Piekutowski" w:date="2022-09-08T08:47:00Z"/>
              </w:trPr>
              <w:tc>
                <w:tcPr>
                  <w:tcW w:w="5231" w:type="dxa"/>
                </w:tcPr>
                <w:p w14:paraId="329DA8B1" w14:textId="752DE767" w:rsidR="000B63D7" w:rsidRPr="006036F6" w:rsidDel="00AC4AE7" w:rsidRDefault="000B63D7" w:rsidP="00B43A29">
                  <w:pPr>
                    <w:rPr>
                      <w:del w:id="39" w:author="Jarema Piekutowski" w:date="2022-09-08T08:47:00Z"/>
                      <w:noProof/>
                      <w:color w:val="365F91"/>
                      <w:lang w:eastAsia="pl-PL"/>
                    </w:rPr>
                  </w:pPr>
                  <w:del w:id="40" w:author="Jarema Piekutowski" w:date="2022-09-08T08:47:00Z">
                    <w:r w:rsidRPr="006036F6" w:rsidDel="00AC4AE7">
                      <w:rPr>
                        <w:noProof/>
                        <w:lang w:eastAsia="pl-PL"/>
                      </w:rPr>
                      <w:drawing>
                        <wp:inline distT="0" distB="0" distL="0" distR="0" wp14:anchorId="3C1BE817" wp14:editId="15A37BFF">
                          <wp:extent cx="1881505" cy="1568450"/>
                          <wp:effectExtent l="0" t="0" r="4445" b="0"/>
                          <wp:docPr id="640800345" name="Obraz 5" descr="Wykonawca: Ecorys Sp. z o.o.&#10;" title="logo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8">
                                    <a:extLst>
                                      <a:ext uri="{28A0092B-C50C-407E-A947-70E740481C1C}">
                                        <a14:useLocalDpi xmlns:a14="http://schemas.microsoft.com/office/drawing/2010/main" val="0"/>
                                      </a:ext>
                                    </a:extLst>
                                  </a:blip>
                                  <a:stretch>
                                    <a:fillRect/>
                                  </a:stretch>
                                </pic:blipFill>
                                <pic:spPr>
                                  <a:xfrm>
                                    <a:off x="0" y="0"/>
                                    <a:ext cx="1881505" cy="1568450"/>
                                  </a:xfrm>
                                  <a:prstGeom prst="rect">
                                    <a:avLst/>
                                  </a:prstGeom>
                                </pic:spPr>
                              </pic:pic>
                            </a:graphicData>
                          </a:graphic>
                        </wp:inline>
                      </w:drawing>
                    </w:r>
                  </w:del>
                </w:p>
              </w:tc>
              <w:tc>
                <w:tcPr>
                  <w:tcW w:w="4351" w:type="dxa"/>
                  <w:vAlign w:val="center"/>
                </w:tcPr>
                <w:p w14:paraId="655D5A0D" w14:textId="7D1349C2" w:rsidR="000B63D7" w:rsidRPr="006036F6" w:rsidDel="00AC4AE7" w:rsidRDefault="000B63D7" w:rsidP="00B43A29">
                  <w:pPr>
                    <w:rPr>
                      <w:del w:id="41" w:author="Jarema Piekutowski" w:date="2022-09-08T08:47:00Z"/>
                    </w:rPr>
                  </w:pPr>
                </w:p>
                <w:p w14:paraId="49549710" w14:textId="1FB1C522" w:rsidR="000B63D7" w:rsidRPr="006036F6" w:rsidDel="00AC4AE7" w:rsidRDefault="000B63D7" w:rsidP="00B43A29">
                  <w:pPr>
                    <w:rPr>
                      <w:del w:id="42" w:author="Jarema Piekutowski" w:date="2022-09-08T08:47:00Z"/>
                    </w:rPr>
                  </w:pPr>
                  <w:del w:id="43" w:author="Jarema Piekutowski" w:date="2022-09-08T08:47:00Z">
                    <w:r w:rsidRPr="006036F6" w:rsidDel="00AC4AE7">
                      <w:delText>ECORYS Polska Sp. z o.o. – partner konsorcjum</w:delText>
                    </w:r>
                  </w:del>
                </w:p>
                <w:p w14:paraId="4D3421B2" w14:textId="337903C8" w:rsidR="000B63D7" w:rsidRPr="006036F6" w:rsidDel="00AC4AE7" w:rsidRDefault="000B63D7" w:rsidP="00B43A29">
                  <w:pPr>
                    <w:rPr>
                      <w:del w:id="44" w:author="Jarema Piekutowski" w:date="2022-09-08T08:47:00Z"/>
                    </w:rPr>
                  </w:pPr>
                  <w:del w:id="45" w:author="Jarema Piekutowski" w:date="2022-09-08T08:47:00Z">
                    <w:r w:rsidRPr="006036F6" w:rsidDel="00AC4AE7">
                      <w:delText>ul. Solec 38 lok. 105</w:delText>
                    </w:r>
                  </w:del>
                </w:p>
                <w:p w14:paraId="63FD7E2E" w14:textId="500CCBDC" w:rsidR="000B63D7" w:rsidRPr="006036F6" w:rsidDel="00AC4AE7" w:rsidRDefault="000B63D7" w:rsidP="00B43A29">
                  <w:pPr>
                    <w:rPr>
                      <w:del w:id="46" w:author="Jarema Piekutowski" w:date="2022-09-08T08:47:00Z"/>
                    </w:rPr>
                  </w:pPr>
                  <w:del w:id="47" w:author="Jarema Piekutowski" w:date="2022-09-08T08:47:00Z">
                    <w:r w:rsidRPr="006036F6" w:rsidDel="00AC4AE7">
                      <w:delText>00-394 Warszawa</w:delText>
                    </w:r>
                    <w:r w:rsidRPr="006036F6" w:rsidDel="00AC4AE7">
                      <w:br/>
                      <w:delText xml:space="preserve">e-mail: </w:delText>
                    </w:r>
                    <w:r w:rsidR="00000000" w:rsidDel="00AC4AE7">
                      <w:fldChar w:fldCharType="begin"/>
                    </w:r>
                    <w:r w:rsidR="00000000" w:rsidDel="00AC4AE7">
                      <w:delInstrText xml:space="preserve"> HYPERLINK "mailto:ecorys@ecorys.pl" </w:delInstrText>
                    </w:r>
                    <w:r w:rsidR="00000000" w:rsidDel="00AC4AE7">
                      <w:fldChar w:fldCharType="separate"/>
                    </w:r>
                    <w:r w:rsidRPr="006036F6" w:rsidDel="00AC4AE7">
                      <w:rPr>
                        <w:rStyle w:val="Hipercze"/>
                        <w:rFonts w:eastAsiaTheme="majorEastAsia" w:cstheme="minorHAnsi"/>
                      </w:rPr>
                      <w:delText>ecorys@ecorys.pl</w:delText>
                    </w:r>
                    <w:r w:rsidR="00000000" w:rsidDel="00AC4AE7">
                      <w:rPr>
                        <w:rStyle w:val="Hipercze"/>
                        <w:rFonts w:eastAsiaTheme="majorEastAsia" w:cstheme="minorHAnsi"/>
                      </w:rPr>
                      <w:fldChar w:fldCharType="end"/>
                    </w:r>
                  </w:del>
                </w:p>
              </w:tc>
            </w:tr>
          </w:tbl>
          <w:p w14:paraId="0EAEABED" w14:textId="5557140B" w:rsidR="000B63D7" w:rsidRPr="006036F6" w:rsidDel="00AC4AE7" w:rsidRDefault="000B63D7" w:rsidP="00B43A29">
            <w:pPr>
              <w:rPr>
                <w:del w:id="48" w:author="Jarema Piekutowski" w:date="2022-09-08T08:47:00Z"/>
              </w:rPr>
            </w:pPr>
          </w:p>
        </w:tc>
        <w:tc>
          <w:tcPr>
            <w:tcW w:w="9798" w:type="dxa"/>
          </w:tcPr>
          <w:p w14:paraId="5E0656B9" w14:textId="08A8C749" w:rsidR="000B63D7" w:rsidRPr="006036F6" w:rsidDel="00AC4AE7" w:rsidRDefault="000B63D7" w:rsidP="00B43A29">
            <w:pPr>
              <w:rPr>
                <w:del w:id="49" w:author="Jarema Piekutowski" w:date="2022-09-08T08:47:00Z"/>
              </w:rPr>
            </w:pPr>
          </w:p>
        </w:tc>
      </w:tr>
    </w:tbl>
    <w:p w14:paraId="29F2E113" w14:textId="563C54DE" w:rsidR="000B63D7" w:rsidRPr="006036F6" w:rsidDel="00AC4AE7" w:rsidRDefault="000B63D7" w:rsidP="00B43A29">
      <w:pPr>
        <w:rPr>
          <w:del w:id="50" w:author="Jarema Piekutowski" w:date="2022-09-08T08:47:00Z"/>
        </w:rPr>
      </w:pPr>
    </w:p>
    <w:p w14:paraId="65B164E0" w14:textId="3F8DFD62" w:rsidR="000B63D7" w:rsidRPr="006036F6" w:rsidDel="00AC4AE7" w:rsidRDefault="000B63D7" w:rsidP="00B43A29">
      <w:pPr>
        <w:rPr>
          <w:del w:id="51" w:author="Jarema Piekutowski" w:date="2022-09-08T08:47:00Z"/>
        </w:rPr>
      </w:pPr>
      <w:del w:id="52" w:author="Jarema Piekutowski" w:date="2022-09-08T08:47:00Z">
        <w:r w:rsidRPr="006036F6" w:rsidDel="00AC4AE7">
          <w:br w:type="page"/>
        </w:r>
      </w:del>
    </w:p>
    <w:p w14:paraId="7F54A915" w14:textId="07548F41" w:rsidR="00CC5320" w:rsidRPr="00D33216" w:rsidDel="00AC4AE7" w:rsidRDefault="00CC5320" w:rsidP="00B43A29">
      <w:pPr>
        <w:rPr>
          <w:del w:id="53" w:author="Jarema Piekutowski" w:date="2022-09-08T08:47:00Z"/>
        </w:rPr>
      </w:pPr>
      <w:del w:id="54" w:author="Jarema Piekutowski" w:date="2022-09-08T08:47:00Z">
        <w:r w:rsidRPr="00D33216" w:rsidDel="00AC4AE7">
          <w:delText>Oświadczenie</w:delText>
        </w:r>
      </w:del>
    </w:p>
    <w:p w14:paraId="6DE789DB" w14:textId="58C6BFF3" w:rsidR="00CC5320" w:rsidRPr="00D33216" w:rsidDel="00AC4AE7" w:rsidRDefault="00CC5320" w:rsidP="00B43A29">
      <w:pPr>
        <w:rPr>
          <w:del w:id="55" w:author="Jarema Piekutowski" w:date="2022-09-08T08:47:00Z"/>
        </w:rPr>
      </w:pPr>
      <w:del w:id="56" w:author="Jarema Piekutowski" w:date="2022-09-08T08:47:00Z">
        <w:r w:rsidRPr="00D33216" w:rsidDel="00AC4AE7">
          <w:delText>Informacje zawarte w dokumencie pn.: Raport metodologiczny w ramach badania pt. „</w:delText>
        </w:r>
        <w:r w:rsidR="004E6288" w:rsidDel="00AC4AE7">
          <w:delText>Ewaluacja ex-post postępu rzeczowego i rezultatów POPW”</w:delText>
        </w:r>
        <w:r w:rsidRPr="00D33216" w:rsidDel="00AC4AE7">
          <w:delText xml:space="preserve"> stanowią tajemnicę przedsiębiorstwa, w rozumieniu przepisów o zwalczaniu nieuczciwej konkurencji.</w:delText>
        </w:r>
      </w:del>
    </w:p>
    <w:p w14:paraId="66A080E1" w14:textId="6E952A56" w:rsidR="00CC5320" w:rsidRPr="00D33216" w:rsidDel="00AC4AE7" w:rsidRDefault="00CC5320" w:rsidP="00B43A29">
      <w:pPr>
        <w:rPr>
          <w:del w:id="57" w:author="Jarema Piekutowski" w:date="2022-09-08T08:47:00Z"/>
        </w:rPr>
      </w:pPr>
      <w:del w:id="58" w:author="Jarema Piekutowski" w:date="2022-09-08T08:47:00Z">
        <w:r w:rsidRPr="00D33216" w:rsidDel="00AC4AE7">
          <w:delText>Zgodnie z artykułem 11 ust. 4 ustawy z dnia 16 kwietnia 1993 r. o zwalczaniu nieuczciwej konkurencji (dalej ustawa) „przez tajemnicę przedsiębiorstwa rozumie się nieujawnione do wiadomości publicznej informacje techniczne, technologiczne, organizacyjne przedsiębiorstwa lub inne informacje posiadające wartość gospodarczą, co do których przedsiębiorca podjął niezbędne działania w celu zachowania ich poufności”.</w:delText>
        </w:r>
      </w:del>
    </w:p>
    <w:p w14:paraId="367D2E5A" w14:textId="11F313C9" w:rsidR="00CC5320" w:rsidRPr="00D33216" w:rsidDel="00AC4AE7" w:rsidRDefault="00CC5320" w:rsidP="00B43A29">
      <w:pPr>
        <w:rPr>
          <w:del w:id="59" w:author="Jarema Piekutowski" w:date="2022-09-08T08:47:00Z"/>
        </w:rPr>
      </w:pPr>
      <w:del w:id="60" w:author="Jarema Piekutowski" w:date="2022-09-08T08:47:00Z">
        <w:r w:rsidRPr="00D33216" w:rsidDel="00AC4AE7">
          <w:delText>Informacje, które mają stanowić „tajemnicę przedsiębiorstwa” w rozumieniu art. 11 ust. 4 ustawy muszą spełniać trzy przesłanki:</w:delText>
        </w:r>
      </w:del>
    </w:p>
    <w:p w14:paraId="7B67FAC6" w14:textId="6A359777" w:rsidR="00CC5320" w:rsidRPr="00D33216" w:rsidDel="00AC4AE7" w:rsidRDefault="00CC5320" w:rsidP="00B43A29">
      <w:pPr>
        <w:pStyle w:val="Akapitzlist"/>
        <w:numPr>
          <w:ilvl w:val="0"/>
          <w:numId w:val="23"/>
        </w:numPr>
        <w:rPr>
          <w:del w:id="61" w:author="Jarema Piekutowski" w:date="2022-09-08T08:47:00Z"/>
        </w:rPr>
      </w:pPr>
      <w:del w:id="62" w:author="Jarema Piekutowski" w:date="2022-09-08T08:47:00Z">
        <w:r w:rsidRPr="00D33216" w:rsidDel="00AC4AE7">
          <w:delText xml:space="preserve">są to informacje o charakterze technicznym, organizacyjnym przedsiębiorstwa lub inne informacje posiadające wartość gospodarczą; </w:delText>
        </w:r>
      </w:del>
    </w:p>
    <w:p w14:paraId="5F0C7417" w14:textId="25BCCCAA" w:rsidR="00CC5320" w:rsidRPr="00D33216" w:rsidDel="00AC4AE7" w:rsidRDefault="00CC5320" w:rsidP="00B43A29">
      <w:pPr>
        <w:pStyle w:val="Akapitzlist"/>
        <w:numPr>
          <w:ilvl w:val="0"/>
          <w:numId w:val="23"/>
        </w:numPr>
        <w:rPr>
          <w:del w:id="63" w:author="Jarema Piekutowski" w:date="2022-09-08T08:47:00Z"/>
        </w:rPr>
      </w:pPr>
      <w:del w:id="64" w:author="Jarema Piekutowski" w:date="2022-09-08T08:47:00Z">
        <w:r w:rsidRPr="00D33216" w:rsidDel="00AC4AE7">
          <w:delText>są to informacje poufne, tzn. nie zostały ujawnione do wiadomości publicznej;</w:delText>
        </w:r>
      </w:del>
    </w:p>
    <w:p w14:paraId="7BCE816D" w14:textId="0E28A499" w:rsidR="00CC5320" w:rsidRPr="00D33216" w:rsidDel="00AC4AE7" w:rsidRDefault="00CC5320" w:rsidP="00B43A29">
      <w:pPr>
        <w:pStyle w:val="Akapitzlist"/>
        <w:numPr>
          <w:ilvl w:val="0"/>
          <w:numId w:val="23"/>
        </w:numPr>
        <w:rPr>
          <w:del w:id="65" w:author="Jarema Piekutowski" w:date="2022-09-08T08:47:00Z"/>
        </w:rPr>
      </w:pPr>
      <w:del w:id="66" w:author="Jarema Piekutowski" w:date="2022-09-08T08:47:00Z">
        <w:r w:rsidRPr="00D33216" w:rsidDel="00AC4AE7">
          <w:delText>przedsiębiorca podjął niezbędne działania w celu zachowania poufności takich informacji.</w:delText>
        </w:r>
      </w:del>
    </w:p>
    <w:p w14:paraId="3C482217" w14:textId="72D6A5A9" w:rsidR="00CC5320" w:rsidRPr="000938DC" w:rsidDel="00AC4AE7" w:rsidRDefault="00CC5320" w:rsidP="00B43A29">
      <w:pPr>
        <w:rPr>
          <w:del w:id="67" w:author="Jarema Piekutowski" w:date="2022-09-08T08:47:00Z"/>
        </w:rPr>
      </w:pPr>
      <w:del w:id="68" w:author="Jarema Piekutowski" w:date="2022-09-08T08:47:00Z">
        <w:r w:rsidRPr="00D33216" w:rsidDel="00AC4AE7">
          <w:delText>Zakres definicji pojęcia „tajemnica przedsiębiorstwa” powinien być rozumiany szeroko. Są to bowiem informacje o charakterze techni</w:delText>
        </w:r>
        <w:r w:rsidRPr="000938DC" w:rsidDel="00AC4AE7">
          <w:rPr>
            <w:rStyle w:val="normaltextrun"/>
            <w:rFonts w:eastAsia="Calibri" w:cstheme="minorHAnsi"/>
          </w:rPr>
          <w:delText xml:space="preserve">cznym, organizacyjnym przedsiębiorstwa lub inne informacje posiadające wartość gospodarczą. </w:delText>
        </w:r>
      </w:del>
    </w:p>
    <w:p w14:paraId="3650B0FC" w14:textId="3920BD22" w:rsidR="00CC5320" w:rsidRPr="00D33216" w:rsidDel="00AC4AE7" w:rsidRDefault="00CC5320" w:rsidP="00B43A29">
      <w:pPr>
        <w:rPr>
          <w:del w:id="69" w:author="Jarema Piekutowski" w:date="2022-09-08T08:47:00Z"/>
        </w:rPr>
      </w:pPr>
      <w:del w:id="70" w:author="Jarema Piekutowski" w:date="2022-09-08T08:47:00Z">
        <w:r w:rsidRPr="00D33216" w:rsidDel="00AC4AE7">
          <w:delText>Zgodnie z zapisem ustawy tajemnicę przedsiębiorstwa mogą stanowić wyłącznie informacje poufne. Informacjami takimi będą więc wszelkie informacje, które nie znajdują się w domenie publicznej, tzn. nie istnieje legalny sposób zapoznania się z nimi bez wyraźnej zgody dysponenta. Zgodnie z wyrokiem Sądu Najwyższego z dnia 5 września 2001 r. „przepis artykułu 11 ust. 1 i 4 ustawy z dnia 16 kwietnia 1993 r. o zwalczaniu nieuczciwej konkurencji wyklucza objęcie tajemnicą informacji, które osoba zainteresowana może uzyskać w zwykłej i dozwolonej drodze”. A </w:delText>
        </w:r>
        <w:r w:rsidRPr="00D33216" w:rsidDel="00AC4AE7">
          <w:rPr>
            <w:i/>
            <w:iCs/>
          </w:rPr>
          <w:delText>contrario</w:delText>
        </w:r>
        <w:r w:rsidRPr="00D33216" w:rsidDel="00AC4AE7">
          <w:delText xml:space="preserve"> można więc wnioskować, iż ustawa dopuszcza objęcie tajemnicą informacji, co do których zainteresowane osoby nie mogą uzyskać dostępu w zwykłej i dozwolonej drodze. </w:delText>
        </w:r>
      </w:del>
    </w:p>
    <w:p w14:paraId="50A28B36" w14:textId="61C7E097" w:rsidR="00CC5320" w:rsidRPr="00D33216" w:rsidDel="00AC4AE7" w:rsidRDefault="00CC5320" w:rsidP="00B43A29">
      <w:pPr>
        <w:rPr>
          <w:del w:id="71" w:author="Jarema Piekutowski" w:date="2022-09-08T08:47:00Z"/>
        </w:rPr>
      </w:pPr>
      <w:del w:id="72" w:author="Jarema Piekutowski" w:date="2022-09-08T08:47:00Z">
        <w:r w:rsidRPr="00D33216" w:rsidDel="00AC4AE7">
          <w:delText xml:space="preserve">W przypadku raportu metodologicznego wartością wypracowaną przez Wykonawcę są niewątpliwie następujące elementy, które składają się na </w:delText>
        </w:r>
        <w:r w:rsidRPr="00D33216" w:rsidDel="00AC4AE7">
          <w:rPr>
            <w:b/>
            <w:bCs/>
            <w:u w:val="single"/>
          </w:rPr>
          <w:delText>całokształt metodologii (sposób omówienia i prezentacji różnych elementów badania)</w:delText>
        </w:r>
        <w:r w:rsidRPr="00D33216" w:rsidDel="00AC4AE7">
          <w:delText xml:space="preserve"> wg której realizowane są badania prowadzone przez Wykonawcę:</w:delText>
        </w:r>
      </w:del>
    </w:p>
    <w:p w14:paraId="06C38464" w14:textId="1A12B00A" w:rsidR="00CC5320" w:rsidRPr="00D33216" w:rsidDel="00AC4AE7" w:rsidRDefault="00CC5320" w:rsidP="00B43A29">
      <w:pPr>
        <w:pStyle w:val="Akapitzlist"/>
        <w:numPr>
          <w:ilvl w:val="0"/>
          <w:numId w:val="22"/>
        </w:numPr>
        <w:rPr>
          <w:del w:id="73" w:author="Jarema Piekutowski" w:date="2022-09-08T08:47:00Z"/>
        </w:rPr>
      </w:pPr>
      <w:del w:id="74" w:author="Jarema Piekutowski" w:date="2022-09-08T08:47:00Z">
        <w:r w:rsidRPr="00D33216" w:rsidDel="00AC4AE7">
          <w:delText>opis koncepcji badania oraz metodyki realizacji badań, w szczególności opis metod, technik i narzędzi zbierania danych wraz z uzasadnieniem właściwości (zasadności) ich zastosowania oraz ze wskazaniem sposobu doboru próby, jej struktury i wielkości próby badawczej;</w:delText>
        </w:r>
      </w:del>
    </w:p>
    <w:p w14:paraId="15BAA7C7" w14:textId="49D265C4" w:rsidR="00CC5320" w:rsidRPr="00D33216" w:rsidDel="00AC4AE7" w:rsidRDefault="00CC5320" w:rsidP="00B43A29">
      <w:pPr>
        <w:pStyle w:val="Akapitzlist"/>
        <w:numPr>
          <w:ilvl w:val="0"/>
          <w:numId w:val="22"/>
        </w:numPr>
        <w:rPr>
          <w:del w:id="75" w:author="Jarema Piekutowski" w:date="2022-09-08T08:47:00Z"/>
        </w:rPr>
      </w:pPr>
      <w:del w:id="76" w:author="Jarema Piekutowski" w:date="2022-09-08T08:47:00Z">
        <w:r w:rsidRPr="00D33216" w:rsidDel="00AC4AE7">
          <w:delText>opis metody analiz danych;</w:delText>
        </w:r>
      </w:del>
    </w:p>
    <w:p w14:paraId="34C340A8" w14:textId="66077DDC" w:rsidR="00CC5320" w:rsidRPr="00D33216" w:rsidDel="00AC4AE7" w:rsidRDefault="00CC5320" w:rsidP="00B43A29">
      <w:pPr>
        <w:pStyle w:val="Akapitzlist"/>
        <w:numPr>
          <w:ilvl w:val="0"/>
          <w:numId w:val="22"/>
        </w:numPr>
        <w:rPr>
          <w:del w:id="77" w:author="Jarema Piekutowski" w:date="2022-09-08T08:47:00Z"/>
        </w:rPr>
      </w:pPr>
      <w:del w:id="78" w:author="Jarema Piekutowski" w:date="2022-09-08T08:47:00Z">
        <w:r w:rsidRPr="00D33216" w:rsidDel="00AC4AE7">
          <w:delText>opis sposobu organizacji procesu badawczego oraz zarządzania projektem.</w:delText>
        </w:r>
      </w:del>
    </w:p>
    <w:p w14:paraId="41942BD2" w14:textId="0AA8AF04" w:rsidR="00CC5320" w:rsidRPr="00D33216" w:rsidDel="00AC4AE7" w:rsidRDefault="00CC5320" w:rsidP="00B43A29">
      <w:pPr>
        <w:rPr>
          <w:del w:id="79" w:author="Jarema Piekutowski" w:date="2022-09-08T08:47:00Z"/>
        </w:rPr>
      </w:pPr>
      <w:del w:id="80" w:author="Jarema Piekutowski" w:date="2022-09-08T08:47:00Z">
        <w:r w:rsidRPr="00D33216" w:rsidDel="00AC4AE7">
          <w:delText>Powyższe elementy zostały wypracowane na podstawie wieloletnich doświadczeń zdobytych podczas przygotowywania i realizacji dotychczasowych badań, analizy zakresu przedmiotowego badania dokonanej przez wykwalifikowany personel Wykonawcy oraz przy uwzględnieniu specyfiki instytucji zamawiającej badanie.</w:delText>
        </w:r>
      </w:del>
    </w:p>
    <w:p w14:paraId="6C61F95E" w14:textId="4516DE69" w:rsidR="00CC5320" w:rsidRPr="00D33216" w:rsidDel="00AC4AE7" w:rsidRDefault="00CC5320" w:rsidP="00B43A29">
      <w:pPr>
        <w:rPr>
          <w:del w:id="81" w:author="Jarema Piekutowski" w:date="2022-09-08T08:47:00Z"/>
        </w:rPr>
      </w:pPr>
      <w:del w:id="82" w:author="Jarema Piekutowski" w:date="2022-09-08T08:47:00Z">
        <w:r w:rsidRPr="00D33216" w:rsidDel="00AC4AE7">
          <w:delText xml:space="preserve">Wykonawca wdrożył także kompleksowy program ochrony poufnych informacji, do których w rozumieniu Wykonawcy należą m.in. raporty metodologiczne. W ramach podejmowanych działań zastosowano fizyczne oraz prawne środki ochrony informacji takie jak m.in.: klasyfikacja i znakowanie poufnych informacji; ograniczenie dostępu oraz fizycznej ochrony miejsc przechowania informacji; zabezpieczenie nośników, na których zapisane są dane w postaci elektronicznej; zastosowanie zabezpieczeń informatycznych; zobowiązanie pracowników do zachowania poufności udostępnionych informacji; wprowadzenie klauzul o zachowaniu poufności do umów z kontrahentami. </w:delText>
        </w:r>
      </w:del>
    </w:p>
    <w:p w14:paraId="05A88270" w14:textId="03F9ADB2" w:rsidR="00CC5320" w:rsidRPr="00D33216" w:rsidDel="00AC4AE7" w:rsidRDefault="00CC5320" w:rsidP="00B43A29">
      <w:pPr>
        <w:rPr>
          <w:del w:id="83" w:author="Jarema Piekutowski" w:date="2022-09-08T08:47:00Z"/>
        </w:rPr>
      </w:pPr>
      <w:del w:id="84" w:author="Jarema Piekutowski" w:date="2022-09-08T08:47:00Z">
        <w:r w:rsidRPr="00D33216" w:rsidDel="00AC4AE7">
          <w:delText xml:space="preserve">W związku z powyższym Wykonawca uważa, iż przedstawiony przez niego raport metodologiczny stanowi </w:delText>
        </w:r>
        <w:r w:rsidRPr="00D33216" w:rsidDel="00AC4AE7">
          <w:rPr>
            <w:b/>
            <w:bCs/>
            <w:u w:val="single"/>
          </w:rPr>
          <w:delText>jako całokształt</w:delText>
        </w:r>
        <w:r w:rsidRPr="00D33216" w:rsidDel="00AC4AE7">
          <w:rPr>
            <w:b/>
            <w:bCs/>
          </w:rPr>
          <w:delText xml:space="preserve"> </w:delText>
        </w:r>
        <w:r w:rsidRPr="00D33216" w:rsidDel="00AC4AE7">
          <w:delText>wartość gospodarczą decydującą o jego konkurencyjności oraz że ewentualne ujawnienie przez Zamawiającego zastrzeżonego jako tajemnica przedsiębiorstwa w rozumieniu art. 11 ust. 4 ustawy z dnia 16 kwietnia 1993 r. o zwalczaniu nieuczciwej konkurencji raportu metodologicznego</w:delText>
        </w:r>
        <w:r w:rsidRPr="00D33216" w:rsidDel="00AC4AE7">
          <w:rPr>
            <w:i/>
            <w:iCs/>
          </w:rPr>
          <w:delText xml:space="preserve"> </w:delText>
        </w:r>
        <w:r w:rsidRPr="00D33216" w:rsidDel="00AC4AE7">
          <w:delText>stanowić będzie naruszenie ww. artykułu oraz naruszać będzie interes gospodarczy Wykonawcy.</w:delText>
        </w:r>
      </w:del>
    </w:p>
    <w:p w14:paraId="2CA0BCC2" w14:textId="590878BD" w:rsidR="00CC5320" w:rsidRPr="000938DC" w:rsidDel="00AC4AE7" w:rsidRDefault="00CC5320" w:rsidP="00B43A29">
      <w:pPr>
        <w:rPr>
          <w:del w:id="85" w:author="Jarema Piekutowski" w:date="2022-09-08T08:47:00Z"/>
        </w:rPr>
      </w:pPr>
      <w:del w:id="86" w:author="Jarema Piekutowski" w:date="2022-09-08T08:47:00Z">
        <w:r w:rsidRPr="000938DC" w:rsidDel="00AC4AE7">
          <w:br w:type="page"/>
        </w:r>
      </w:del>
    </w:p>
    <w:p w14:paraId="2D762F8D" w14:textId="46FD871C" w:rsidR="00CC5320" w:rsidRPr="000938DC" w:rsidDel="00AC4AE7" w:rsidRDefault="00CC5320" w:rsidP="00B43A29">
      <w:pPr>
        <w:rPr>
          <w:del w:id="87" w:author="Jarema Piekutowski" w:date="2022-09-08T08:47:00Z"/>
        </w:rPr>
      </w:pPr>
      <w:del w:id="88" w:author="Jarema Piekutowski" w:date="2022-09-08T08:47:00Z">
        <w:r w:rsidRPr="000938DC" w:rsidDel="00AC4AE7">
          <w:delText xml:space="preserve">ZASTRZEŻENIE </w:delText>
        </w:r>
      </w:del>
    </w:p>
    <w:p w14:paraId="2A0AFC3B" w14:textId="1B8CB695" w:rsidR="00CC5320" w:rsidRPr="000938DC" w:rsidDel="00AC4AE7" w:rsidRDefault="00CC5320" w:rsidP="00B43A29">
      <w:pPr>
        <w:rPr>
          <w:del w:id="89" w:author="Jarema Piekutowski" w:date="2022-09-08T08:47:00Z"/>
        </w:rPr>
      </w:pPr>
      <w:del w:id="90" w:author="Jarema Piekutowski" w:date="2022-09-08T08:47:00Z">
        <w:r w:rsidRPr="000938DC" w:rsidDel="00AC4AE7">
          <w:delText>OCHRONA DANYCH OSOBOWYCH ZGODNIE Z WYMAGANIAMI RODO</w:delText>
        </w:r>
      </w:del>
    </w:p>
    <w:p w14:paraId="027B2C45" w14:textId="01CF1388" w:rsidR="00CC5320" w:rsidRPr="000938DC" w:rsidDel="00AC4AE7" w:rsidRDefault="00CC5320" w:rsidP="00B43A29">
      <w:pPr>
        <w:rPr>
          <w:del w:id="91" w:author="Jarema Piekutowski" w:date="2022-09-08T08:47:00Z"/>
        </w:rPr>
      </w:pPr>
      <w:del w:id="92" w:author="Jarema Piekutowski" w:date="2022-09-08T08:47:00Z">
        <w:r w:rsidRPr="000938DC" w:rsidDel="00AC4AE7">
          <w:rPr>
            <w:b/>
          </w:rPr>
          <w:delText>Przetwarzanie dane osobowe są chronione zgodnie z wymogami RODO i krajowej ustawy o ochronie danych osobowych.</w:delText>
        </w:r>
        <w:r w:rsidRPr="000938DC" w:rsidDel="00AC4AE7">
          <w:delText xml:space="preserve"> W związku z wejściem w życie Rozporządzenia Parlamentu Europejskiego i Rady (UE) 2016/679 (RODO) EVALU dostosowało organizacyjne i techniczne środki bezpieczeństwa przy przetwarzaniu danych osobowych powierzonych nam w ramach prowadzonych badań ewaluacyjnych przez Administratorów danych. </w:delText>
        </w:r>
      </w:del>
    </w:p>
    <w:p w14:paraId="4A5DF575" w14:textId="673AEC40" w:rsidR="00CC5320" w:rsidRPr="000938DC" w:rsidDel="00AC4AE7" w:rsidRDefault="00CC5320" w:rsidP="00B43A29">
      <w:pPr>
        <w:rPr>
          <w:del w:id="93" w:author="Jarema Piekutowski" w:date="2022-09-08T08:47:00Z"/>
        </w:rPr>
      </w:pPr>
      <w:del w:id="94" w:author="Jarema Piekutowski" w:date="2022-09-08T08:47:00Z">
        <w:r w:rsidRPr="22AF3D06" w:rsidDel="00AC4AE7">
          <w:delText>Zaktualizowaliśmy naszą Politykę Bezpieczeństwa. W EVALU powołany został również Inspektor Ochrony Danych. Uwzględniliśmy RODO w komunikatach kierowanych uczestników badań kwestionariuszowych i warsztatów oraz wszelkich innych wydarzeń, gdzie konieczne jest przetwarzanie danych. Nasi ankieterzy informują także badane osoby o prawach i obowiązkach związanych z przetwarzaniem powierzonych nam danych osobowych. Dokonaliśmy również szeregu pozostałych działań mających na celu ochronę przetwarzanych danych osobowych powierzonych nam w ramach badań ewaluacyjnych, w tym:</w:delText>
        </w:r>
      </w:del>
    </w:p>
    <w:p w14:paraId="119E71A9" w14:textId="6B28BE3F" w:rsidR="00CC5320" w:rsidRPr="000938DC" w:rsidDel="00AC4AE7" w:rsidRDefault="00CC5320" w:rsidP="00B43A29">
      <w:pPr>
        <w:pStyle w:val="Akapitzlist"/>
        <w:numPr>
          <w:ilvl w:val="0"/>
          <w:numId w:val="2"/>
        </w:numPr>
        <w:rPr>
          <w:del w:id="95" w:author="Jarema Piekutowski" w:date="2022-09-08T08:47:00Z"/>
        </w:rPr>
      </w:pPr>
      <w:del w:id="96" w:author="Jarema Piekutowski" w:date="2022-09-08T08:47:00Z">
        <w:r w:rsidRPr="000938DC" w:rsidDel="00AC4AE7">
          <w:delText xml:space="preserve">przeprowadziliśmy przegląd zasobu danych osobowych w celu przeprowadzenia nowych dokumentów i określenia środków technicznych spełniających wymagania RODO i IOD, </w:delText>
        </w:r>
      </w:del>
    </w:p>
    <w:p w14:paraId="067B16F2" w14:textId="03EE792C" w:rsidR="00CC5320" w:rsidRPr="000938DC" w:rsidDel="00AC4AE7" w:rsidRDefault="00CC5320" w:rsidP="00B43A29">
      <w:pPr>
        <w:pStyle w:val="Akapitzlist"/>
        <w:numPr>
          <w:ilvl w:val="0"/>
          <w:numId w:val="2"/>
        </w:numPr>
        <w:rPr>
          <w:del w:id="97" w:author="Jarema Piekutowski" w:date="2022-09-08T08:47:00Z"/>
        </w:rPr>
      </w:pPr>
      <w:del w:id="98" w:author="Jarema Piekutowski" w:date="2022-09-08T08:47:00Z">
        <w:r w:rsidRPr="000938DC" w:rsidDel="00AC4AE7">
          <w:delText>przeszkoliliśmy pracowników w zakresie nowych przepisów RODO i zapewniliśmy dopuszczenie do przetwarzania danych wyłącznie osoby posiadające upoważnienie,</w:delText>
        </w:r>
      </w:del>
    </w:p>
    <w:p w14:paraId="3B2BFE62" w14:textId="388F945C" w:rsidR="00CC5320" w:rsidRPr="000938DC" w:rsidDel="00AC4AE7" w:rsidRDefault="00CC5320" w:rsidP="00B43A29">
      <w:pPr>
        <w:pStyle w:val="Akapitzlist"/>
        <w:numPr>
          <w:ilvl w:val="0"/>
          <w:numId w:val="2"/>
        </w:numPr>
        <w:rPr>
          <w:del w:id="99" w:author="Jarema Piekutowski" w:date="2022-09-08T08:47:00Z"/>
        </w:rPr>
      </w:pPr>
      <w:del w:id="100" w:author="Jarema Piekutowski" w:date="2022-09-08T08:47:00Z">
        <w:r w:rsidRPr="000938DC" w:rsidDel="00AC4AE7">
          <w:delText>zapewniliśmy, aby osoby upoważnione do przetwarzania danych osobowych zobowiązały się do zachowania nieograniczonej w czasie tajemnicy, a także prowadzić ewidencję osób upoważnionych do przetwarzania danych powierzonych Podmiotowi przetwarzającemu,</w:delText>
        </w:r>
      </w:del>
    </w:p>
    <w:p w14:paraId="21CABF7C" w14:textId="3E11DA35" w:rsidR="00CC5320" w:rsidRPr="000938DC" w:rsidDel="00AC4AE7" w:rsidRDefault="00CC5320" w:rsidP="00B43A29">
      <w:pPr>
        <w:pStyle w:val="Akapitzlist"/>
        <w:numPr>
          <w:ilvl w:val="0"/>
          <w:numId w:val="2"/>
        </w:numPr>
        <w:rPr>
          <w:del w:id="101" w:author="Jarema Piekutowski" w:date="2022-09-08T08:47:00Z"/>
        </w:rPr>
      </w:pPr>
      <w:del w:id="102" w:author="Jarema Piekutowski" w:date="2022-09-08T08:47:00Z">
        <w:r w:rsidRPr="000938DC" w:rsidDel="00AC4AE7">
          <w:delText>przeprowadziliśmy oceny skutków planowanych operacji przetwarzania danych przed rozpoczęciem ich przetwarzania (analiza ryzyka - art. 35 RODO),</w:delText>
        </w:r>
      </w:del>
    </w:p>
    <w:p w14:paraId="7A20AF44" w14:textId="2EB944D2" w:rsidR="00CC5320" w:rsidRPr="000938DC" w:rsidDel="00AC4AE7" w:rsidRDefault="00CC5320" w:rsidP="00B43A29">
      <w:pPr>
        <w:pStyle w:val="Akapitzlist"/>
        <w:numPr>
          <w:ilvl w:val="0"/>
          <w:numId w:val="2"/>
        </w:numPr>
        <w:rPr>
          <w:del w:id="103" w:author="Jarema Piekutowski" w:date="2022-09-08T08:47:00Z"/>
        </w:rPr>
      </w:pPr>
      <w:del w:id="104" w:author="Jarema Piekutowski" w:date="2022-09-08T08:47:00Z">
        <w:r w:rsidRPr="000938DC" w:rsidDel="00AC4AE7">
          <w:delText>ustanowiliśmy rejestr czynności przetwarzania ochrony danych osobowych,</w:delText>
        </w:r>
      </w:del>
    </w:p>
    <w:p w14:paraId="52F0BEE2" w14:textId="3DFCB473" w:rsidR="00CC5320" w:rsidRPr="000938DC" w:rsidDel="00AC4AE7" w:rsidRDefault="00CC5320" w:rsidP="00B43A29">
      <w:pPr>
        <w:pStyle w:val="Akapitzlist"/>
        <w:numPr>
          <w:ilvl w:val="0"/>
          <w:numId w:val="2"/>
        </w:numPr>
        <w:rPr>
          <w:del w:id="105" w:author="Jarema Piekutowski" w:date="2022-09-08T08:47:00Z"/>
        </w:rPr>
      </w:pPr>
      <w:del w:id="106" w:author="Jarema Piekutowski" w:date="2022-09-08T08:47:00Z">
        <w:r w:rsidRPr="000938DC" w:rsidDel="00AC4AE7">
          <w:delText>ustanowiliśmy system zgłaszania naruszenia ochrony danych osobowych do organu nadzorczego oraz zawiadamianie o tym osób, których dane te dotyczą (art. 33 i 34 RODO),</w:delText>
        </w:r>
      </w:del>
    </w:p>
    <w:p w14:paraId="78D7D59D" w14:textId="21A04862" w:rsidR="00CC5320" w:rsidRPr="000938DC" w:rsidDel="00AC4AE7" w:rsidRDefault="00CC5320" w:rsidP="00B43A29">
      <w:pPr>
        <w:pStyle w:val="Akapitzlist"/>
        <w:numPr>
          <w:ilvl w:val="0"/>
          <w:numId w:val="2"/>
        </w:numPr>
        <w:rPr>
          <w:del w:id="107" w:author="Jarema Piekutowski" w:date="2022-09-08T08:47:00Z"/>
        </w:rPr>
      </w:pPr>
      <w:del w:id="108" w:author="Jarema Piekutowski" w:date="2022-09-08T08:47:00Z">
        <w:r w:rsidRPr="000938DC" w:rsidDel="00AC4AE7">
          <w:delText>zapewniliśmy niezwłocznie informowanie Administratora danych osobowych o tym, że osoba, której dane dotyczą, skierowała do Podmiotu przetwarzającego korespondencję zawierającą żądanie w zakresie wykonania praw, o których mowa w rozdziale III RODO, jak również udostępniać treść tej korespondencji,</w:delText>
        </w:r>
      </w:del>
    </w:p>
    <w:p w14:paraId="0B2AEF5C" w14:textId="2080A00C" w:rsidR="00CC5320" w:rsidRPr="000938DC" w:rsidDel="00AC4AE7" w:rsidRDefault="00CC5320" w:rsidP="00B43A29">
      <w:pPr>
        <w:pStyle w:val="Akapitzlist"/>
        <w:numPr>
          <w:ilvl w:val="0"/>
          <w:numId w:val="2"/>
        </w:numPr>
        <w:rPr>
          <w:del w:id="109" w:author="Jarema Piekutowski" w:date="2022-09-08T08:47:00Z"/>
        </w:rPr>
      </w:pPr>
      <w:del w:id="110" w:author="Jarema Piekutowski" w:date="2022-09-08T08:47:00Z">
        <w:r w:rsidRPr="000938DC" w:rsidDel="00AC4AE7">
          <w:delText xml:space="preserve">zapewniliśmy udostępnianie Administratorowi wszelkich informacji niezbędnych do wykazania spełnienia obowiązków określonych w art. 28 RODO oraz umożliwiono Administratorowi lub audytorowi upoważnionemu przez Administratora przeprowadzanie audytów, w tym inspekcji i przyczyniania się do nich. </w:delText>
        </w:r>
      </w:del>
    </w:p>
    <w:p w14:paraId="092D51B3" w14:textId="71126A4B" w:rsidR="00CC5320" w:rsidRPr="000938DC" w:rsidDel="00AC4AE7" w:rsidRDefault="00CC5320" w:rsidP="00B43A29">
      <w:pPr>
        <w:rPr>
          <w:del w:id="111" w:author="Jarema Piekutowski" w:date="2022-09-08T08:47:00Z"/>
        </w:rPr>
      </w:pPr>
      <w:del w:id="112" w:author="Jarema Piekutowski" w:date="2022-09-08T08:47:00Z">
        <w:r w:rsidRPr="000938DC" w:rsidDel="00AC4AE7">
          <w:delText>Zależy nam na zachowaniu wysokiego standardu ochrony danych oraz pełnej przejrzystości przetwarzania danych osobowych powierzonych nam w ramach prowadzonych badań ewaluacyjnych.</w:delText>
        </w:r>
      </w:del>
    </w:p>
    <w:p w14:paraId="48BBD558" w14:textId="6A84A12D" w:rsidR="00CC5320" w:rsidDel="00AC4AE7" w:rsidRDefault="00CC5320" w:rsidP="00B43A29">
      <w:pPr>
        <w:rPr>
          <w:del w:id="113" w:author="Jarema Piekutowski" w:date="2022-09-08T08:47:00Z"/>
        </w:rPr>
      </w:pPr>
    </w:p>
    <w:p w14:paraId="7A68704F" w14:textId="09D2354C" w:rsidR="0039389B" w:rsidDel="00AC4AE7" w:rsidRDefault="0039389B">
      <w:pPr>
        <w:spacing w:line="259" w:lineRule="auto"/>
        <w:rPr>
          <w:del w:id="114" w:author="Jarema Piekutowski" w:date="2022-09-08T08:47:00Z"/>
          <w:rFonts w:asciiTheme="majorHAnsi" w:eastAsiaTheme="majorEastAsia" w:hAnsiTheme="majorHAnsi" w:cstheme="majorBidi"/>
          <w:color w:val="2F5496" w:themeColor="accent1" w:themeShade="BF"/>
          <w:sz w:val="32"/>
          <w:szCs w:val="32"/>
        </w:rPr>
      </w:pPr>
      <w:bookmarkStart w:id="115" w:name="_Toc112688957"/>
      <w:del w:id="116" w:author="Jarema Piekutowski" w:date="2022-09-08T08:47:00Z">
        <w:r w:rsidDel="00AC4AE7">
          <w:br w:type="page"/>
        </w:r>
      </w:del>
    </w:p>
    <w:p w14:paraId="1C03CE8F" w14:textId="1A79DAA2" w:rsidR="001D0179" w:rsidRPr="0023505C" w:rsidDel="00AC4AE7" w:rsidRDefault="001D0179" w:rsidP="00B43A29">
      <w:pPr>
        <w:pStyle w:val="Nagwek1"/>
        <w:rPr>
          <w:del w:id="117" w:author="Jarema Piekutowski" w:date="2022-09-08T08:47:00Z"/>
        </w:rPr>
      </w:pPr>
      <w:del w:id="118" w:author="Jarema Piekutowski" w:date="2022-09-08T08:47:00Z">
        <w:r w:rsidDel="00AC4AE7">
          <w:delText>S</w:delText>
        </w:r>
        <w:r w:rsidRPr="0023505C" w:rsidDel="00AC4AE7">
          <w:delText>PIS TREŚCI</w:delText>
        </w:r>
        <w:bookmarkEnd w:id="115"/>
      </w:del>
    </w:p>
    <w:p w14:paraId="089E3536" w14:textId="4FC52895" w:rsidR="001D0179" w:rsidRPr="0023505C" w:rsidDel="00AC4AE7" w:rsidRDefault="001D0179" w:rsidP="00B43A29">
      <w:pPr>
        <w:rPr>
          <w:del w:id="119" w:author="Jarema Piekutowski" w:date="2022-09-08T08:47:00Z"/>
        </w:rPr>
      </w:pPr>
    </w:p>
    <w:customXmlDelRangeStart w:id="120" w:author="Jarema Piekutowski" w:date="2022-09-08T08:47:00Z"/>
    <w:sdt>
      <w:sdtPr>
        <w:rPr>
          <w:rFonts w:asciiTheme="minorHAnsi" w:eastAsiaTheme="minorHAnsi" w:hAnsiTheme="minorHAnsi" w:cstheme="minorBidi"/>
          <w:color w:val="auto"/>
          <w:sz w:val="24"/>
          <w:szCs w:val="24"/>
          <w:lang w:val="es-ES" w:eastAsia="en-US"/>
        </w:rPr>
        <w:id w:val="-38289682"/>
        <w:docPartObj>
          <w:docPartGallery w:val="Table of Contents"/>
          <w:docPartUnique/>
        </w:docPartObj>
      </w:sdtPr>
      <w:sdtEndPr>
        <w:rPr>
          <w:lang w:val="pl-PL"/>
        </w:rPr>
      </w:sdtEndPr>
      <w:sdtContent>
        <w:customXmlDelRangeEnd w:id="120"/>
        <w:p w14:paraId="7B22E1B6" w14:textId="3649B04B" w:rsidR="00142876" w:rsidDel="00AC4AE7" w:rsidRDefault="00142876" w:rsidP="00B43A29">
          <w:pPr>
            <w:pStyle w:val="Nagwekspisutreci"/>
            <w:rPr>
              <w:del w:id="121" w:author="Jarema Piekutowski" w:date="2022-09-08T08:47:00Z"/>
            </w:rPr>
          </w:pPr>
        </w:p>
        <w:p w14:paraId="7597ED79" w14:textId="5EE6039A" w:rsidR="002A1DEF" w:rsidDel="00AC4AE7" w:rsidRDefault="00142876">
          <w:pPr>
            <w:pStyle w:val="Spistreci1"/>
            <w:tabs>
              <w:tab w:val="left" w:pos="440"/>
              <w:tab w:val="right" w:leader="dot" w:pos="9062"/>
            </w:tabs>
            <w:rPr>
              <w:del w:id="122" w:author="Jarema Piekutowski" w:date="2022-09-08T08:47:00Z"/>
              <w:rFonts w:eastAsiaTheme="minorEastAsia"/>
              <w:noProof/>
              <w:sz w:val="22"/>
              <w:szCs w:val="22"/>
              <w:lang w:val="es-ES" w:eastAsia="es-ES"/>
            </w:rPr>
          </w:pPr>
          <w:del w:id="123" w:author="Jarema Piekutowski" w:date="2022-09-08T08:47:00Z">
            <w:r w:rsidDel="00AC4AE7">
              <w:fldChar w:fldCharType="begin"/>
            </w:r>
            <w:r w:rsidDel="00AC4AE7">
              <w:delInstrText xml:space="preserve"> TOC \o "1-3" \h \z \u </w:delInstrText>
            </w:r>
            <w:r w:rsidDel="00AC4AE7">
              <w:fldChar w:fldCharType="separate"/>
            </w:r>
            <w:r w:rsidR="00000000" w:rsidDel="00AC4AE7">
              <w:fldChar w:fldCharType="begin"/>
            </w:r>
            <w:r w:rsidR="00000000" w:rsidDel="00AC4AE7">
              <w:delInstrText xml:space="preserve"> HYPERLINK \l "_Toc112688957" </w:delInstrText>
            </w:r>
            <w:r w:rsidR="00000000" w:rsidDel="00AC4AE7">
              <w:fldChar w:fldCharType="separate"/>
            </w:r>
            <w:r w:rsidR="002A1DEF" w:rsidRPr="00D67788" w:rsidDel="00AC4AE7">
              <w:rPr>
                <w:rStyle w:val="Hipercze"/>
                <w:noProof/>
              </w:rPr>
              <w:delText>1</w:delText>
            </w:r>
            <w:r w:rsidR="002A1DEF" w:rsidDel="00AC4AE7">
              <w:rPr>
                <w:rFonts w:eastAsiaTheme="minorEastAsia"/>
                <w:noProof/>
                <w:sz w:val="22"/>
                <w:szCs w:val="22"/>
                <w:lang w:val="es-ES" w:eastAsia="es-ES"/>
              </w:rPr>
              <w:tab/>
            </w:r>
            <w:r w:rsidR="002A1DEF" w:rsidRPr="00D67788" w:rsidDel="00AC4AE7">
              <w:rPr>
                <w:rStyle w:val="Hipercze"/>
                <w:noProof/>
              </w:rPr>
              <w:delText>SPIS TREŚCI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_Toc112688957 \h </w:delInstrText>
            </w:r>
            <w:r w:rsidR="002A1DEF" w:rsidDel="00AC4AE7">
              <w:rPr>
                <w:noProof/>
                <w:webHidden/>
              </w:rPr>
            </w:r>
            <w:r w:rsidR="002A1DEF" w:rsidDel="00AC4AE7">
              <w:rPr>
                <w:noProof/>
                <w:webHidden/>
              </w:rPr>
              <w:fldChar w:fldCharType="separate"/>
            </w:r>
            <w:r w:rsidR="002A1DEF" w:rsidDel="00AC4AE7">
              <w:rPr>
                <w:noProof/>
                <w:webHidden/>
              </w:rPr>
              <w:delText>6</w:delText>
            </w:r>
            <w:r w:rsidR="002A1DEF" w:rsidDel="00AC4AE7">
              <w:rPr>
                <w:noProof/>
                <w:webHidden/>
              </w:rPr>
              <w:fldChar w:fldCharType="end"/>
            </w:r>
            <w:r w:rsidR="00000000" w:rsidDel="00AC4AE7">
              <w:rPr>
                <w:noProof/>
              </w:rPr>
              <w:fldChar w:fldCharType="end"/>
            </w:r>
          </w:del>
        </w:p>
        <w:p w14:paraId="607E27C0" w14:textId="61D99B50" w:rsidR="002A1DEF" w:rsidDel="00AC4AE7" w:rsidRDefault="00000000">
          <w:pPr>
            <w:pStyle w:val="Spistreci1"/>
            <w:tabs>
              <w:tab w:val="left" w:pos="440"/>
              <w:tab w:val="right" w:leader="dot" w:pos="9062"/>
            </w:tabs>
            <w:rPr>
              <w:del w:id="124" w:author="Jarema Piekutowski" w:date="2022-09-08T08:47:00Z"/>
              <w:rFonts w:eastAsiaTheme="minorEastAsia"/>
              <w:noProof/>
              <w:sz w:val="22"/>
              <w:szCs w:val="22"/>
              <w:lang w:val="es-ES" w:eastAsia="es-ES"/>
            </w:rPr>
          </w:pPr>
          <w:del w:id="125" w:author="Jarema Piekutowski" w:date="2022-09-08T08:47:00Z">
            <w:r w:rsidDel="00AC4AE7">
              <w:fldChar w:fldCharType="begin"/>
            </w:r>
            <w:r w:rsidDel="00AC4AE7">
              <w:delInstrText xml:space="preserve"> HYPERLINK \l "_Toc112688958" </w:delInstrText>
            </w:r>
            <w:r w:rsidDel="00AC4AE7">
              <w:fldChar w:fldCharType="separate"/>
            </w:r>
            <w:r w:rsidR="002A1DEF" w:rsidRPr="00D67788" w:rsidDel="00AC4AE7">
              <w:rPr>
                <w:rStyle w:val="Hipercze"/>
                <w:noProof/>
              </w:rPr>
              <w:delText>2</w:delText>
            </w:r>
            <w:r w:rsidR="002A1DEF" w:rsidDel="00AC4AE7">
              <w:rPr>
                <w:rFonts w:eastAsiaTheme="minorEastAsia"/>
                <w:noProof/>
                <w:sz w:val="22"/>
                <w:szCs w:val="22"/>
                <w:lang w:val="es-ES" w:eastAsia="es-ES"/>
              </w:rPr>
              <w:tab/>
            </w:r>
            <w:r w:rsidR="002A1DEF" w:rsidRPr="00D67788" w:rsidDel="00AC4AE7">
              <w:rPr>
                <w:rStyle w:val="Hipercze"/>
                <w:noProof/>
              </w:rPr>
              <w:delText>Cele i zakres badania</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_Toc112688958 \h </w:delInstrText>
            </w:r>
            <w:r w:rsidR="002A1DEF" w:rsidDel="00AC4AE7">
              <w:rPr>
                <w:noProof/>
                <w:webHidden/>
              </w:rPr>
            </w:r>
            <w:r w:rsidR="002A1DEF" w:rsidDel="00AC4AE7">
              <w:rPr>
                <w:noProof/>
                <w:webHidden/>
              </w:rPr>
              <w:fldChar w:fldCharType="separate"/>
            </w:r>
            <w:r w:rsidR="002A1DEF" w:rsidDel="00AC4AE7">
              <w:rPr>
                <w:noProof/>
                <w:webHidden/>
              </w:rPr>
              <w:delText>10</w:delText>
            </w:r>
            <w:r w:rsidR="002A1DEF" w:rsidDel="00AC4AE7">
              <w:rPr>
                <w:noProof/>
                <w:webHidden/>
              </w:rPr>
              <w:fldChar w:fldCharType="end"/>
            </w:r>
            <w:r w:rsidDel="00AC4AE7">
              <w:rPr>
                <w:noProof/>
              </w:rPr>
              <w:fldChar w:fldCharType="end"/>
            </w:r>
          </w:del>
        </w:p>
        <w:p w14:paraId="62C7E70F" w14:textId="795FBE0C" w:rsidR="002A1DEF" w:rsidDel="00AC4AE7" w:rsidRDefault="00000000">
          <w:pPr>
            <w:pStyle w:val="Spistreci1"/>
            <w:tabs>
              <w:tab w:val="left" w:pos="440"/>
              <w:tab w:val="right" w:leader="dot" w:pos="9062"/>
            </w:tabs>
            <w:rPr>
              <w:del w:id="126" w:author="Jarema Piekutowski" w:date="2022-09-08T08:47:00Z"/>
              <w:rFonts w:eastAsiaTheme="minorEastAsia"/>
              <w:noProof/>
              <w:sz w:val="22"/>
              <w:szCs w:val="22"/>
              <w:lang w:val="es-ES" w:eastAsia="es-ES"/>
            </w:rPr>
          </w:pPr>
          <w:del w:id="127" w:author="Jarema Piekutowski" w:date="2022-09-08T08:47:00Z">
            <w:r w:rsidDel="00AC4AE7">
              <w:fldChar w:fldCharType="begin"/>
            </w:r>
            <w:r w:rsidDel="00AC4AE7">
              <w:delInstrText xml:space="preserve"> HYPERLINK \l "_Toc112688959" </w:delInstrText>
            </w:r>
            <w:r w:rsidDel="00AC4AE7">
              <w:fldChar w:fldCharType="separate"/>
            </w:r>
            <w:r w:rsidR="002A1DEF" w:rsidRPr="00D67788" w:rsidDel="00AC4AE7">
              <w:rPr>
                <w:rStyle w:val="Hipercze"/>
                <w:noProof/>
              </w:rPr>
              <w:delText>3</w:delText>
            </w:r>
            <w:r w:rsidR="002A1DEF" w:rsidDel="00AC4AE7">
              <w:rPr>
                <w:rFonts w:eastAsiaTheme="minorEastAsia"/>
                <w:noProof/>
                <w:sz w:val="22"/>
                <w:szCs w:val="22"/>
                <w:lang w:val="es-ES" w:eastAsia="es-ES"/>
              </w:rPr>
              <w:tab/>
            </w:r>
            <w:r w:rsidR="002A1DEF" w:rsidRPr="00D67788" w:rsidDel="00AC4AE7">
              <w:rPr>
                <w:rStyle w:val="Hipercze"/>
                <w:noProof/>
              </w:rPr>
              <w:delText>Prognoza wskaźników programowych  POPW na 2023 r. Identyfikacja ryzyka nieosiągnięcia zakładanych wartości docelowych.</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_Toc112688959 \h </w:delInstrText>
            </w:r>
            <w:r w:rsidR="002A1DEF" w:rsidDel="00AC4AE7">
              <w:rPr>
                <w:noProof/>
                <w:webHidden/>
              </w:rPr>
            </w:r>
            <w:r w:rsidR="002A1DEF" w:rsidDel="00AC4AE7">
              <w:rPr>
                <w:noProof/>
                <w:webHidden/>
              </w:rPr>
              <w:fldChar w:fldCharType="separate"/>
            </w:r>
            <w:r w:rsidR="002A1DEF" w:rsidDel="00AC4AE7">
              <w:rPr>
                <w:noProof/>
                <w:webHidden/>
              </w:rPr>
              <w:delText>12</w:delText>
            </w:r>
            <w:r w:rsidR="002A1DEF" w:rsidDel="00AC4AE7">
              <w:rPr>
                <w:noProof/>
                <w:webHidden/>
              </w:rPr>
              <w:fldChar w:fldCharType="end"/>
            </w:r>
            <w:r w:rsidDel="00AC4AE7">
              <w:rPr>
                <w:noProof/>
              </w:rPr>
              <w:fldChar w:fldCharType="end"/>
            </w:r>
          </w:del>
        </w:p>
        <w:p w14:paraId="29F82363" w14:textId="32C9C545" w:rsidR="002A1DEF" w:rsidDel="00AC4AE7" w:rsidRDefault="00000000">
          <w:pPr>
            <w:pStyle w:val="Spistreci2"/>
            <w:tabs>
              <w:tab w:val="left" w:pos="880"/>
              <w:tab w:val="right" w:leader="dot" w:pos="9062"/>
            </w:tabs>
            <w:rPr>
              <w:del w:id="128" w:author="Jarema Piekutowski" w:date="2022-09-08T08:47:00Z"/>
              <w:rFonts w:eastAsiaTheme="minorEastAsia"/>
              <w:noProof/>
              <w:sz w:val="22"/>
              <w:szCs w:val="22"/>
              <w:lang w:val="es-ES" w:eastAsia="es-ES"/>
            </w:rPr>
          </w:pPr>
          <w:del w:id="129" w:author="Jarema Piekutowski" w:date="2022-09-08T08:47:00Z">
            <w:r w:rsidDel="00AC4AE7">
              <w:fldChar w:fldCharType="begin"/>
            </w:r>
            <w:r w:rsidDel="00AC4AE7">
              <w:delInstrText xml:space="preserve"> HYPERLINK \l "_Toc112688960" </w:delInstrText>
            </w:r>
            <w:r w:rsidDel="00AC4AE7">
              <w:fldChar w:fldCharType="separate"/>
            </w:r>
            <w:r w:rsidR="002A1DEF" w:rsidRPr="00D67788" w:rsidDel="00AC4AE7">
              <w:rPr>
                <w:rStyle w:val="Hipercze"/>
                <w:noProof/>
              </w:rPr>
              <w:delText>3.1</w:delText>
            </w:r>
            <w:r w:rsidR="002A1DEF" w:rsidDel="00AC4AE7">
              <w:rPr>
                <w:rFonts w:eastAsiaTheme="minorEastAsia"/>
                <w:noProof/>
                <w:sz w:val="22"/>
                <w:szCs w:val="22"/>
                <w:lang w:val="es-ES" w:eastAsia="es-ES"/>
              </w:rPr>
              <w:tab/>
            </w:r>
            <w:r w:rsidR="002A1DEF" w:rsidRPr="00D67788" w:rsidDel="00AC4AE7">
              <w:rPr>
                <w:rStyle w:val="Hipercze"/>
                <w:noProof/>
              </w:rPr>
              <w:delText>Priorytet Inwestycyjny 3a. Promowanie przedsiębiorczości, w szczególności poprzez ułatwianie gospodarczego wykorzystywania nowych pomysłów oraz sprzyjanie tworzeniu nowych firm, w tym również poprzez inkubatory przedsiębiorczości.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_Toc112688960 \h </w:delInstrText>
            </w:r>
            <w:r w:rsidR="002A1DEF" w:rsidDel="00AC4AE7">
              <w:rPr>
                <w:noProof/>
                <w:webHidden/>
              </w:rPr>
            </w:r>
            <w:r w:rsidR="002A1DEF" w:rsidDel="00AC4AE7">
              <w:rPr>
                <w:noProof/>
                <w:webHidden/>
              </w:rPr>
              <w:fldChar w:fldCharType="separate"/>
            </w:r>
            <w:r w:rsidR="002A1DEF" w:rsidDel="00AC4AE7">
              <w:rPr>
                <w:noProof/>
                <w:webHidden/>
              </w:rPr>
              <w:delText>12</w:delText>
            </w:r>
            <w:r w:rsidR="002A1DEF" w:rsidDel="00AC4AE7">
              <w:rPr>
                <w:noProof/>
                <w:webHidden/>
              </w:rPr>
              <w:fldChar w:fldCharType="end"/>
            </w:r>
            <w:r w:rsidDel="00AC4AE7">
              <w:rPr>
                <w:noProof/>
              </w:rPr>
              <w:fldChar w:fldCharType="end"/>
            </w:r>
          </w:del>
        </w:p>
        <w:p w14:paraId="2F7246E3" w14:textId="04F69570" w:rsidR="002A1DEF" w:rsidDel="00AC4AE7" w:rsidRDefault="00000000">
          <w:pPr>
            <w:pStyle w:val="Spistreci2"/>
            <w:tabs>
              <w:tab w:val="left" w:pos="880"/>
              <w:tab w:val="right" w:leader="dot" w:pos="9062"/>
            </w:tabs>
            <w:rPr>
              <w:del w:id="130" w:author="Jarema Piekutowski" w:date="2022-09-08T08:47:00Z"/>
              <w:rFonts w:eastAsiaTheme="minorEastAsia"/>
              <w:noProof/>
              <w:sz w:val="22"/>
              <w:szCs w:val="22"/>
              <w:lang w:val="es-ES" w:eastAsia="es-ES"/>
            </w:rPr>
          </w:pPr>
          <w:del w:id="131" w:author="Jarema Piekutowski" w:date="2022-09-08T08:47:00Z">
            <w:r w:rsidDel="00AC4AE7">
              <w:fldChar w:fldCharType="begin"/>
            </w:r>
            <w:r w:rsidDel="00AC4AE7">
              <w:delInstrText xml:space="preserve"> HYPERLINK \l "_Toc112688961" </w:delInstrText>
            </w:r>
            <w:r w:rsidDel="00AC4AE7">
              <w:fldChar w:fldCharType="separate"/>
            </w:r>
            <w:r w:rsidR="002A1DEF" w:rsidRPr="00D67788" w:rsidDel="00AC4AE7">
              <w:rPr>
                <w:rStyle w:val="Hipercze"/>
                <w:rFonts w:cstheme="minorHAnsi"/>
                <w:noProof/>
              </w:rPr>
              <w:delText>3.2</w:delText>
            </w:r>
            <w:r w:rsidR="002A1DEF" w:rsidDel="00AC4AE7">
              <w:rPr>
                <w:rFonts w:eastAsiaTheme="minorEastAsia"/>
                <w:noProof/>
                <w:sz w:val="22"/>
                <w:szCs w:val="22"/>
                <w:lang w:val="es-ES" w:eastAsia="es-ES"/>
              </w:rPr>
              <w:tab/>
            </w:r>
            <w:r w:rsidR="002A1DEF" w:rsidRPr="00D67788" w:rsidDel="00AC4AE7">
              <w:rPr>
                <w:rStyle w:val="Hipercze"/>
                <w:rFonts w:cstheme="minorHAnsi"/>
                <w:noProof/>
              </w:rPr>
              <w:delText>Priorytet Inwestycyjny 3b. Opracowywanie i wdrażanie nowych modeli biznesowych dla MŚP, w szczególności w celu umiędzynarodowienia.</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_Toc112688961 \h </w:delInstrText>
            </w:r>
            <w:r w:rsidR="002A1DEF" w:rsidDel="00AC4AE7">
              <w:rPr>
                <w:noProof/>
                <w:webHidden/>
              </w:rPr>
            </w:r>
            <w:r w:rsidR="002A1DEF" w:rsidDel="00AC4AE7">
              <w:rPr>
                <w:noProof/>
                <w:webHidden/>
              </w:rPr>
              <w:fldChar w:fldCharType="separate"/>
            </w:r>
            <w:r w:rsidR="002A1DEF" w:rsidDel="00AC4AE7">
              <w:rPr>
                <w:noProof/>
                <w:webHidden/>
              </w:rPr>
              <w:delText>20</w:delText>
            </w:r>
            <w:r w:rsidR="002A1DEF" w:rsidDel="00AC4AE7">
              <w:rPr>
                <w:noProof/>
                <w:webHidden/>
              </w:rPr>
              <w:fldChar w:fldCharType="end"/>
            </w:r>
            <w:r w:rsidDel="00AC4AE7">
              <w:rPr>
                <w:noProof/>
              </w:rPr>
              <w:fldChar w:fldCharType="end"/>
            </w:r>
          </w:del>
        </w:p>
        <w:p w14:paraId="4E16359A" w14:textId="512F2479" w:rsidR="002A1DEF" w:rsidDel="00AC4AE7" w:rsidRDefault="00000000">
          <w:pPr>
            <w:pStyle w:val="Spistreci2"/>
            <w:tabs>
              <w:tab w:val="left" w:pos="880"/>
              <w:tab w:val="right" w:leader="dot" w:pos="9062"/>
            </w:tabs>
            <w:rPr>
              <w:del w:id="132" w:author="Jarema Piekutowski" w:date="2022-09-08T08:47:00Z"/>
              <w:rFonts w:eastAsiaTheme="minorEastAsia"/>
              <w:noProof/>
              <w:sz w:val="22"/>
              <w:szCs w:val="22"/>
              <w:lang w:val="es-ES" w:eastAsia="es-ES"/>
            </w:rPr>
          </w:pPr>
          <w:del w:id="133" w:author="Jarema Piekutowski" w:date="2022-09-08T08:47:00Z">
            <w:r w:rsidDel="00AC4AE7">
              <w:fldChar w:fldCharType="begin"/>
            </w:r>
            <w:r w:rsidDel="00AC4AE7">
              <w:delInstrText xml:space="preserve"> HYPERLINK \l "_Toc112688962" </w:delInstrText>
            </w:r>
            <w:r w:rsidDel="00AC4AE7">
              <w:fldChar w:fldCharType="separate"/>
            </w:r>
            <w:r w:rsidR="002A1DEF" w:rsidRPr="00D67788" w:rsidDel="00AC4AE7">
              <w:rPr>
                <w:rStyle w:val="Hipercze"/>
                <w:rFonts w:cstheme="minorHAnsi"/>
                <w:noProof/>
              </w:rPr>
              <w:delText>3.3</w:delText>
            </w:r>
            <w:r w:rsidR="002A1DEF" w:rsidDel="00AC4AE7">
              <w:rPr>
                <w:rFonts w:eastAsiaTheme="minorEastAsia"/>
                <w:noProof/>
                <w:sz w:val="22"/>
                <w:szCs w:val="22"/>
                <w:lang w:val="es-ES" w:eastAsia="es-ES"/>
              </w:rPr>
              <w:tab/>
            </w:r>
            <w:r w:rsidR="002A1DEF" w:rsidRPr="00D67788" w:rsidDel="00AC4AE7">
              <w:rPr>
                <w:rStyle w:val="Hipercze"/>
                <w:rFonts w:cstheme="minorHAnsi"/>
                <w:noProof/>
              </w:rPr>
              <w:delText>Priorytet Inwestycyjny 3c. Wspieranie tworzenia i poszerzania zaawansowanych zdolności w zakresie rozwoju produktów i usług</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_Toc112688962 \h </w:delInstrText>
            </w:r>
            <w:r w:rsidR="002A1DEF" w:rsidDel="00AC4AE7">
              <w:rPr>
                <w:noProof/>
                <w:webHidden/>
              </w:rPr>
            </w:r>
            <w:r w:rsidR="002A1DEF" w:rsidDel="00AC4AE7">
              <w:rPr>
                <w:noProof/>
                <w:webHidden/>
              </w:rPr>
              <w:fldChar w:fldCharType="separate"/>
            </w:r>
            <w:r w:rsidR="002A1DEF" w:rsidDel="00AC4AE7">
              <w:rPr>
                <w:noProof/>
                <w:webHidden/>
              </w:rPr>
              <w:delText>26</w:delText>
            </w:r>
            <w:r w:rsidR="002A1DEF" w:rsidDel="00AC4AE7">
              <w:rPr>
                <w:noProof/>
                <w:webHidden/>
              </w:rPr>
              <w:fldChar w:fldCharType="end"/>
            </w:r>
            <w:r w:rsidDel="00AC4AE7">
              <w:rPr>
                <w:noProof/>
              </w:rPr>
              <w:fldChar w:fldCharType="end"/>
            </w:r>
          </w:del>
        </w:p>
        <w:p w14:paraId="45132532" w14:textId="2E1A7FB4" w:rsidR="002A1DEF" w:rsidDel="00AC4AE7" w:rsidRDefault="00000000">
          <w:pPr>
            <w:pStyle w:val="Spistreci2"/>
            <w:tabs>
              <w:tab w:val="left" w:pos="880"/>
              <w:tab w:val="right" w:leader="dot" w:pos="9062"/>
            </w:tabs>
            <w:rPr>
              <w:del w:id="134" w:author="Jarema Piekutowski" w:date="2022-09-08T08:47:00Z"/>
              <w:rFonts w:eastAsiaTheme="minorEastAsia"/>
              <w:noProof/>
              <w:sz w:val="22"/>
              <w:szCs w:val="22"/>
              <w:lang w:val="es-ES" w:eastAsia="es-ES"/>
            </w:rPr>
          </w:pPr>
          <w:del w:id="135" w:author="Jarema Piekutowski" w:date="2022-09-08T08:47:00Z">
            <w:r w:rsidDel="00AC4AE7">
              <w:fldChar w:fldCharType="begin"/>
            </w:r>
            <w:r w:rsidDel="00AC4AE7">
              <w:delInstrText xml:space="preserve"> HYPERLINK \l "_Toc112688963" </w:delInstrText>
            </w:r>
            <w:r w:rsidDel="00AC4AE7">
              <w:fldChar w:fldCharType="separate"/>
            </w:r>
            <w:r w:rsidR="002A1DEF" w:rsidRPr="00D67788" w:rsidDel="00AC4AE7">
              <w:rPr>
                <w:rStyle w:val="Hipercze"/>
                <w:noProof/>
              </w:rPr>
              <w:delText>3.4</w:delText>
            </w:r>
            <w:r w:rsidR="002A1DEF" w:rsidDel="00AC4AE7">
              <w:rPr>
                <w:rFonts w:eastAsiaTheme="minorEastAsia"/>
                <w:noProof/>
                <w:sz w:val="22"/>
                <w:szCs w:val="22"/>
                <w:lang w:val="es-ES" w:eastAsia="es-ES"/>
              </w:rPr>
              <w:tab/>
            </w:r>
            <w:r w:rsidR="002A1DEF" w:rsidRPr="00D67788" w:rsidDel="00AC4AE7">
              <w:rPr>
                <w:rStyle w:val="Hipercze"/>
                <w:noProof/>
              </w:rPr>
              <w:delText>Prognoza osiągnięcia Ram Wykonania dla OP I  Przedsiębiorcza Polska Wschodnia</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_Toc112688963 \h </w:delInstrText>
            </w:r>
            <w:r w:rsidR="002A1DEF" w:rsidDel="00AC4AE7">
              <w:rPr>
                <w:noProof/>
                <w:webHidden/>
              </w:rPr>
            </w:r>
            <w:r w:rsidR="002A1DEF" w:rsidDel="00AC4AE7">
              <w:rPr>
                <w:noProof/>
                <w:webHidden/>
              </w:rPr>
              <w:fldChar w:fldCharType="separate"/>
            </w:r>
            <w:r w:rsidR="002A1DEF" w:rsidDel="00AC4AE7">
              <w:rPr>
                <w:noProof/>
                <w:webHidden/>
              </w:rPr>
              <w:delText>34</w:delText>
            </w:r>
            <w:r w:rsidR="002A1DEF" w:rsidDel="00AC4AE7">
              <w:rPr>
                <w:noProof/>
                <w:webHidden/>
              </w:rPr>
              <w:fldChar w:fldCharType="end"/>
            </w:r>
            <w:r w:rsidDel="00AC4AE7">
              <w:rPr>
                <w:noProof/>
              </w:rPr>
              <w:fldChar w:fldCharType="end"/>
            </w:r>
          </w:del>
        </w:p>
        <w:p w14:paraId="0A86B740" w14:textId="2951901A" w:rsidR="002A1DEF" w:rsidDel="00AC4AE7" w:rsidRDefault="00000000">
          <w:pPr>
            <w:pStyle w:val="Spistreci2"/>
            <w:tabs>
              <w:tab w:val="left" w:pos="880"/>
              <w:tab w:val="right" w:leader="dot" w:pos="9062"/>
            </w:tabs>
            <w:rPr>
              <w:del w:id="136" w:author="Jarema Piekutowski" w:date="2022-09-08T08:47:00Z"/>
              <w:rFonts w:eastAsiaTheme="minorEastAsia"/>
              <w:noProof/>
              <w:sz w:val="22"/>
              <w:szCs w:val="22"/>
              <w:lang w:val="es-ES" w:eastAsia="es-ES"/>
            </w:rPr>
          </w:pPr>
          <w:del w:id="137" w:author="Jarema Piekutowski" w:date="2022-09-08T08:47:00Z">
            <w:r w:rsidDel="00AC4AE7">
              <w:fldChar w:fldCharType="begin"/>
            </w:r>
            <w:r w:rsidDel="00AC4AE7">
              <w:delInstrText xml:space="preserve"> HYPERLINK \l "_Toc112688964" </w:delInstrText>
            </w:r>
            <w:r w:rsidDel="00AC4AE7">
              <w:fldChar w:fldCharType="separate"/>
            </w:r>
            <w:r w:rsidR="002A1DEF" w:rsidRPr="00D67788" w:rsidDel="00AC4AE7">
              <w:rPr>
                <w:rStyle w:val="Hipercze"/>
                <w:rFonts w:cstheme="minorHAnsi"/>
                <w:noProof/>
              </w:rPr>
              <w:delText>3.5</w:delText>
            </w:r>
            <w:r w:rsidR="002A1DEF" w:rsidDel="00AC4AE7">
              <w:rPr>
                <w:rFonts w:eastAsiaTheme="minorEastAsia"/>
                <w:noProof/>
                <w:sz w:val="22"/>
                <w:szCs w:val="22"/>
                <w:lang w:val="es-ES" w:eastAsia="es-ES"/>
              </w:rPr>
              <w:tab/>
            </w:r>
            <w:r w:rsidR="002A1DEF" w:rsidRPr="00D67788" w:rsidDel="00AC4AE7">
              <w:rPr>
                <w:rStyle w:val="Hipercze"/>
                <w:rFonts w:cstheme="minorHAnsi"/>
                <w:noProof/>
              </w:rPr>
              <w:delText>Priorytet Inwestycyjny 4e. Promowanie strategii niskoemisyjnych dla wszystkich rodzajów terytoriów, w szczególności dla obszarów miejskich, w tym wspieranie zrównoważonej multimodalnej mobilności miejskiej i działań adaptacyjnych mających oddziaływanie łagodzące na zmiany klimatu.</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_Toc112688964 \h </w:delInstrText>
            </w:r>
            <w:r w:rsidR="002A1DEF" w:rsidDel="00AC4AE7">
              <w:rPr>
                <w:noProof/>
                <w:webHidden/>
              </w:rPr>
            </w:r>
            <w:r w:rsidR="002A1DEF" w:rsidDel="00AC4AE7">
              <w:rPr>
                <w:noProof/>
                <w:webHidden/>
              </w:rPr>
              <w:fldChar w:fldCharType="separate"/>
            </w:r>
            <w:r w:rsidR="002A1DEF" w:rsidDel="00AC4AE7">
              <w:rPr>
                <w:noProof/>
                <w:webHidden/>
              </w:rPr>
              <w:delText>35</w:delText>
            </w:r>
            <w:r w:rsidR="002A1DEF" w:rsidDel="00AC4AE7">
              <w:rPr>
                <w:noProof/>
                <w:webHidden/>
              </w:rPr>
              <w:fldChar w:fldCharType="end"/>
            </w:r>
            <w:r w:rsidDel="00AC4AE7">
              <w:rPr>
                <w:noProof/>
              </w:rPr>
              <w:fldChar w:fldCharType="end"/>
            </w:r>
          </w:del>
        </w:p>
        <w:p w14:paraId="6D30BBAF" w14:textId="300627B5" w:rsidR="002A1DEF" w:rsidDel="00AC4AE7" w:rsidRDefault="00000000">
          <w:pPr>
            <w:pStyle w:val="Spistreci2"/>
            <w:tabs>
              <w:tab w:val="left" w:pos="880"/>
              <w:tab w:val="right" w:leader="dot" w:pos="9062"/>
            </w:tabs>
            <w:rPr>
              <w:del w:id="138" w:author="Jarema Piekutowski" w:date="2022-09-08T08:47:00Z"/>
              <w:rFonts w:eastAsiaTheme="minorEastAsia"/>
              <w:noProof/>
              <w:sz w:val="22"/>
              <w:szCs w:val="22"/>
              <w:lang w:val="es-ES" w:eastAsia="es-ES"/>
            </w:rPr>
          </w:pPr>
          <w:del w:id="139" w:author="Jarema Piekutowski" w:date="2022-09-08T08:47:00Z">
            <w:r w:rsidDel="00AC4AE7">
              <w:fldChar w:fldCharType="begin"/>
            </w:r>
            <w:r w:rsidDel="00AC4AE7">
              <w:delInstrText xml:space="preserve"> HYPERLINK \l "_Toc112688965" </w:delInstrText>
            </w:r>
            <w:r w:rsidDel="00AC4AE7">
              <w:fldChar w:fldCharType="separate"/>
            </w:r>
            <w:r w:rsidR="002A1DEF" w:rsidRPr="00D67788" w:rsidDel="00AC4AE7">
              <w:rPr>
                <w:rStyle w:val="Hipercze"/>
                <w:noProof/>
              </w:rPr>
              <w:delText>3.6</w:delText>
            </w:r>
            <w:r w:rsidR="002A1DEF" w:rsidDel="00AC4AE7">
              <w:rPr>
                <w:rFonts w:eastAsiaTheme="minorEastAsia"/>
                <w:noProof/>
                <w:sz w:val="22"/>
                <w:szCs w:val="22"/>
                <w:lang w:val="es-ES" w:eastAsia="es-ES"/>
              </w:rPr>
              <w:tab/>
            </w:r>
            <w:r w:rsidR="002A1DEF" w:rsidRPr="00D67788" w:rsidDel="00AC4AE7">
              <w:rPr>
                <w:rStyle w:val="Hipercze"/>
                <w:noProof/>
              </w:rPr>
              <w:delText>Priorytet Inwestycyjny 7b. Zwiększanie mobilności regionalnej poprzez łączenie węzłów drugorzędnych i trzeciorzędnych z infrastrukturą TEN-T, w tym z węzłami multimodalnymi.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_Toc112688965 \h </w:delInstrText>
            </w:r>
            <w:r w:rsidR="002A1DEF" w:rsidDel="00AC4AE7">
              <w:rPr>
                <w:noProof/>
                <w:webHidden/>
              </w:rPr>
            </w:r>
            <w:r w:rsidR="002A1DEF" w:rsidDel="00AC4AE7">
              <w:rPr>
                <w:noProof/>
                <w:webHidden/>
              </w:rPr>
              <w:fldChar w:fldCharType="separate"/>
            </w:r>
            <w:r w:rsidR="002A1DEF" w:rsidDel="00AC4AE7">
              <w:rPr>
                <w:noProof/>
                <w:webHidden/>
              </w:rPr>
              <w:delText>41</w:delText>
            </w:r>
            <w:r w:rsidR="002A1DEF" w:rsidDel="00AC4AE7">
              <w:rPr>
                <w:noProof/>
                <w:webHidden/>
              </w:rPr>
              <w:fldChar w:fldCharType="end"/>
            </w:r>
            <w:r w:rsidDel="00AC4AE7">
              <w:rPr>
                <w:noProof/>
              </w:rPr>
              <w:fldChar w:fldCharType="end"/>
            </w:r>
          </w:del>
        </w:p>
        <w:p w14:paraId="019D1393" w14:textId="00746AB4" w:rsidR="002A1DEF" w:rsidDel="00AC4AE7" w:rsidRDefault="00000000">
          <w:pPr>
            <w:pStyle w:val="Spistreci2"/>
            <w:tabs>
              <w:tab w:val="left" w:pos="880"/>
              <w:tab w:val="right" w:leader="dot" w:pos="9062"/>
            </w:tabs>
            <w:rPr>
              <w:del w:id="140" w:author="Jarema Piekutowski" w:date="2022-09-08T08:47:00Z"/>
              <w:rFonts w:eastAsiaTheme="minorEastAsia"/>
              <w:noProof/>
              <w:sz w:val="22"/>
              <w:szCs w:val="22"/>
              <w:lang w:val="es-ES" w:eastAsia="es-ES"/>
            </w:rPr>
          </w:pPr>
          <w:del w:id="141" w:author="Jarema Piekutowski" w:date="2022-09-08T08:47:00Z">
            <w:r w:rsidDel="00AC4AE7">
              <w:fldChar w:fldCharType="begin"/>
            </w:r>
            <w:r w:rsidDel="00AC4AE7">
              <w:delInstrText xml:space="preserve"> HYPERLINK \l "_Toc112688966" </w:delInstrText>
            </w:r>
            <w:r w:rsidDel="00AC4AE7">
              <w:fldChar w:fldCharType="separate"/>
            </w:r>
            <w:r w:rsidR="002A1DEF" w:rsidRPr="00D67788" w:rsidDel="00AC4AE7">
              <w:rPr>
                <w:rStyle w:val="Hipercze"/>
                <w:noProof/>
              </w:rPr>
              <w:delText>3.7</w:delText>
            </w:r>
            <w:r w:rsidR="002A1DEF" w:rsidDel="00AC4AE7">
              <w:rPr>
                <w:rFonts w:eastAsiaTheme="minorEastAsia"/>
                <w:noProof/>
                <w:sz w:val="22"/>
                <w:szCs w:val="22"/>
                <w:lang w:val="es-ES" w:eastAsia="es-ES"/>
              </w:rPr>
              <w:tab/>
            </w:r>
            <w:r w:rsidR="002A1DEF" w:rsidRPr="00D67788" w:rsidDel="00AC4AE7">
              <w:rPr>
                <w:rStyle w:val="Hipercze"/>
                <w:noProof/>
              </w:rPr>
              <w:delText>Prognoza osiągnięcia Ram Wykonania dla OP II Nowoczesna infrastruktura transportowa</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_Toc112688966 \h </w:delInstrText>
            </w:r>
            <w:r w:rsidR="002A1DEF" w:rsidDel="00AC4AE7">
              <w:rPr>
                <w:noProof/>
                <w:webHidden/>
              </w:rPr>
            </w:r>
            <w:r w:rsidR="002A1DEF" w:rsidDel="00AC4AE7">
              <w:rPr>
                <w:noProof/>
                <w:webHidden/>
              </w:rPr>
              <w:fldChar w:fldCharType="separate"/>
            </w:r>
            <w:r w:rsidR="002A1DEF" w:rsidDel="00AC4AE7">
              <w:rPr>
                <w:noProof/>
                <w:webHidden/>
              </w:rPr>
              <w:delText>44</w:delText>
            </w:r>
            <w:r w:rsidR="002A1DEF" w:rsidDel="00AC4AE7">
              <w:rPr>
                <w:noProof/>
                <w:webHidden/>
              </w:rPr>
              <w:fldChar w:fldCharType="end"/>
            </w:r>
            <w:r w:rsidDel="00AC4AE7">
              <w:rPr>
                <w:noProof/>
              </w:rPr>
              <w:fldChar w:fldCharType="end"/>
            </w:r>
          </w:del>
        </w:p>
        <w:p w14:paraId="0204B091" w14:textId="0F740EDA" w:rsidR="002A1DEF" w:rsidDel="00AC4AE7" w:rsidRDefault="00000000">
          <w:pPr>
            <w:pStyle w:val="Spistreci2"/>
            <w:tabs>
              <w:tab w:val="left" w:pos="880"/>
              <w:tab w:val="right" w:leader="dot" w:pos="9062"/>
            </w:tabs>
            <w:rPr>
              <w:del w:id="142" w:author="Jarema Piekutowski" w:date="2022-09-08T08:47:00Z"/>
              <w:rFonts w:eastAsiaTheme="minorEastAsia"/>
              <w:noProof/>
              <w:sz w:val="22"/>
              <w:szCs w:val="22"/>
              <w:lang w:val="es-ES" w:eastAsia="es-ES"/>
            </w:rPr>
          </w:pPr>
          <w:del w:id="143" w:author="Jarema Piekutowski" w:date="2022-09-08T08:47:00Z">
            <w:r w:rsidDel="00AC4AE7">
              <w:fldChar w:fldCharType="begin"/>
            </w:r>
            <w:r w:rsidDel="00AC4AE7">
              <w:delInstrText xml:space="preserve"> HYPERLINK \l "_Toc112688967" </w:delInstrText>
            </w:r>
            <w:r w:rsidDel="00AC4AE7">
              <w:fldChar w:fldCharType="separate"/>
            </w:r>
            <w:r w:rsidR="002A1DEF" w:rsidRPr="00D67788" w:rsidDel="00AC4AE7">
              <w:rPr>
                <w:rStyle w:val="Hipercze"/>
                <w:noProof/>
              </w:rPr>
              <w:delText>3.8</w:delText>
            </w:r>
            <w:r w:rsidR="002A1DEF" w:rsidDel="00AC4AE7">
              <w:rPr>
                <w:rFonts w:eastAsiaTheme="minorEastAsia"/>
                <w:noProof/>
                <w:sz w:val="22"/>
                <w:szCs w:val="22"/>
                <w:lang w:val="es-ES" w:eastAsia="es-ES"/>
              </w:rPr>
              <w:tab/>
            </w:r>
            <w:r w:rsidR="002A1DEF" w:rsidRPr="00D67788" w:rsidDel="00AC4AE7">
              <w:rPr>
                <w:rStyle w:val="Hipercze"/>
                <w:noProof/>
              </w:rPr>
              <w:delText>Priorytet Inwestycyjny 7d. Rozwój i rehabilitacja kompleksowych, wysokiej jakości i interoperacyjnych systemów transportu kolejowego oraz propagowanie działań służących zmniejszeniu hałasu.</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_Toc112688967 \h </w:delInstrText>
            </w:r>
            <w:r w:rsidR="002A1DEF" w:rsidDel="00AC4AE7">
              <w:rPr>
                <w:noProof/>
                <w:webHidden/>
              </w:rPr>
            </w:r>
            <w:r w:rsidR="002A1DEF" w:rsidDel="00AC4AE7">
              <w:rPr>
                <w:noProof/>
                <w:webHidden/>
              </w:rPr>
              <w:fldChar w:fldCharType="separate"/>
            </w:r>
            <w:r w:rsidR="002A1DEF" w:rsidDel="00AC4AE7">
              <w:rPr>
                <w:noProof/>
                <w:webHidden/>
              </w:rPr>
              <w:delText>45</w:delText>
            </w:r>
            <w:r w:rsidR="002A1DEF" w:rsidDel="00AC4AE7">
              <w:rPr>
                <w:noProof/>
                <w:webHidden/>
              </w:rPr>
              <w:fldChar w:fldCharType="end"/>
            </w:r>
            <w:r w:rsidDel="00AC4AE7">
              <w:rPr>
                <w:noProof/>
              </w:rPr>
              <w:fldChar w:fldCharType="end"/>
            </w:r>
          </w:del>
        </w:p>
        <w:p w14:paraId="08F66D11" w14:textId="106E44CD" w:rsidR="002A1DEF" w:rsidDel="00AC4AE7" w:rsidRDefault="00000000">
          <w:pPr>
            <w:pStyle w:val="Spistreci2"/>
            <w:tabs>
              <w:tab w:val="left" w:pos="880"/>
              <w:tab w:val="right" w:leader="dot" w:pos="9062"/>
            </w:tabs>
            <w:rPr>
              <w:del w:id="144" w:author="Jarema Piekutowski" w:date="2022-09-08T08:47:00Z"/>
              <w:rFonts w:eastAsiaTheme="minorEastAsia"/>
              <w:noProof/>
              <w:sz w:val="22"/>
              <w:szCs w:val="22"/>
              <w:lang w:val="es-ES" w:eastAsia="es-ES"/>
            </w:rPr>
          </w:pPr>
          <w:del w:id="145" w:author="Jarema Piekutowski" w:date="2022-09-08T08:47:00Z">
            <w:r w:rsidDel="00AC4AE7">
              <w:fldChar w:fldCharType="begin"/>
            </w:r>
            <w:r w:rsidDel="00AC4AE7">
              <w:delInstrText xml:space="preserve"> HYPERLINK \l "_Toc112688968" </w:delInstrText>
            </w:r>
            <w:r w:rsidDel="00AC4AE7">
              <w:fldChar w:fldCharType="separate"/>
            </w:r>
            <w:r w:rsidR="002A1DEF" w:rsidRPr="00D67788" w:rsidDel="00AC4AE7">
              <w:rPr>
                <w:rStyle w:val="Hipercze"/>
                <w:noProof/>
              </w:rPr>
              <w:delText>3.9</w:delText>
            </w:r>
            <w:r w:rsidR="002A1DEF" w:rsidDel="00AC4AE7">
              <w:rPr>
                <w:rFonts w:eastAsiaTheme="minorEastAsia"/>
                <w:noProof/>
                <w:sz w:val="22"/>
                <w:szCs w:val="22"/>
                <w:lang w:val="es-ES" w:eastAsia="es-ES"/>
              </w:rPr>
              <w:tab/>
            </w:r>
            <w:r w:rsidR="002A1DEF" w:rsidRPr="00D67788" w:rsidDel="00AC4AE7">
              <w:rPr>
                <w:rStyle w:val="Hipercze"/>
                <w:noProof/>
              </w:rPr>
              <w:delText>Prognoza osiągnięcia Ram Wykonania dla OP III Ponadregionalna infrastruktura kolejowa</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_Toc112688968 \h </w:delInstrText>
            </w:r>
            <w:r w:rsidR="002A1DEF" w:rsidDel="00AC4AE7">
              <w:rPr>
                <w:noProof/>
                <w:webHidden/>
              </w:rPr>
            </w:r>
            <w:r w:rsidR="002A1DEF" w:rsidDel="00AC4AE7">
              <w:rPr>
                <w:noProof/>
                <w:webHidden/>
              </w:rPr>
              <w:fldChar w:fldCharType="separate"/>
            </w:r>
            <w:r w:rsidR="002A1DEF" w:rsidDel="00AC4AE7">
              <w:rPr>
                <w:noProof/>
                <w:webHidden/>
              </w:rPr>
              <w:delText>47</w:delText>
            </w:r>
            <w:r w:rsidR="002A1DEF" w:rsidDel="00AC4AE7">
              <w:rPr>
                <w:noProof/>
                <w:webHidden/>
              </w:rPr>
              <w:fldChar w:fldCharType="end"/>
            </w:r>
            <w:r w:rsidDel="00AC4AE7">
              <w:rPr>
                <w:noProof/>
              </w:rPr>
              <w:fldChar w:fldCharType="end"/>
            </w:r>
          </w:del>
        </w:p>
        <w:p w14:paraId="70C2E19A" w14:textId="2C0A4AF0" w:rsidR="002A1DEF" w:rsidDel="00AC4AE7" w:rsidRDefault="00000000">
          <w:pPr>
            <w:pStyle w:val="Spistreci1"/>
            <w:tabs>
              <w:tab w:val="left" w:pos="440"/>
              <w:tab w:val="right" w:leader="dot" w:pos="9062"/>
            </w:tabs>
            <w:rPr>
              <w:del w:id="146" w:author="Jarema Piekutowski" w:date="2022-09-08T08:47:00Z"/>
              <w:rFonts w:eastAsiaTheme="minorEastAsia"/>
              <w:noProof/>
              <w:sz w:val="22"/>
              <w:szCs w:val="22"/>
              <w:lang w:val="es-ES" w:eastAsia="es-ES"/>
            </w:rPr>
          </w:pPr>
          <w:del w:id="147" w:author="Jarema Piekutowski" w:date="2022-09-08T08:47:00Z">
            <w:r w:rsidDel="00AC4AE7">
              <w:fldChar w:fldCharType="begin"/>
            </w:r>
            <w:r w:rsidDel="00AC4AE7">
              <w:delInstrText xml:space="preserve"> HYPERLINK \l "_Toc112688969" </w:delInstrText>
            </w:r>
            <w:r w:rsidDel="00AC4AE7">
              <w:fldChar w:fldCharType="separate"/>
            </w:r>
            <w:r w:rsidR="002A1DEF" w:rsidRPr="00D67788" w:rsidDel="00AC4AE7">
              <w:rPr>
                <w:rStyle w:val="Hipercze"/>
                <w:noProof/>
              </w:rPr>
              <w:delText>4</w:delText>
            </w:r>
            <w:r w:rsidR="002A1DEF" w:rsidDel="00AC4AE7">
              <w:rPr>
                <w:rFonts w:eastAsiaTheme="minorEastAsia"/>
                <w:noProof/>
                <w:sz w:val="22"/>
                <w:szCs w:val="22"/>
                <w:lang w:val="es-ES" w:eastAsia="es-ES"/>
              </w:rPr>
              <w:tab/>
            </w:r>
            <w:r w:rsidR="002A1DEF" w:rsidRPr="00D67788" w:rsidDel="00AC4AE7">
              <w:rPr>
                <w:rStyle w:val="Hipercze"/>
                <w:noProof/>
              </w:rPr>
              <w:delText>Wstępne hipotezy badawcze</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_Toc112688969 \h </w:delInstrText>
            </w:r>
            <w:r w:rsidR="002A1DEF" w:rsidDel="00AC4AE7">
              <w:rPr>
                <w:noProof/>
                <w:webHidden/>
              </w:rPr>
            </w:r>
            <w:r w:rsidR="002A1DEF" w:rsidDel="00AC4AE7">
              <w:rPr>
                <w:noProof/>
                <w:webHidden/>
              </w:rPr>
              <w:fldChar w:fldCharType="separate"/>
            </w:r>
            <w:r w:rsidR="002A1DEF" w:rsidDel="00AC4AE7">
              <w:rPr>
                <w:noProof/>
                <w:webHidden/>
              </w:rPr>
              <w:delText>48</w:delText>
            </w:r>
            <w:r w:rsidR="002A1DEF" w:rsidDel="00AC4AE7">
              <w:rPr>
                <w:noProof/>
                <w:webHidden/>
              </w:rPr>
              <w:fldChar w:fldCharType="end"/>
            </w:r>
            <w:r w:rsidDel="00AC4AE7">
              <w:rPr>
                <w:noProof/>
              </w:rPr>
              <w:fldChar w:fldCharType="end"/>
            </w:r>
          </w:del>
        </w:p>
        <w:p w14:paraId="7F55B9E3" w14:textId="264EB5F4" w:rsidR="002A1DEF" w:rsidDel="00AC4AE7" w:rsidRDefault="00000000">
          <w:pPr>
            <w:pStyle w:val="Spistreci1"/>
            <w:tabs>
              <w:tab w:val="left" w:pos="440"/>
              <w:tab w:val="right" w:leader="dot" w:pos="9062"/>
            </w:tabs>
            <w:rPr>
              <w:del w:id="148" w:author="Jarema Piekutowski" w:date="2022-09-08T08:47:00Z"/>
              <w:rFonts w:eastAsiaTheme="minorEastAsia"/>
              <w:noProof/>
              <w:sz w:val="22"/>
              <w:szCs w:val="22"/>
              <w:lang w:val="es-ES" w:eastAsia="es-ES"/>
            </w:rPr>
          </w:pPr>
          <w:del w:id="149" w:author="Jarema Piekutowski" w:date="2022-09-08T08:47:00Z">
            <w:r w:rsidDel="00AC4AE7">
              <w:fldChar w:fldCharType="begin"/>
            </w:r>
            <w:r w:rsidDel="00AC4AE7">
              <w:delInstrText xml:space="preserve"> HYPERLINK \l "_Toc112688970" </w:delInstrText>
            </w:r>
            <w:r w:rsidDel="00AC4AE7">
              <w:fldChar w:fldCharType="separate"/>
            </w:r>
            <w:r w:rsidR="002A1DEF" w:rsidRPr="00D67788" w:rsidDel="00AC4AE7">
              <w:rPr>
                <w:rStyle w:val="Hipercze"/>
                <w:noProof/>
              </w:rPr>
              <w:delText>5</w:delText>
            </w:r>
            <w:r w:rsidR="002A1DEF" w:rsidDel="00AC4AE7">
              <w:rPr>
                <w:rFonts w:eastAsiaTheme="minorEastAsia"/>
                <w:noProof/>
                <w:sz w:val="22"/>
                <w:szCs w:val="22"/>
                <w:lang w:val="es-ES" w:eastAsia="es-ES"/>
              </w:rPr>
              <w:tab/>
            </w:r>
            <w:r w:rsidR="002A1DEF" w:rsidRPr="00D67788" w:rsidDel="00AC4AE7">
              <w:rPr>
                <w:rStyle w:val="Hipercze"/>
                <w:noProof/>
              </w:rPr>
              <w:delText>Uszczegółowienie metod badawczych</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_Toc112688970 \h </w:delInstrText>
            </w:r>
            <w:r w:rsidR="002A1DEF" w:rsidDel="00AC4AE7">
              <w:rPr>
                <w:noProof/>
                <w:webHidden/>
              </w:rPr>
            </w:r>
            <w:r w:rsidR="002A1DEF" w:rsidDel="00AC4AE7">
              <w:rPr>
                <w:noProof/>
                <w:webHidden/>
              </w:rPr>
              <w:fldChar w:fldCharType="separate"/>
            </w:r>
            <w:r w:rsidR="002A1DEF" w:rsidDel="00AC4AE7">
              <w:rPr>
                <w:noProof/>
                <w:webHidden/>
              </w:rPr>
              <w:delText>54</w:delText>
            </w:r>
            <w:r w:rsidR="002A1DEF" w:rsidDel="00AC4AE7">
              <w:rPr>
                <w:noProof/>
                <w:webHidden/>
              </w:rPr>
              <w:fldChar w:fldCharType="end"/>
            </w:r>
            <w:r w:rsidDel="00AC4AE7">
              <w:rPr>
                <w:noProof/>
              </w:rPr>
              <w:fldChar w:fldCharType="end"/>
            </w:r>
          </w:del>
        </w:p>
        <w:p w14:paraId="16C944C2" w14:textId="7809A2A2" w:rsidR="002A1DEF" w:rsidDel="00AC4AE7" w:rsidRDefault="00000000">
          <w:pPr>
            <w:pStyle w:val="Spistreci2"/>
            <w:tabs>
              <w:tab w:val="left" w:pos="880"/>
              <w:tab w:val="right" w:leader="dot" w:pos="9062"/>
            </w:tabs>
            <w:rPr>
              <w:del w:id="150" w:author="Jarema Piekutowski" w:date="2022-09-08T08:47:00Z"/>
              <w:rFonts w:eastAsiaTheme="minorEastAsia"/>
              <w:noProof/>
              <w:sz w:val="22"/>
              <w:szCs w:val="22"/>
              <w:lang w:val="es-ES" w:eastAsia="es-ES"/>
            </w:rPr>
          </w:pPr>
          <w:del w:id="151" w:author="Jarema Piekutowski" w:date="2022-09-08T08:47:00Z">
            <w:r w:rsidDel="00AC4AE7">
              <w:fldChar w:fldCharType="begin"/>
            </w:r>
            <w:r w:rsidDel="00AC4AE7">
              <w:delInstrText xml:space="preserve"> HYPERLINK \l "_Toc112688971" </w:delInstrText>
            </w:r>
            <w:r w:rsidDel="00AC4AE7">
              <w:fldChar w:fldCharType="separate"/>
            </w:r>
            <w:r w:rsidR="002A1DEF" w:rsidRPr="00D67788" w:rsidDel="00AC4AE7">
              <w:rPr>
                <w:rStyle w:val="Hipercze"/>
                <w:noProof/>
              </w:rPr>
              <w:delText>5.1</w:delText>
            </w:r>
            <w:r w:rsidR="002A1DEF" w:rsidDel="00AC4AE7">
              <w:rPr>
                <w:rFonts w:eastAsiaTheme="minorEastAsia"/>
                <w:noProof/>
                <w:sz w:val="22"/>
                <w:szCs w:val="22"/>
                <w:lang w:val="es-ES" w:eastAsia="es-ES"/>
              </w:rPr>
              <w:tab/>
            </w:r>
            <w:r w:rsidR="002A1DEF" w:rsidRPr="00D67788" w:rsidDel="00AC4AE7">
              <w:rPr>
                <w:rStyle w:val="Hipercze"/>
                <w:noProof/>
              </w:rPr>
              <w:delText>Ewaluacja Oparta na Teorii (Theory Based Evaluation - TBE)</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_Toc112688971 \h </w:delInstrText>
            </w:r>
            <w:r w:rsidR="002A1DEF" w:rsidDel="00AC4AE7">
              <w:rPr>
                <w:noProof/>
                <w:webHidden/>
              </w:rPr>
            </w:r>
            <w:r w:rsidR="002A1DEF" w:rsidDel="00AC4AE7">
              <w:rPr>
                <w:noProof/>
                <w:webHidden/>
              </w:rPr>
              <w:fldChar w:fldCharType="separate"/>
            </w:r>
            <w:r w:rsidR="002A1DEF" w:rsidDel="00AC4AE7">
              <w:rPr>
                <w:noProof/>
                <w:webHidden/>
              </w:rPr>
              <w:delText>54</w:delText>
            </w:r>
            <w:r w:rsidR="002A1DEF" w:rsidDel="00AC4AE7">
              <w:rPr>
                <w:noProof/>
                <w:webHidden/>
              </w:rPr>
              <w:fldChar w:fldCharType="end"/>
            </w:r>
            <w:r w:rsidDel="00AC4AE7">
              <w:rPr>
                <w:noProof/>
              </w:rPr>
              <w:fldChar w:fldCharType="end"/>
            </w:r>
          </w:del>
        </w:p>
        <w:p w14:paraId="425F93BA" w14:textId="2899AA98" w:rsidR="002A1DEF" w:rsidDel="00AC4AE7" w:rsidRDefault="00000000">
          <w:pPr>
            <w:pStyle w:val="Spistreci2"/>
            <w:tabs>
              <w:tab w:val="left" w:pos="880"/>
              <w:tab w:val="right" w:leader="dot" w:pos="9062"/>
            </w:tabs>
            <w:rPr>
              <w:del w:id="152" w:author="Jarema Piekutowski" w:date="2022-09-08T08:47:00Z"/>
              <w:rFonts w:eastAsiaTheme="minorEastAsia"/>
              <w:noProof/>
              <w:sz w:val="22"/>
              <w:szCs w:val="22"/>
              <w:lang w:val="es-ES" w:eastAsia="es-ES"/>
            </w:rPr>
          </w:pPr>
          <w:del w:id="153" w:author="Jarema Piekutowski" w:date="2022-09-08T08:47:00Z">
            <w:r w:rsidDel="00AC4AE7">
              <w:fldChar w:fldCharType="begin"/>
            </w:r>
            <w:r w:rsidDel="00AC4AE7">
              <w:delInstrText xml:space="preserve"> HYPERLINK \l "_Toc112688972" </w:delInstrText>
            </w:r>
            <w:r w:rsidDel="00AC4AE7">
              <w:fldChar w:fldCharType="separate"/>
            </w:r>
            <w:r w:rsidR="002A1DEF" w:rsidRPr="00D67788" w:rsidDel="00AC4AE7">
              <w:rPr>
                <w:rStyle w:val="Hipercze"/>
                <w:noProof/>
              </w:rPr>
              <w:delText>5.2</w:delText>
            </w:r>
            <w:r w:rsidR="002A1DEF" w:rsidDel="00AC4AE7">
              <w:rPr>
                <w:rFonts w:eastAsiaTheme="minorEastAsia"/>
                <w:noProof/>
                <w:sz w:val="22"/>
                <w:szCs w:val="22"/>
                <w:lang w:val="es-ES" w:eastAsia="es-ES"/>
              </w:rPr>
              <w:tab/>
            </w:r>
            <w:r w:rsidR="002A1DEF" w:rsidRPr="00D67788" w:rsidDel="00AC4AE7">
              <w:rPr>
                <w:rStyle w:val="Hipercze"/>
                <w:noProof/>
              </w:rPr>
              <w:delText>Analiza danych zastanych</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_Toc112688972 \h </w:delInstrText>
            </w:r>
            <w:r w:rsidR="002A1DEF" w:rsidDel="00AC4AE7">
              <w:rPr>
                <w:noProof/>
                <w:webHidden/>
              </w:rPr>
            </w:r>
            <w:r w:rsidR="002A1DEF" w:rsidDel="00AC4AE7">
              <w:rPr>
                <w:noProof/>
                <w:webHidden/>
              </w:rPr>
              <w:fldChar w:fldCharType="separate"/>
            </w:r>
            <w:r w:rsidR="002A1DEF" w:rsidDel="00AC4AE7">
              <w:rPr>
                <w:noProof/>
                <w:webHidden/>
              </w:rPr>
              <w:delText>58</w:delText>
            </w:r>
            <w:r w:rsidR="002A1DEF" w:rsidDel="00AC4AE7">
              <w:rPr>
                <w:noProof/>
                <w:webHidden/>
              </w:rPr>
              <w:fldChar w:fldCharType="end"/>
            </w:r>
            <w:r w:rsidDel="00AC4AE7">
              <w:rPr>
                <w:noProof/>
              </w:rPr>
              <w:fldChar w:fldCharType="end"/>
            </w:r>
          </w:del>
        </w:p>
        <w:p w14:paraId="67B32AD3" w14:textId="2EF185AF" w:rsidR="002A1DEF" w:rsidDel="00AC4AE7" w:rsidRDefault="00000000">
          <w:pPr>
            <w:pStyle w:val="Spistreci2"/>
            <w:tabs>
              <w:tab w:val="left" w:pos="880"/>
              <w:tab w:val="right" w:leader="dot" w:pos="9062"/>
            </w:tabs>
            <w:rPr>
              <w:del w:id="154" w:author="Jarema Piekutowski" w:date="2022-09-08T08:47:00Z"/>
              <w:rFonts w:eastAsiaTheme="minorEastAsia"/>
              <w:noProof/>
              <w:sz w:val="22"/>
              <w:szCs w:val="22"/>
              <w:lang w:val="es-ES" w:eastAsia="es-ES"/>
            </w:rPr>
          </w:pPr>
          <w:del w:id="155" w:author="Jarema Piekutowski" w:date="2022-09-08T08:47:00Z">
            <w:r w:rsidDel="00AC4AE7">
              <w:fldChar w:fldCharType="begin"/>
            </w:r>
            <w:r w:rsidDel="00AC4AE7">
              <w:delInstrText xml:space="preserve"> HYPERLINK \l "_Toc112688973" </w:delInstrText>
            </w:r>
            <w:r w:rsidDel="00AC4AE7">
              <w:fldChar w:fldCharType="separate"/>
            </w:r>
            <w:r w:rsidR="002A1DEF" w:rsidRPr="00D67788" w:rsidDel="00AC4AE7">
              <w:rPr>
                <w:rStyle w:val="Hipercze"/>
                <w:noProof/>
              </w:rPr>
              <w:delText>5.3</w:delText>
            </w:r>
            <w:r w:rsidR="002A1DEF" w:rsidDel="00AC4AE7">
              <w:rPr>
                <w:rFonts w:eastAsiaTheme="minorEastAsia"/>
                <w:noProof/>
                <w:sz w:val="22"/>
                <w:szCs w:val="22"/>
                <w:lang w:val="es-ES" w:eastAsia="es-ES"/>
              </w:rPr>
              <w:tab/>
            </w:r>
            <w:r w:rsidR="002A1DEF" w:rsidRPr="00D67788" w:rsidDel="00AC4AE7">
              <w:rPr>
                <w:rStyle w:val="Hipercze"/>
                <w:noProof/>
              </w:rPr>
              <w:delText>Badanie jakościowe z przedstawicielami instytucji POPW i beneficjentami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_Toc112688973 \h </w:delInstrText>
            </w:r>
            <w:r w:rsidR="002A1DEF" w:rsidDel="00AC4AE7">
              <w:rPr>
                <w:noProof/>
                <w:webHidden/>
              </w:rPr>
            </w:r>
            <w:r w:rsidR="002A1DEF" w:rsidDel="00AC4AE7">
              <w:rPr>
                <w:noProof/>
                <w:webHidden/>
              </w:rPr>
              <w:fldChar w:fldCharType="separate"/>
            </w:r>
            <w:r w:rsidR="002A1DEF" w:rsidDel="00AC4AE7">
              <w:rPr>
                <w:noProof/>
                <w:webHidden/>
              </w:rPr>
              <w:delText>64</w:delText>
            </w:r>
            <w:r w:rsidR="002A1DEF" w:rsidDel="00AC4AE7">
              <w:rPr>
                <w:noProof/>
                <w:webHidden/>
              </w:rPr>
              <w:fldChar w:fldCharType="end"/>
            </w:r>
            <w:r w:rsidDel="00AC4AE7">
              <w:rPr>
                <w:noProof/>
              </w:rPr>
              <w:fldChar w:fldCharType="end"/>
            </w:r>
          </w:del>
        </w:p>
        <w:p w14:paraId="5F7EBBD7" w14:textId="6A2E4F19" w:rsidR="002A1DEF" w:rsidDel="00AC4AE7" w:rsidRDefault="00000000">
          <w:pPr>
            <w:pStyle w:val="Spistreci3"/>
            <w:tabs>
              <w:tab w:val="left" w:pos="1320"/>
              <w:tab w:val="right" w:leader="dot" w:pos="9062"/>
            </w:tabs>
            <w:rPr>
              <w:del w:id="156" w:author="Jarema Piekutowski" w:date="2022-09-08T08:47:00Z"/>
              <w:rFonts w:eastAsiaTheme="minorEastAsia"/>
              <w:noProof/>
              <w:sz w:val="22"/>
              <w:szCs w:val="22"/>
              <w:lang w:val="es-ES" w:eastAsia="es-ES"/>
            </w:rPr>
          </w:pPr>
          <w:del w:id="157" w:author="Jarema Piekutowski" w:date="2022-09-08T08:47:00Z">
            <w:r w:rsidDel="00AC4AE7">
              <w:fldChar w:fldCharType="begin"/>
            </w:r>
            <w:r w:rsidDel="00AC4AE7">
              <w:delInstrText xml:space="preserve"> HYPERLINK \l "_Toc112688974" </w:delInstrText>
            </w:r>
            <w:r w:rsidDel="00AC4AE7">
              <w:fldChar w:fldCharType="separate"/>
            </w:r>
            <w:r w:rsidR="002A1DEF" w:rsidRPr="00D67788" w:rsidDel="00AC4AE7">
              <w:rPr>
                <w:rStyle w:val="Hipercze"/>
                <w:noProof/>
              </w:rPr>
              <w:delText>5.3.1</w:delText>
            </w:r>
            <w:r w:rsidR="002A1DEF" w:rsidDel="00AC4AE7">
              <w:rPr>
                <w:rFonts w:eastAsiaTheme="minorEastAsia"/>
                <w:noProof/>
                <w:sz w:val="22"/>
                <w:szCs w:val="22"/>
                <w:lang w:val="es-ES" w:eastAsia="es-ES"/>
              </w:rPr>
              <w:tab/>
            </w:r>
            <w:r w:rsidR="002A1DEF" w:rsidRPr="00D67788" w:rsidDel="00AC4AE7">
              <w:rPr>
                <w:rStyle w:val="Hipercze"/>
                <w:noProof/>
              </w:rPr>
              <w:delText>Wywiady pogłębione z IZ i IP</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_Toc112688974 \h </w:delInstrText>
            </w:r>
            <w:r w:rsidR="002A1DEF" w:rsidDel="00AC4AE7">
              <w:rPr>
                <w:noProof/>
                <w:webHidden/>
              </w:rPr>
            </w:r>
            <w:r w:rsidR="002A1DEF" w:rsidDel="00AC4AE7">
              <w:rPr>
                <w:noProof/>
                <w:webHidden/>
              </w:rPr>
              <w:fldChar w:fldCharType="separate"/>
            </w:r>
            <w:r w:rsidR="002A1DEF" w:rsidDel="00AC4AE7">
              <w:rPr>
                <w:noProof/>
                <w:webHidden/>
              </w:rPr>
              <w:delText>64</w:delText>
            </w:r>
            <w:r w:rsidR="002A1DEF" w:rsidDel="00AC4AE7">
              <w:rPr>
                <w:noProof/>
                <w:webHidden/>
              </w:rPr>
              <w:fldChar w:fldCharType="end"/>
            </w:r>
            <w:r w:rsidDel="00AC4AE7">
              <w:rPr>
                <w:noProof/>
              </w:rPr>
              <w:fldChar w:fldCharType="end"/>
            </w:r>
          </w:del>
        </w:p>
        <w:p w14:paraId="1BF9031F" w14:textId="73B1976D" w:rsidR="002A1DEF" w:rsidDel="00AC4AE7" w:rsidRDefault="00000000">
          <w:pPr>
            <w:pStyle w:val="Spistreci3"/>
            <w:tabs>
              <w:tab w:val="left" w:pos="1320"/>
              <w:tab w:val="right" w:leader="dot" w:pos="9062"/>
            </w:tabs>
            <w:rPr>
              <w:del w:id="158" w:author="Jarema Piekutowski" w:date="2022-09-08T08:47:00Z"/>
              <w:rFonts w:eastAsiaTheme="minorEastAsia"/>
              <w:noProof/>
              <w:sz w:val="22"/>
              <w:szCs w:val="22"/>
              <w:lang w:val="es-ES" w:eastAsia="es-ES"/>
            </w:rPr>
          </w:pPr>
          <w:del w:id="159" w:author="Jarema Piekutowski" w:date="2022-09-08T08:47:00Z">
            <w:r w:rsidDel="00AC4AE7">
              <w:fldChar w:fldCharType="begin"/>
            </w:r>
            <w:r w:rsidDel="00AC4AE7">
              <w:delInstrText xml:space="preserve"> HYPERLINK \l "_Toc112688975" </w:delInstrText>
            </w:r>
            <w:r w:rsidDel="00AC4AE7">
              <w:fldChar w:fldCharType="separate"/>
            </w:r>
            <w:r w:rsidR="002A1DEF" w:rsidRPr="00D67788" w:rsidDel="00AC4AE7">
              <w:rPr>
                <w:rStyle w:val="Hipercze"/>
                <w:noProof/>
              </w:rPr>
              <w:delText>5.3.2</w:delText>
            </w:r>
            <w:r w:rsidR="002A1DEF" w:rsidDel="00AC4AE7">
              <w:rPr>
                <w:rFonts w:eastAsiaTheme="minorEastAsia"/>
                <w:noProof/>
                <w:sz w:val="22"/>
                <w:szCs w:val="22"/>
                <w:lang w:val="es-ES" w:eastAsia="es-ES"/>
              </w:rPr>
              <w:tab/>
            </w:r>
            <w:r w:rsidR="002A1DEF" w:rsidRPr="00D67788" w:rsidDel="00AC4AE7">
              <w:rPr>
                <w:rStyle w:val="Hipercze"/>
                <w:noProof/>
              </w:rPr>
              <w:delText>Wywiady pogłębione z beneficjentami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_Toc112688975 \h </w:delInstrText>
            </w:r>
            <w:r w:rsidR="002A1DEF" w:rsidDel="00AC4AE7">
              <w:rPr>
                <w:noProof/>
                <w:webHidden/>
              </w:rPr>
            </w:r>
            <w:r w:rsidR="002A1DEF" w:rsidDel="00AC4AE7">
              <w:rPr>
                <w:noProof/>
                <w:webHidden/>
              </w:rPr>
              <w:fldChar w:fldCharType="separate"/>
            </w:r>
            <w:r w:rsidR="002A1DEF" w:rsidDel="00AC4AE7">
              <w:rPr>
                <w:noProof/>
                <w:webHidden/>
              </w:rPr>
              <w:delText>67</w:delText>
            </w:r>
            <w:r w:rsidR="002A1DEF" w:rsidDel="00AC4AE7">
              <w:rPr>
                <w:noProof/>
                <w:webHidden/>
              </w:rPr>
              <w:fldChar w:fldCharType="end"/>
            </w:r>
            <w:r w:rsidDel="00AC4AE7">
              <w:rPr>
                <w:noProof/>
              </w:rPr>
              <w:fldChar w:fldCharType="end"/>
            </w:r>
          </w:del>
        </w:p>
        <w:p w14:paraId="3AF971D6" w14:textId="769742C1" w:rsidR="002A1DEF" w:rsidDel="00AC4AE7" w:rsidRDefault="00000000">
          <w:pPr>
            <w:pStyle w:val="Spistreci2"/>
            <w:tabs>
              <w:tab w:val="left" w:pos="880"/>
              <w:tab w:val="right" w:leader="dot" w:pos="9062"/>
            </w:tabs>
            <w:rPr>
              <w:del w:id="160" w:author="Jarema Piekutowski" w:date="2022-09-08T08:47:00Z"/>
              <w:rFonts w:eastAsiaTheme="minorEastAsia"/>
              <w:noProof/>
              <w:sz w:val="22"/>
              <w:szCs w:val="22"/>
              <w:lang w:val="es-ES" w:eastAsia="es-ES"/>
            </w:rPr>
          </w:pPr>
          <w:del w:id="161" w:author="Jarema Piekutowski" w:date="2022-09-08T08:47:00Z">
            <w:r w:rsidDel="00AC4AE7">
              <w:fldChar w:fldCharType="begin"/>
            </w:r>
            <w:r w:rsidDel="00AC4AE7">
              <w:delInstrText xml:space="preserve"> HYPERLINK \l "_Toc112688976" </w:delInstrText>
            </w:r>
            <w:r w:rsidDel="00AC4AE7">
              <w:fldChar w:fldCharType="separate"/>
            </w:r>
            <w:r w:rsidR="002A1DEF" w:rsidRPr="00D67788" w:rsidDel="00AC4AE7">
              <w:rPr>
                <w:rStyle w:val="Hipercze"/>
                <w:noProof/>
              </w:rPr>
              <w:delText>5.4</w:delText>
            </w:r>
            <w:r w:rsidR="002A1DEF" w:rsidDel="00AC4AE7">
              <w:rPr>
                <w:rFonts w:eastAsiaTheme="minorEastAsia"/>
                <w:noProof/>
                <w:sz w:val="22"/>
                <w:szCs w:val="22"/>
                <w:lang w:val="es-ES" w:eastAsia="es-ES"/>
              </w:rPr>
              <w:tab/>
            </w:r>
            <w:r w:rsidR="002A1DEF" w:rsidRPr="00D67788" w:rsidDel="00AC4AE7">
              <w:rPr>
                <w:rStyle w:val="Hipercze"/>
                <w:noProof/>
              </w:rPr>
              <w:delText>Badanie ilościowe z beneficjentami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_Toc112688976 \h </w:delInstrText>
            </w:r>
            <w:r w:rsidR="002A1DEF" w:rsidDel="00AC4AE7">
              <w:rPr>
                <w:noProof/>
                <w:webHidden/>
              </w:rPr>
            </w:r>
            <w:r w:rsidR="002A1DEF" w:rsidDel="00AC4AE7">
              <w:rPr>
                <w:noProof/>
                <w:webHidden/>
              </w:rPr>
              <w:fldChar w:fldCharType="separate"/>
            </w:r>
            <w:r w:rsidR="002A1DEF" w:rsidDel="00AC4AE7">
              <w:rPr>
                <w:noProof/>
                <w:webHidden/>
              </w:rPr>
              <w:delText>71</w:delText>
            </w:r>
            <w:r w:rsidR="002A1DEF" w:rsidDel="00AC4AE7">
              <w:rPr>
                <w:noProof/>
                <w:webHidden/>
              </w:rPr>
              <w:fldChar w:fldCharType="end"/>
            </w:r>
            <w:r w:rsidDel="00AC4AE7">
              <w:rPr>
                <w:noProof/>
              </w:rPr>
              <w:fldChar w:fldCharType="end"/>
            </w:r>
          </w:del>
        </w:p>
        <w:p w14:paraId="0E90F3B7" w14:textId="1FDC111D" w:rsidR="002A1DEF" w:rsidDel="00AC4AE7" w:rsidRDefault="00000000">
          <w:pPr>
            <w:pStyle w:val="Spistreci2"/>
            <w:tabs>
              <w:tab w:val="left" w:pos="880"/>
              <w:tab w:val="right" w:leader="dot" w:pos="9062"/>
            </w:tabs>
            <w:rPr>
              <w:del w:id="162" w:author="Jarema Piekutowski" w:date="2022-09-08T08:47:00Z"/>
              <w:rFonts w:eastAsiaTheme="minorEastAsia"/>
              <w:noProof/>
              <w:sz w:val="22"/>
              <w:szCs w:val="22"/>
              <w:lang w:val="es-ES" w:eastAsia="es-ES"/>
            </w:rPr>
          </w:pPr>
          <w:del w:id="163" w:author="Jarema Piekutowski" w:date="2022-09-08T08:47:00Z">
            <w:r w:rsidDel="00AC4AE7">
              <w:fldChar w:fldCharType="begin"/>
            </w:r>
            <w:r w:rsidDel="00AC4AE7">
              <w:delInstrText xml:space="preserve"> HYPERLINK \l "_Toc112688977" </w:delInstrText>
            </w:r>
            <w:r w:rsidDel="00AC4AE7">
              <w:fldChar w:fldCharType="separate"/>
            </w:r>
            <w:r w:rsidR="002A1DEF" w:rsidRPr="00D67788" w:rsidDel="00AC4AE7">
              <w:rPr>
                <w:rStyle w:val="Hipercze"/>
                <w:rFonts w:eastAsia="Times New Roman"/>
                <w:noProof/>
                <w:lang w:eastAsia="pl-PL"/>
              </w:rPr>
              <w:delText>5.5</w:delText>
            </w:r>
            <w:r w:rsidR="002A1DEF" w:rsidDel="00AC4AE7">
              <w:rPr>
                <w:rFonts w:eastAsiaTheme="minorEastAsia"/>
                <w:noProof/>
                <w:sz w:val="22"/>
                <w:szCs w:val="22"/>
                <w:lang w:val="es-ES" w:eastAsia="es-ES"/>
              </w:rPr>
              <w:tab/>
            </w:r>
            <w:r w:rsidR="002A1DEF" w:rsidRPr="00D67788" w:rsidDel="00AC4AE7">
              <w:rPr>
                <w:rStyle w:val="Hipercze"/>
                <w:rFonts w:eastAsia="Times New Roman"/>
                <w:noProof/>
                <w:lang w:eastAsia="pl-PL"/>
              </w:rPr>
              <w:delText>Analizy statystyczne i ekonometryczne</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_Toc112688977 \h </w:delInstrText>
            </w:r>
            <w:r w:rsidR="002A1DEF" w:rsidDel="00AC4AE7">
              <w:rPr>
                <w:noProof/>
                <w:webHidden/>
              </w:rPr>
            </w:r>
            <w:r w:rsidR="002A1DEF" w:rsidDel="00AC4AE7">
              <w:rPr>
                <w:noProof/>
                <w:webHidden/>
              </w:rPr>
              <w:fldChar w:fldCharType="separate"/>
            </w:r>
            <w:r w:rsidR="002A1DEF" w:rsidDel="00AC4AE7">
              <w:rPr>
                <w:noProof/>
                <w:webHidden/>
              </w:rPr>
              <w:delText>77</w:delText>
            </w:r>
            <w:r w:rsidR="002A1DEF" w:rsidDel="00AC4AE7">
              <w:rPr>
                <w:noProof/>
                <w:webHidden/>
              </w:rPr>
              <w:fldChar w:fldCharType="end"/>
            </w:r>
            <w:r w:rsidDel="00AC4AE7">
              <w:rPr>
                <w:noProof/>
              </w:rPr>
              <w:fldChar w:fldCharType="end"/>
            </w:r>
          </w:del>
        </w:p>
        <w:p w14:paraId="69E26634" w14:textId="5EFE9626" w:rsidR="002A1DEF" w:rsidDel="00AC4AE7" w:rsidRDefault="00000000">
          <w:pPr>
            <w:pStyle w:val="Spistreci2"/>
            <w:tabs>
              <w:tab w:val="left" w:pos="880"/>
              <w:tab w:val="right" w:leader="dot" w:pos="9062"/>
            </w:tabs>
            <w:rPr>
              <w:del w:id="164" w:author="Jarema Piekutowski" w:date="2022-09-08T08:47:00Z"/>
              <w:rFonts w:eastAsiaTheme="minorEastAsia"/>
              <w:noProof/>
              <w:sz w:val="22"/>
              <w:szCs w:val="22"/>
              <w:lang w:val="es-ES" w:eastAsia="es-ES"/>
            </w:rPr>
          </w:pPr>
          <w:del w:id="165" w:author="Jarema Piekutowski" w:date="2022-09-08T08:47:00Z">
            <w:r w:rsidDel="00AC4AE7">
              <w:fldChar w:fldCharType="begin"/>
            </w:r>
            <w:r w:rsidDel="00AC4AE7">
              <w:delInstrText xml:space="preserve"> HYPERLINK \l "_Toc112688978" </w:delInstrText>
            </w:r>
            <w:r w:rsidDel="00AC4AE7">
              <w:fldChar w:fldCharType="separate"/>
            </w:r>
            <w:r w:rsidR="002A1DEF" w:rsidRPr="00D67788" w:rsidDel="00AC4AE7">
              <w:rPr>
                <w:rStyle w:val="Hipercze"/>
                <w:noProof/>
              </w:rPr>
              <w:delText>5.6</w:delText>
            </w:r>
            <w:r w:rsidR="002A1DEF" w:rsidDel="00AC4AE7">
              <w:rPr>
                <w:rFonts w:eastAsiaTheme="minorEastAsia"/>
                <w:noProof/>
                <w:sz w:val="22"/>
                <w:szCs w:val="22"/>
                <w:lang w:val="es-ES" w:eastAsia="es-ES"/>
              </w:rPr>
              <w:tab/>
            </w:r>
            <w:r w:rsidR="002A1DEF" w:rsidRPr="00D67788" w:rsidDel="00AC4AE7">
              <w:rPr>
                <w:rStyle w:val="Hipercze"/>
                <w:noProof/>
              </w:rPr>
              <w:delText>Analizy porównawcze</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_Toc112688978 \h </w:delInstrText>
            </w:r>
            <w:r w:rsidR="002A1DEF" w:rsidDel="00AC4AE7">
              <w:rPr>
                <w:noProof/>
                <w:webHidden/>
              </w:rPr>
            </w:r>
            <w:r w:rsidR="002A1DEF" w:rsidDel="00AC4AE7">
              <w:rPr>
                <w:noProof/>
                <w:webHidden/>
              </w:rPr>
              <w:fldChar w:fldCharType="separate"/>
            </w:r>
            <w:r w:rsidR="002A1DEF" w:rsidDel="00AC4AE7">
              <w:rPr>
                <w:noProof/>
                <w:webHidden/>
              </w:rPr>
              <w:delText>78</w:delText>
            </w:r>
            <w:r w:rsidR="002A1DEF" w:rsidDel="00AC4AE7">
              <w:rPr>
                <w:noProof/>
                <w:webHidden/>
              </w:rPr>
              <w:fldChar w:fldCharType="end"/>
            </w:r>
            <w:r w:rsidDel="00AC4AE7">
              <w:rPr>
                <w:noProof/>
              </w:rPr>
              <w:fldChar w:fldCharType="end"/>
            </w:r>
          </w:del>
        </w:p>
        <w:p w14:paraId="2D77D7F8" w14:textId="450FC827" w:rsidR="002A1DEF" w:rsidDel="00AC4AE7" w:rsidRDefault="00000000">
          <w:pPr>
            <w:pStyle w:val="Spistreci2"/>
            <w:tabs>
              <w:tab w:val="left" w:pos="880"/>
              <w:tab w:val="right" w:leader="dot" w:pos="9062"/>
            </w:tabs>
            <w:rPr>
              <w:del w:id="166" w:author="Jarema Piekutowski" w:date="2022-09-08T08:47:00Z"/>
              <w:rFonts w:eastAsiaTheme="minorEastAsia"/>
              <w:noProof/>
              <w:sz w:val="22"/>
              <w:szCs w:val="22"/>
              <w:lang w:val="es-ES" w:eastAsia="es-ES"/>
            </w:rPr>
          </w:pPr>
          <w:del w:id="167" w:author="Jarema Piekutowski" w:date="2022-09-08T08:47:00Z">
            <w:r w:rsidDel="00AC4AE7">
              <w:fldChar w:fldCharType="begin"/>
            </w:r>
            <w:r w:rsidDel="00AC4AE7">
              <w:delInstrText xml:space="preserve"> HYPERLINK \l "_Toc112688979" </w:delInstrText>
            </w:r>
            <w:r w:rsidDel="00AC4AE7">
              <w:fldChar w:fldCharType="separate"/>
            </w:r>
            <w:r w:rsidR="002A1DEF" w:rsidRPr="00D67788" w:rsidDel="00AC4AE7">
              <w:rPr>
                <w:rStyle w:val="Hipercze"/>
                <w:noProof/>
              </w:rPr>
              <w:delText>5.7</w:delText>
            </w:r>
            <w:r w:rsidR="002A1DEF" w:rsidDel="00AC4AE7">
              <w:rPr>
                <w:rFonts w:eastAsiaTheme="minorEastAsia"/>
                <w:noProof/>
                <w:sz w:val="22"/>
                <w:szCs w:val="22"/>
                <w:lang w:val="es-ES" w:eastAsia="es-ES"/>
              </w:rPr>
              <w:tab/>
            </w:r>
            <w:r w:rsidR="002A1DEF" w:rsidRPr="00D67788" w:rsidDel="00AC4AE7">
              <w:rPr>
                <w:rStyle w:val="Hipercze"/>
                <w:noProof/>
              </w:rPr>
              <w:delText>Panele ekspertów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_Toc112688979 \h </w:delInstrText>
            </w:r>
            <w:r w:rsidR="002A1DEF" w:rsidDel="00AC4AE7">
              <w:rPr>
                <w:noProof/>
                <w:webHidden/>
              </w:rPr>
            </w:r>
            <w:r w:rsidR="002A1DEF" w:rsidDel="00AC4AE7">
              <w:rPr>
                <w:noProof/>
                <w:webHidden/>
              </w:rPr>
              <w:fldChar w:fldCharType="separate"/>
            </w:r>
            <w:r w:rsidR="002A1DEF" w:rsidDel="00AC4AE7">
              <w:rPr>
                <w:noProof/>
                <w:webHidden/>
              </w:rPr>
              <w:delText>80</w:delText>
            </w:r>
            <w:r w:rsidR="002A1DEF" w:rsidDel="00AC4AE7">
              <w:rPr>
                <w:noProof/>
                <w:webHidden/>
              </w:rPr>
              <w:fldChar w:fldCharType="end"/>
            </w:r>
            <w:r w:rsidDel="00AC4AE7">
              <w:rPr>
                <w:noProof/>
              </w:rPr>
              <w:fldChar w:fldCharType="end"/>
            </w:r>
          </w:del>
        </w:p>
        <w:p w14:paraId="69A52154" w14:textId="704E05B0" w:rsidR="002A1DEF" w:rsidDel="00AC4AE7" w:rsidRDefault="00000000">
          <w:pPr>
            <w:pStyle w:val="Spistreci1"/>
            <w:tabs>
              <w:tab w:val="left" w:pos="440"/>
              <w:tab w:val="right" w:leader="dot" w:pos="9062"/>
            </w:tabs>
            <w:rPr>
              <w:del w:id="168" w:author="Jarema Piekutowski" w:date="2022-09-08T08:47:00Z"/>
              <w:rFonts w:eastAsiaTheme="minorEastAsia"/>
              <w:noProof/>
              <w:sz w:val="22"/>
              <w:szCs w:val="22"/>
              <w:lang w:val="es-ES" w:eastAsia="es-ES"/>
            </w:rPr>
          </w:pPr>
          <w:del w:id="169" w:author="Jarema Piekutowski" w:date="2022-09-08T08:47:00Z">
            <w:r w:rsidDel="00AC4AE7">
              <w:fldChar w:fldCharType="begin"/>
            </w:r>
            <w:r w:rsidDel="00AC4AE7">
              <w:delInstrText xml:space="preserve"> HYPERLINK \l "_Toc112688980" </w:delInstrText>
            </w:r>
            <w:r w:rsidDel="00AC4AE7">
              <w:fldChar w:fldCharType="separate"/>
            </w:r>
            <w:r w:rsidR="002A1DEF" w:rsidRPr="00D67788" w:rsidDel="00AC4AE7">
              <w:rPr>
                <w:rStyle w:val="Hipercze"/>
                <w:noProof/>
              </w:rPr>
              <w:delText>6</w:delText>
            </w:r>
            <w:r w:rsidR="002A1DEF" w:rsidDel="00AC4AE7">
              <w:rPr>
                <w:rFonts w:eastAsiaTheme="minorEastAsia"/>
                <w:noProof/>
                <w:sz w:val="22"/>
                <w:szCs w:val="22"/>
                <w:lang w:val="es-ES" w:eastAsia="es-ES"/>
              </w:rPr>
              <w:tab/>
            </w:r>
            <w:r w:rsidR="002A1DEF" w:rsidRPr="00D67788" w:rsidDel="00AC4AE7">
              <w:rPr>
                <w:rStyle w:val="Hipercze"/>
                <w:noProof/>
              </w:rPr>
              <w:delText>Opis prac badawczych podejmowanych w poszczególnych obszarach badania</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_Toc112688980 \h </w:delInstrText>
            </w:r>
            <w:r w:rsidR="002A1DEF" w:rsidDel="00AC4AE7">
              <w:rPr>
                <w:noProof/>
                <w:webHidden/>
              </w:rPr>
            </w:r>
            <w:r w:rsidR="002A1DEF" w:rsidDel="00AC4AE7">
              <w:rPr>
                <w:noProof/>
                <w:webHidden/>
              </w:rPr>
              <w:fldChar w:fldCharType="separate"/>
            </w:r>
            <w:r w:rsidR="002A1DEF" w:rsidDel="00AC4AE7">
              <w:rPr>
                <w:noProof/>
                <w:webHidden/>
              </w:rPr>
              <w:delText>88</w:delText>
            </w:r>
            <w:r w:rsidR="002A1DEF" w:rsidDel="00AC4AE7">
              <w:rPr>
                <w:noProof/>
                <w:webHidden/>
              </w:rPr>
              <w:fldChar w:fldCharType="end"/>
            </w:r>
            <w:r w:rsidDel="00AC4AE7">
              <w:rPr>
                <w:noProof/>
              </w:rPr>
              <w:fldChar w:fldCharType="end"/>
            </w:r>
          </w:del>
        </w:p>
        <w:p w14:paraId="7EFC845B" w14:textId="3B6A1695" w:rsidR="002A1DEF" w:rsidDel="00AC4AE7" w:rsidRDefault="00000000">
          <w:pPr>
            <w:pStyle w:val="Spistreci2"/>
            <w:tabs>
              <w:tab w:val="left" w:pos="880"/>
              <w:tab w:val="right" w:leader="dot" w:pos="9062"/>
            </w:tabs>
            <w:rPr>
              <w:del w:id="170" w:author="Jarema Piekutowski" w:date="2022-09-08T08:47:00Z"/>
              <w:rFonts w:eastAsiaTheme="minorEastAsia"/>
              <w:noProof/>
              <w:sz w:val="22"/>
              <w:szCs w:val="22"/>
              <w:lang w:val="es-ES" w:eastAsia="es-ES"/>
            </w:rPr>
          </w:pPr>
          <w:del w:id="171" w:author="Jarema Piekutowski" w:date="2022-09-08T08:47:00Z">
            <w:r w:rsidDel="00AC4AE7">
              <w:fldChar w:fldCharType="begin"/>
            </w:r>
            <w:r w:rsidDel="00AC4AE7">
              <w:delInstrText xml:space="preserve"> HYPERLINK \l "_Toc112688981" </w:delInstrText>
            </w:r>
            <w:r w:rsidDel="00AC4AE7">
              <w:fldChar w:fldCharType="separate"/>
            </w:r>
            <w:r w:rsidR="002A1DEF" w:rsidRPr="00D67788" w:rsidDel="00AC4AE7">
              <w:rPr>
                <w:rStyle w:val="Hipercze"/>
                <w:rFonts w:eastAsia="Times New Roman"/>
                <w:noProof/>
                <w:lang w:eastAsia="pl-PL"/>
              </w:rPr>
              <w:delText>6.1</w:delText>
            </w:r>
            <w:r w:rsidR="002A1DEF" w:rsidDel="00AC4AE7">
              <w:rPr>
                <w:rFonts w:eastAsiaTheme="minorEastAsia"/>
                <w:noProof/>
                <w:sz w:val="22"/>
                <w:szCs w:val="22"/>
                <w:lang w:val="es-ES" w:eastAsia="es-ES"/>
              </w:rPr>
              <w:tab/>
            </w:r>
            <w:r w:rsidR="002A1DEF" w:rsidRPr="00D67788" w:rsidDel="00AC4AE7">
              <w:rPr>
                <w:rStyle w:val="Hipercze"/>
                <w:rFonts w:eastAsia="Times New Roman"/>
                <w:noProof/>
                <w:lang w:eastAsia="pl-PL"/>
              </w:rPr>
              <w:delText>Prognoza stopnia osiągnięcia wskaźników programowych POPW, identyfikacja zagrożenia osiągnięcia celów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_Toc112688981 \h </w:delInstrText>
            </w:r>
            <w:r w:rsidR="002A1DEF" w:rsidDel="00AC4AE7">
              <w:rPr>
                <w:noProof/>
                <w:webHidden/>
              </w:rPr>
            </w:r>
            <w:r w:rsidR="002A1DEF" w:rsidDel="00AC4AE7">
              <w:rPr>
                <w:noProof/>
                <w:webHidden/>
              </w:rPr>
              <w:fldChar w:fldCharType="separate"/>
            </w:r>
            <w:r w:rsidR="002A1DEF" w:rsidDel="00AC4AE7">
              <w:rPr>
                <w:noProof/>
                <w:webHidden/>
              </w:rPr>
              <w:delText>88</w:delText>
            </w:r>
            <w:r w:rsidR="002A1DEF" w:rsidDel="00AC4AE7">
              <w:rPr>
                <w:noProof/>
                <w:webHidden/>
              </w:rPr>
              <w:fldChar w:fldCharType="end"/>
            </w:r>
            <w:r w:rsidDel="00AC4AE7">
              <w:rPr>
                <w:noProof/>
              </w:rPr>
              <w:fldChar w:fldCharType="end"/>
            </w:r>
          </w:del>
        </w:p>
        <w:p w14:paraId="386E8607" w14:textId="67DDC236" w:rsidR="002A1DEF" w:rsidDel="00AC4AE7" w:rsidRDefault="00000000">
          <w:pPr>
            <w:pStyle w:val="Spistreci2"/>
            <w:tabs>
              <w:tab w:val="left" w:pos="880"/>
              <w:tab w:val="right" w:leader="dot" w:pos="9062"/>
            </w:tabs>
            <w:rPr>
              <w:del w:id="172" w:author="Jarema Piekutowski" w:date="2022-09-08T08:47:00Z"/>
              <w:rFonts w:eastAsiaTheme="minorEastAsia"/>
              <w:noProof/>
              <w:sz w:val="22"/>
              <w:szCs w:val="22"/>
              <w:lang w:val="es-ES" w:eastAsia="es-ES"/>
            </w:rPr>
          </w:pPr>
          <w:del w:id="173" w:author="Jarema Piekutowski" w:date="2022-09-08T08:47:00Z">
            <w:r w:rsidDel="00AC4AE7">
              <w:fldChar w:fldCharType="begin"/>
            </w:r>
            <w:r w:rsidDel="00AC4AE7">
              <w:delInstrText xml:space="preserve"> HYPERLINK \l "_Toc112688982" </w:delInstrText>
            </w:r>
            <w:r w:rsidDel="00AC4AE7">
              <w:fldChar w:fldCharType="separate"/>
            </w:r>
            <w:r w:rsidR="002A1DEF" w:rsidRPr="00D67788" w:rsidDel="00AC4AE7">
              <w:rPr>
                <w:rStyle w:val="Hipercze"/>
                <w:rFonts w:eastAsia="Times New Roman"/>
                <w:noProof/>
                <w:lang w:eastAsia="pl-PL"/>
              </w:rPr>
              <w:delText>6.2</w:delText>
            </w:r>
            <w:r w:rsidR="002A1DEF" w:rsidDel="00AC4AE7">
              <w:rPr>
                <w:rFonts w:eastAsiaTheme="minorEastAsia"/>
                <w:noProof/>
                <w:sz w:val="22"/>
                <w:szCs w:val="22"/>
                <w:lang w:val="es-ES" w:eastAsia="es-ES"/>
              </w:rPr>
              <w:tab/>
            </w:r>
            <w:r w:rsidR="002A1DEF" w:rsidRPr="00D67788" w:rsidDel="00AC4AE7">
              <w:rPr>
                <w:rStyle w:val="Hipercze"/>
                <w:rFonts w:eastAsia="Times New Roman"/>
                <w:noProof/>
                <w:lang w:eastAsia="pl-PL"/>
              </w:rPr>
              <w:delText>Identyfikacja czynników wpływających na osiąganie celów POPW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_Toc112688982 \h </w:delInstrText>
            </w:r>
            <w:r w:rsidR="002A1DEF" w:rsidDel="00AC4AE7">
              <w:rPr>
                <w:noProof/>
                <w:webHidden/>
              </w:rPr>
            </w:r>
            <w:r w:rsidR="002A1DEF" w:rsidDel="00AC4AE7">
              <w:rPr>
                <w:noProof/>
                <w:webHidden/>
              </w:rPr>
              <w:fldChar w:fldCharType="separate"/>
            </w:r>
            <w:r w:rsidR="002A1DEF" w:rsidDel="00AC4AE7">
              <w:rPr>
                <w:noProof/>
                <w:webHidden/>
              </w:rPr>
              <w:delText>89</w:delText>
            </w:r>
            <w:r w:rsidR="002A1DEF" w:rsidDel="00AC4AE7">
              <w:rPr>
                <w:noProof/>
                <w:webHidden/>
              </w:rPr>
              <w:fldChar w:fldCharType="end"/>
            </w:r>
            <w:r w:rsidDel="00AC4AE7">
              <w:rPr>
                <w:noProof/>
              </w:rPr>
              <w:fldChar w:fldCharType="end"/>
            </w:r>
          </w:del>
        </w:p>
        <w:p w14:paraId="031894D6" w14:textId="363552E4" w:rsidR="002A1DEF" w:rsidDel="00AC4AE7" w:rsidRDefault="00000000">
          <w:pPr>
            <w:pStyle w:val="Spistreci2"/>
            <w:tabs>
              <w:tab w:val="left" w:pos="880"/>
              <w:tab w:val="right" w:leader="dot" w:pos="9062"/>
            </w:tabs>
            <w:rPr>
              <w:del w:id="174" w:author="Jarema Piekutowski" w:date="2022-09-08T08:47:00Z"/>
              <w:rFonts w:eastAsiaTheme="minorEastAsia"/>
              <w:noProof/>
              <w:sz w:val="22"/>
              <w:szCs w:val="22"/>
              <w:lang w:val="es-ES" w:eastAsia="es-ES"/>
            </w:rPr>
          </w:pPr>
          <w:del w:id="175" w:author="Jarema Piekutowski" w:date="2022-09-08T08:47:00Z">
            <w:r w:rsidDel="00AC4AE7">
              <w:fldChar w:fldCharType="begin"/>
            </w:r>
            <w:r w:rsidDel="00AC4AE7">
              <w:delInstrText xml:space="preserve"> HYPERLINK \l "_Toc112688983" </w:delInstrText>
            </w:r>
            <w:r w:rsidDel="00AC4AE7">
              <w:fldChar w:fldCharType="separate"/>
            </w:r>
            <w:r w:rsidR="002A1DEF" w:rsidRPr="00D67788" w:rsidDel="00AC4AE7">
              <w:rPr>
                <w:rStyle w:val="Hipercze"/>
                <w:rFonts w:eastAsia="Times New Roman"/>
                <w:noProof/>
                <w:lang w:eastAsia="pl-PL"/>
              </w:rPr>
              <w:delText>6.3</w:delText>
            </w:r>
            <w:r w:rsidR="002A1DEF" w:rsidDel="00AC4AE7">
              <w:rPr>
                <w:rFonts w:eastAsiaTheme="minorEastAsia"/>
                <w:noProof/>
                <w:sz w:val="22"/>
                <w:szCs w:val="22"/>
                <w:lang w:val="es-ES" w:eastAsia="es-ES"/>
              </w:rPr>
              <w:tab/>
            </w:r>
            <w:r w:rsidR="002A1DEF" w:rsidRPr="00D67788" w:rsidDel="00AC4AE7">
              <w:rPr>
                <w:rStyle w:val="Hipercze"/>
                <w:rFonts w:eastAsia="Times New Roman"/>
                <w:noProof/>
                <w:lang w:eastAsia="pl-PL"/>
              </w:rPr>
              <w:delText>Ocena instytucjonalnych i operacyjnych środków zaradczych</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_Toc112688983 \h </w:delInstrText>
            </w:r>
            <w:r w:rsidR="002A1DEF" w:rsidDel="00AC4AE7">
              <w:rPr>
                <w:noProof/>
                <w:webHidden/>
              </w:rPr>
            </w:r>
            <w:r w:rsidR="002A1DEF" w:rsidDel="00AC4AE7">
              <w:rPr>
                <w:noProof/>
                <w:webHidden/>
              </w:rPr>
              <w:fldChar w:fldCharType="separate"/>
            </w:r>
            <w:r w:rsidR="002A1DEF" w:rsidDel="00AC4AE7">
              <w:rPr>
                <w:noProof/>
                <w:webHidden/>
              </w:rPr>
              <w:delText>90</w:delText>
            </w:r>
            <w:r w:rsidR="002A1DEF" w:rsidDel="00AC4AE7">
              <w:rPr>
                <w:noProof/>
                <w:webHidden/>
              </w:rPr>
              <w:fldChar w:fldCharType="end"/>
            </w:r>
            <w:r w:rsidDel="00AC4AE7">
              <w:rPr>
                <w:noProof/>
              </w:rPr>
              <w:fldChar w:fldCharType="end"/>
            </w:r>
          </w:del>
        </w:p>
        <w:p w14:paraId="6112847F" w14:textId="0B348E6C" w:rsidR="002A1DEF" w:rsidDel="00AC4AE7" w:rsidRDefault="00000000">
          <w:pPr>
            <w:pStyle w:val="Spistreci2"/>
            <w:tabs>
              <w:tab w:val="left" w:pos="880"/>
              <w:tab w:val="right" w:leader="dot" w:pos="9062"/>
            </w:tabs>
            <w:rPr>
              <w:del w:id="176" w:author="Jarema Piekutowski" w:date="2022-09-08T08:47:00Z"/>
              <w:rFonts w:eastAsiaTheme="minorEastAsia"/>
              <w:noProof/>
              <w:sz w:val="22"/>
              <w:szCs w:val="22"/>
              <w:lang w:val="es-ES" w:eastAsia="es-ES"/>
            </w:rPr>
          </w:pPr>
          <w:del w:id="177" w:author="Jarema Piekutowski" w:date="2022-09-08T08:47:00Z">
            <w:r w:rsidDel="00AC4AE7">
              <w:fldChar w:fldCharType="begin"/>
            </w:r>
            <w:r w:rsidDel="00AC4AE7">
              <w:delInstrText xml:space="preserve"> HYPERLINK \l "_Toc112688984" </w:delInstrText>
            </w:r>
            <w:r w:rsidDel="00AC4AE7">
              <w:fldChar w:fldCharType="separate"/>
            </w:r>
            <w:r w:rsidR="002A1DEF" w:rsidRPr="00D67788" w:rsidDel="00AC4AE7">
              <w:rPr>
                <w:rStyle w:val="Hipercze"/>
                <w:rFonts w:eastAsia="Times New Roman"/>
                <w:noProof/>
                <w:lang w:eastAsia="pl-PL"/>
              </w:rPr>
              <w:delText>6.4</w:delText>
            </w:r>
            <w:r w:rsidR="002A1DEF" w:rsidDel="00AC4AE7">
              <w:rPr>
                <w:rFonts w:eastAsiaTheme="minorEastAsia"/>
                <w:noProof/>
                <w:sz w:val="22"/>
                <w:szCs w:val="22"/>
                <w:lang w:val="es-ES" w:eastAsia="es-ES"/>
              </w:rPr>
              <w:tab/>
            </w:r>
            <w:r w:rsidR="002A1DEF" w:rsidRPr="00D67788" w:rsidDel="00AC4AE7">
              <w:rPr>
                <w:rStyle w:val="Hipercze"/>
                <w:rFonts w:eastAsia="Times New Roman"/>
                <w:noProof/>
                <w:lang w:eastAsia="pl-PL"/>
              </w:rPr>
              <w:delText>Analiza możliwości przesunięć alokacji w ramach Programu</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_Toc112688984 \h </w:delInstrText>
            </w:r>
            <w:r w:rsidR="002A1DEF" w:rsidDel="00AC4AE7">
              <w:rPr>
                <w:noProof/>
                <w:webHidden/>
              </w:rPr>
            </w:r>
            <w:r w:rsidR="002A1DEF" w:rsidDel="00AC4AE7">
              <w:rPr>
                <w:noProof/>
                <w:webHidden/>
              </w:rPr>
              <w:fldChar w:fldCharType="separate"/>
            </w:r>
            <w:r w:rsidR="002A1DEF" w:rsidDel="00AC4AE7">
              <w:rPr>
                <w:noProof/>
                <w:webHidden/>
              </w:rPr>
              <w:delText>92</w:delText>
            </w:r>
            <w:r w:rsidR="002A1DEF" w:rsidDel="00AC4AE7">
              <w:rPr>
                <w:noProof/>
                <w:webHidden/>
              </w:rPr>
              <w:fldChar w:fldCharType="end"/>
            </w:r>
            <w:r w:rsidDel="00AC4AE7">
              <w:rPr>
                <w:noProof/>
              </w:rPr>
              <w:fldChar w:fldCharType="end"/>
            </w:r>
          </w:del>
        </w:p>
        <w:p w14:paraId="1E71E32B" w14:textId="32C7C924" w:rsidR="002A1DEF" w:rsidDel="00AC4AE7" w:rsidRDefault="00000000">
          <w:pPr>
            <w:pStyle w:val="Spistreci2"/>
            <w:tabs>
              <w:tab w:val="left" w:pos="880"/>
              <w:tab w:val="right" w:leader="dot" w:pos="9062"/>
            </w:tabs>
            <w:rPr>
              <w:del w:id="178" w:author="Jarema Piekutowski" w:date="2022-09-08T08:47:00Z"/>
              <w:rFonts w:eastAsiaTheme="minorEastAsia"/>
              <w:noProof/>
              <w:sz w:val="22"/>
              <w:szCs w:val="22"/>
              <w:lang w:val="es-ES" w:eastAsia="es-ES"/>
            </w:rPr>
          </w:pPr>
          <w:del w:id="179" w:author="Jarema Piekutowski" w:date="2022-09-08T08:47:00Z">
            <w:r w:rsidDel="00AC4AE7">
              <w:fldChar w:fldCharType="begin"/>
            </w:r>
            <w:r w:rsidDel="00AC4AE7">
              <w:delInstrText xml:space="preserve"> HYPERLINK \l "_Toc112688985" </w:delInstrText>
            </w:r>
            <w:r w:rsidDel="00AC4AE7">
              <w:fldChar w:fldCharType="separate"/>
            </w:r>
            <w:r w:rsidR="002A1DEF" w:rsidRPr="00D67788" w:rsidDel="00AC4AE7">
              <w:rPr>
                <w:rStyle w:val="Hipercze"/>
                <w:noProof/>
              </w:rPr>
              <w:delText>6.5</w:delText>
            </w:r>
            <w:r w:rsidR="002A1DEF" w:rsidDel="00AC4AE7">
              <w:rPr>
                <w:rFonts w:eastAsiaTheme="minorEastAsia"/>
                <w:noProof/>
                <w:sz w:val="22"/>
                <w:szCs w:val="22"/>
                <w:lang w:val="es-ES" w:eastAsia="es-ES"/>
              </w:rPr>
              <w:tab/>
            </w:r>
            <w:r w:rsidR="002A1DEF" w:rsidRPr="00D67788" w:rsidDel="00AC4AE7">
              <w:rPr>
                <w:rStyle w:val="Hipercze"/>
                <w:noProof/>
              </w:rPr>
              <w:delText>Oszacowanie wpływu POPW na wartości wskaźników rezultatu</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_Toc112688985 \h </w:delInstrText>
            </w:r>
            <w:r w:rsidR="002A1DEF" w:rsidDel="00AC4AE7">
              <w:rPr>
                <w:noProof/>
                <w:webHidden/>
              </w:rPr>
            </w:r>
            <w:r w:rsidR="002A1DEF" w:rsidDel="00AC4AE7">
              <w:rPr>
                <w:noProof/>
                <w:webHidden/>
              </w:rPr>
              <w:fldChar w:fldCharType="separate"/>
            </w:r>
            <w:r w:rsidR="002A1DEF" w:rsidDel="00AC4AE7">
              <w:rPr>
                <w:noProof/>
                <w:webHidden/>
              </w:rPr>
              <w:delText>94</w:delText>
            </w:r>
            <w:r w:rsidR="002A1DEF" w:rsidDel="00AC4AE7">
              <w:rPr>
                <w:noProof/>
                <w:webHidden/>
              </w:rPr>
              <w:fldChar w:fldCharType="end"/>
            </w:r>
            <w:r w:rsidDel="00AC4AE7">
              <w:rPr>
                <w:noProof/>
              </w:rPr>
              <w:fldChar w:fldCharType="end"/>
            </w:r>
          </w:del>
        </w:p>
        <w:p w14:paraId="1224A9BD" w14:textId="7E666F61" w:rsidR="002A1DEF" w:rsidDel="00AC4AE7" w:rsidRDefault="00000000">
          <w:pPr>
            <w:pStyle w:val="Spistreci3"/>
            <w:tabs>
              <w:tab w:val="left" w:pos="1320"/>
              <w:tab w:val="right" w:leader="dot" w:pos="9062"/>
            </w:tabs>
            <w:rPr>
              <w:del w:id="180" w:author="Jarema Piekutowski" w:date="2022-09-08T08:47:00Z"/>
              <w:rFonts w:eastAsiaTheme="minorEastAsia"/>
              <w:noProof/>
              <w:sz w:val="22"/>
              <w:szCs w:val="22"/>
              <w:lang w:val="es-ES" w:eastAsia="es-ES"/>
            </w:rPr>
          </w:pPr>
          <w:del w:id="181" w:author="Jarema Piekutowski" w:date="2022-09-08T08:47:00Z">
            <w:r w:rsidDel="00AC4AE7">
              <w:fldChar w:fldCharType="begin"/>
            </w:r>
            <w:r w:rsidDel="00AC4AE7">
              <w:delInstrText xml:space="preserve"> HYPERLINK \l "_Toc112688986" </w:delInstrText>
            </w:r>
            <w:r w:rsidDel="00AC4AE7">
              <w:fldChar w:fldCharType="separate"/>
            </w:r>
            <w:r w:rsidR="002A1DEF" w:rsidRPr="00D67788" w:rsidDel="00AC4AE7">
              <w:rPr>
                <w:rStyle w:val="Hipercze"/>
                <w:noProof/>
              </w:rPr>
              <w:delText>6.5.1</w:delText>
            </w:r>
            <w:r w:rsidR="002A1DEF" w:rsidDel="00AC4AE7">
              <w:rPr>
                <w:rFonts w:eastAsiaTheme="minorEastAsia"/>
                <w:noProof/>
                <w:sz w:val="22"/>
                <w:szCs w:val="22"/>
                <w:lang w:val="es-ES" w:eastAsia="es-ES"/>
              </w:rPr>
              <w:tab/>
            </w:r>
            <w:r w:rsidR="002A1DEF" w:rsidRPr="00D67788" w:rsidDel="00AC4AE7">
              <w:rPr>
                <w:rStyle w:val="Hipercze"/>
                <w:noProof/>
              </w:rPr>
              <w:delText>Obszar wsparcia przedsiębiorstw – PI 3a, 3b i 3c</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_Toc112688986 \h </w:delInstrText>
            </w:r>
            <w:r w:rsidR="002A1DEF" w:rsidDel="00AC4AE7">
              <w:rPr>
                <w:noProof/>
                <w:webHidden/>
              </w:rPr>
            </w:r>
            <w:r w:rsidR="002A1DEF" w:rsidDel="00AC4AE7">
              <w:rPr>
                <w:noProof/>
                <w:webHidden/>
              </w:rPr>
              <w:fldChar w:fldCharType="separate"/>
            </w:r>
            <w:r w:rsidR="002A1DEF" w:rsidDel="00AC4AE7">
              <w:rPr>
                <w:noProof/>
                <w:webHidden/>
              </w:rPr>
              <w:delText>94</w:delText>
            </w:r>
            <w:r w:rsidR="002A1DEF" w:rsidDel="00AC4AE7">
              <w:rPr>
                <w:noProof/>
                <w:webHidden/>
              </w:rPr>
              <w:fldChar w:fldCharType="end"/>
            </w:r>
            <w:r w:rsidDel="00AC4AE7">
              <w:rPr>
                <w:noProof/>
              </w:rPr>
              <w:fldChar w:fldCharType="end"/>
            </w:r>
          </w:del>
        </w:p>
        <w:p w14:paraId="23906538" w14:textId="30BE6DFD" w:rsidR="002A1DEF" w:rsidDel="00AC4AE7" w:rsidRDefault="00000000">
          <w:pPr>
            <w:pStyle w:val="Spistreci3"/>
            <w:tabs>
              <w:tab w:val="left" w:pos="1320"/>
              <w:tab w:val="right" w:leader="dot" w:pos="9062"/>
            </w:tabs>
            <w:rPr>
              <w:del w:id="182" w:author="Jarema Piekutowski" w:date="2022-09-08T08:47:00Z"/>
              <w:rFonts w:eastAsiaTheme="minorEastAsia"/>
              <w:noProof/>
              <w:sz w:val="22"/>
              <w:szCs w:val="22"/>
              <w:lang w:val="es-ES" w:eastAsia="es-ES"/>
            </w:rPr>
          </w:pPr>
          <w:del w:id="183" w:author="Jarema Piekutowski" w:date="2022-09-08T08:47:00Z">
            <w:r w:rsidDel="00AC4AE7">
              <w:fldChar w:fldCharType="begin"/>
            </w:r>
            <w:r w:rsidDel="00AC4AE7">
              <w:delInstrText xml:space="preserve"> HYPERLINK \l "_Toc112688987" </w:delInstrText>
            </w:r>
            <w:r w:rsidDel="00AC4AE7">
              <w:fldChar w:fldCharType="separate"/>
            </w:r>
            <w:r w:rsidR="002A1DEF" w:rsidRPr="00D67788" w:rsidDel="00AC4AE7">
              <w:rPr>
                <w:rStyle w:val="Hipercze"/>
                <w:noProof/>
              </w:rPr>
              <w:delText>6.5.2</w:delText>
            </w:r>
            <w:r w:rsidR="002A1DEF" w:rsidDel="00AC4AE7">
              <w:rPr>
                <w:rFonts w:eastAsiaTheme="minorEastAsia"/>
                <w:noProof/>
                <w:sz w:val="22"/>
                <w:szCs w:val="22"/>
                <w:lang w:val="es-ES" w:eastAsia="es-ES"/>
              </w:rPr>
              <w:tab/>
            </w:r>
            <w:r w:rsidR="002A1DEF" w:rsidRPr="00D67788" w:rsidDel="00AC4AE7">
              <w:rPr>
                <w:rStyle w:val="Hipercze"/>
                <w:noProof/>
              </w:rPr>
              <w:delText>Obszar wsparcia transportu miejskiego</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_Toc112688987 \h </w:delInstrText>
            </w:r>
            <w:r w:rsidR="002A1DEF" w:rsidDel="00AC4AE7">
              <w:rPr>
                <w:noProof/>
                <w:webHidden/>
              </w:rPr>
            </w:r>
            <w:r w:rsidR="002A1DEF" w:rsidDel="00AC4AE7">
              <w:rPr>
                <w:noProof/>
                <w:webHidden/>
              </w:rPr>
              <w:fldChar w:fldCharType="separate"/>
            </w:r>
            <w:r w:rsidR="002A1DEF" w:rsidDel="00AC4AE7">
              <w:rPr>
                <w:noProof/>
                <w:webHidden/>
              </w:rPr>
              <w:delText>99</w:delText>
            </w:r>
            <w:r w:rsidR="002A1DEF" w:rsidDel="00AC4AE7">
              <w:rPr>
                <w:noProof/>
                <w:webHidden/>
              </w:rPr>
              <w:fldChar w:fldCharType="end"/>
            </w:r>
            <w:r w:rsidDel="00AC4AE7">
              <w:rPr>
                <w:noProof/>
              </w:rPr>
              <w:fldChar w:fldCharType="end"/>
            </w:r>
          </w:del>
        </w:p>
        <w:p w14:paraId="7587D99A" w14:textId="54D46AA8" w:rsidR="002A1DEF" w:rsidDel="00AC4AE7" w:rsidRDefault="00000000">
          <w:pPr>
            <w:pStyle w:val="Spistreci2"/>
            <w:tabs>
              <w:tab w:val="left" w:pos="880"/>
              <w:tab w:val="right" w:leader="dot" w:pos="9062"/>
            </w:tabs>
            <w:rPr>
              <w:del w:id="184" w:author="Jarema Piekutowski" w:date="2022-09-08T08:47:00Z"/>
              <w:rFonts w:eastAsiaTheme="minorEastAsia"/>
              <w:noProof/>
              <w:sz w:val="22"/>
              <w:szCs w:val="22"/>
              <w:lang w:val="es-ES" w:eastAsia="es-ES"/>
            </w:rPr>
          </w:pPr>
          <w:del w:id="185" w:author="Jarema Piekutowski" w:date="2022-09-08T08:47:00Z">
            <w:r w:rsidDel="00AC4AE7">
              <w:fldChar w:fldCharType="begin"/>
            </w:r>
            <w:r w:rsidDel="00AC4AE7">
              <w:delInstrText xml:space="preserve"> HYPERLINK \l "_Toc112688988" </w:delInstrText>
            </w:r>
            <w:r w:rsidDel="00AC4AE7">
              <w:fldChar w:fldCharType="separate"/>
            </w:r>
            <w:r w:rsidR="002A1DEF" w:rsidRPr="00D67788" w:rsidDel="00AC4AE7">
              <w:rPr>
                <w:rStyle w:val="Hipercze"/>
                <w:noProof/>
              </w:rPr>
              <w:delText>6.6</w:delText>
            </w:r>
            <w:r w:rsidR="002A1DEF" w:rsidDel="00AC4AE7">
              <w:rPr>
                <w:rFonts w:eastAsiaTheme="minorEastAsia"/>
                <w:noProof/>
                <w:sz w:val="22"/>
                <w:szCs w:val="22"/>
                <w:lang w:val="es-ES" w:eastAsia="es-ES"/>
              </w:rPr>
              <w:tab/>
            </w:r>
            <w:r w:rsidR="002A1DEF" w:rsidRPr="00D67788" w:rsidDel="00AC4AE7">
              <w:rPr>
                <w:rStyle w:val="Hipercze"/>
                <w:noProof/>
              </w:rPr>
              <w:delText>Ocena europejskiej wartości dodanej POPW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_Toc112688988 \h </w:delInstrText>
            </w:r>
            <w:r w:rsidR="002A1DEF" w:rsidDel="00AC4AE7">
              <w:rPr>
                <w:noProof/>
                <w:webHidden/>
              </w:rPr>
            </w:r>
            <w:r w:rsidR="002A1DEF" w:rsidDel="00AC4AE7">
              <w:rPr>
                <w:noProof/>
                <w:webHidden/>
              </w:rPr>
              <w:fldChar w:fldCharType="separate"/>
            </w:r>
            <w:r w:rsidR="002A1DEF" w:rsidDel="00AC4AE7">
              <w:rPr>
                <w:noProof/>
                <w:webHidden/>
              </w:rPr>
              <w:delText>103</w:delText>
            </w:r>
            <w:r w:rsidR="002A1DEF" w:rsidDel="00AC4AE7">
              <w:rPr>
                <w:noProof/>
                <w:webHidden/>
              </w:rPr>
              <w:fldChar w:fldCharType="end"/>
            </w:r>
            <w:r w:rsidDel="00AC4AE7">
              <w:rPr>
                <w:noProof/>
              </w:rPr>
              <w:fldChar w:fldCharType="end"/>
            </w:r>
          </w:del>
        </w:p>
        <w:p w14:paraId="77B3D4FD" w14:textId="50F4F2E4" w:rsidR="002A1DEF" w:rsidDel="00AC4AE7" w:rsidRDefault="00000000">
          <w:pPr>
            <w:pStyle w:val="Spistreci3"/>
            <w:tabs>
              <w:tab w:val="left" w:pos="1320"/>
              <w:tab w:val="right" w:leader="dot" w:pos="9062"/>
            </w:tabs>
            <w:rPr>
              <w:del w:id="186" w:author="Jarema Piekutowski" w:date="2022-09-08T08:47:00Z"/>
              <w:rFonts w:eastAsiaTheme="minorEastAsia"/>
              <w:noProof/>
              <w:sz w:val="22"/>
              <w:szCs w:val="22"/>
              <w:lang w:val="es-ES" w:eastAsia="es-ES"/>
            </w:rPr>
          </w:pPr>
          <w:del w:id="187" w:author="Jarema Piekutowski" w:date="2022-09-08T08:47:00Z">
            <w:r w:rsidDel="00AC4AE7">
              <w:fldChar w:fldCharType="begin"/>
            </w:r>
            <w:r w:rsidDel="00AC4AE7">
              <w:delInstrText xml:space="preserve"> HYPERLINK \l "_Toc112688989" </w:delInstrText>
            </w:r>
            <w:r w:rsidDel="00AC4AE7">
              <w:fldChar w:fldCharType="separate"/>
            </w:r>
            <w:r w:rsidR="002A1DEF" w:rsidRPr="00D67788" w:rsidDel="00AC4AE7">
              <w:rPr>
                <w:rStyle w:val="Hipercze"/>
                <w:noProof/>
              </w:rPr>
              <w:delText>6.6.1</w:delText>
            </w:r>
            <w:r w:rsidR="002A1DEF" w:rsidDel="00AC4AE7">
              <w:rPr>
                <w:rFonts w:eastAsiaTheme="minorEastAsia"/>
                <w:noProof/>
                <w:sz w:val="22"/>
                <w:szCs w:val="22"/>
                <w:lang w:val="es-ES" w:eastAsia="es-ES"/>
              </w:rPr>
              <w:tab/>
            </w:r>
            <w:r w:rsidR="002A1DEF" w:rsidRPr="00D67788" w:rsidDel="00AC4AE7">
              <w:rPr>
                <w:rStyle w:val="Hipercze"/>
                <w:noProof/>
              </w:rPr>
              <w:delText>PI 3a i PI 3c – obszar wsparcia innowacyjności przedsiębiorstw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_Toc112688989 \h </w:delInstrText>
            </w:r>
            <w:r w:rsidR="002A1DEF" w:rsidDel="00AC4AE7">
              <w:rPr>
                <w:noProof/>
                <w:webHidden/>
              </w:rPr>
            </w:r>
            <w:r w:rsidR="002A1DEF" w:rsidDel="00AC4AE7">
              <w:rPr>
                <w:noProof/>
                <w:webHidden/>
              </w:rPr>
              <w:fldChar w:fldCharType="separate"/>
            </w:r>
            <w:r w:rsidR="002A1DEF" w:rsidDel="00AC4AE7">
              <w:rPr>
                <w:noProof/>
                <w:webHidden/>
              </w:rPr>
              <w:delText>105</w:delText>
            </w:r>
            <w:r w:rsidR="002A1DEF" w:rsidDel="00AC4AE7">
              <w:rPr>
                <w:noProof/>
                <w:webHidden/>
              </w:rPr>
              <w:fldChar w:fldCharType="end"/>
            </w:r>
            <w:r w:rsidDel="00AC4AE7">
              <w:rPr>
                <w:noProof/>
              </w:rPr>
              <w:fldChar w:fldCharType="end"/>
            </w:r>
          </w:del>
        </w:p>
        <w:p w14:paraId="48FEEB6A" w14:textId="3CD19962" w:rsidR="002A1DEF" w:rsidDel="00AC4AE7" w:rsidRDefault="00000000">
          <w:pPr>
            <w:pStyle w:val="Spistreci3"/>
            <w:tabs>
              <w:tab w:val="left" w:pos="1320"/>
              <w:tab w:val="right" w:leader="dot" w:pos="9062"/>
            </w:tabs>
            <w:rPr>
              <w:del w:id="188" w:author="Jarema Piekutowski" w:date="2022-09-08T08:47:00Z"/>
              <w:rFonts w:eastAsiaTheme="minorEastAsia"/>
              <w:noProof/>
              <w:sz w:val="22"/>
              <w:szCs w:val="22"/>
              <w:lang w:val="es-ES" w:eastAsia="es-ES"/>
            </w:rPr>
          </w:pPr>
          <w:del w:id="189" w:author="Jarema Piekutowski" w:date="2022-09-08T08:47:00Z">
            <w:r w:rsidDel="00AC4AE7">
              <w:fldChar w:fldCharType="begin"/>
            </w:r>
            <w:r w:rsidDel="00AC4AE7">
              <w:delInstrText xml:space="preserve"> HYPERLINK \l "_Toc112688990" </w:delInstrText>
            </w:r>
            <w:r w:rsidDel="00AC4AE7">
              <w:fldChar w:fldCharType="separate"/>
            </w:r>
            <w:r w:rsidR="002A1DEF" w:rsidRPr="00D67788" w:rsidDel="00AC4AE7">
              <w:rPr>
                <w:rStyle w:val="Hipercze"/>
                <w:noProof/>
              </w:rPr>
              <w:delText>6.6.2</w:delText>
            </w:r>
            <w:r w:rsidR="002A1DEF" w:rsidDel="00AC4AE7">
              <w:rPr>
                <w:rFonts w:eastAsiaTheme="minorEastAsia"/>
                <w:noProof/>
                <w:sz w:val="22"/>
                <w:szCs w:val="22"/>
                <w:lang w:val="es-ES" w:eastAsia="es-ES"/>
              </w:rPr>
              <w:tab/>
            </w:r>
            <w:r w:rsidR="002A1DEF" w:rsidRPr="00D67788" w:rsidDel="00AC4AE7">
              <w:rPr>
                <w:rStyle w:val="Hipercze"/>
                <w:noProof/>
              </w:rPr>
              <w:delText>PI 3b – obszar wsparcia internacjonalizacji przedsiębiorstw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_Toc112688990 \h </w:delInstrText>
            </w:r>
            <w:r w:rsidR="002A1DEF" w:rsidDel="00AC4AE7">
              <w:rPr>
                <w:noProof/>
                <w:webHidden/>
              </w:rPr>
            </w:r>
            <w:r w:rsidR="002A1DEF" w:rsidDel="00AC4AE7">
              <w:rPr>
                <w:noProof/>
                <w:webHidden/>
              </w:rPr>
              <w:fldChar w:fldCharType="separate"/>
            </w:r>
            <w:r w:rsidR="002A1DEF" w:rsidDel="00AC4AE7">
              <w:rPr>
                <w:noProof/>
                <w:webHidden/>
              </w:rPr>
              <w:delText>106</w:delText>
            </w:r>
            <w:r w:rsidR="002A1DEF" w:rsidDel="00AC4AE7">
              <w:rPr>
                <w:noProof/>
                <w:webHidden/>
              </w:rPr>
              <w:fldChar w:fldCharType="end"/>
            </w:r>
            <w:r w:rsidDel="00AC4AE7">
              <w:rPr>
                <w:noProof/>
              </w:rPr>
              <w:fldChar w:fldCharType="end"/>
            </w:r>
          </w:del>
        </w:p>
        <w:p w14:paraId="769A24EF" w14:textId="05FDAA04" w:rsidR="002A1DEF" w:rsidDel="00AC4AE7" w:rsidRDefault="00000000">
          <w:pPr>
            <w:pStyle w:val="Spistreci3"/>
            <w:tabs>
              <w:tab w:val="left" w:pos="1320"/>
              <w:tab w:val="right" w:leader="dot" w:pos="9062"/>
            </w:tabs>
            <w:rPr>
              <w:del w:id="190" w:author="Jarema Piekutowski" w:date="2022-09-08T08:47:00Z"/>
              <w:rFonts w:eastAsiaTheme="minorEastAsia"/>
              <w:noProof/>
              <w:sz w:val="22"/>
              <w:szCs w:val="22"/>
              <w:lang w:val="es-ES" w:eastAsia="es-ES"/>
            </w:rPr>
          </w:pPr>
          <w:del w:id="191" w:author="Jarema Piekutowski" w:date="2022-09-08T08:47:00Z">
            <w:r w:rsidDel="00AC4AE7">
              <w:fldChar w:fldCharType="begin"/>
            </w:r>
            <w:r w:rsidDel="00AC4AE7">
              <w:delInstrText xml:space="preserve"> HYPERLINK \l "_Toc112688991" </w:delInstrText>
            </w:r>
            <w:r w:rsidDel="00AC4AE7">
              <w:fldChar w:fldCharType="separate"/>
            </w:r>
            <w:r w:rsidR="002A1DEF" w:rsidRPr="00D67788" w:rsidDel="00AC4AE7">
              <w:rPr>
                <w:rStyle w:val="Hipercze"/>
                <w:noProof/>
              </w:rPr>
              <w:delText>6.6.3</w:delText>
            </w:r>
            <w:r w:rsidR="002A1DEF" w:rsidDel="00AC4AE7">
              <w:rPr>
                <w:rFonts w:eastAsiaTheme="minorEastAsia"/>
                <w:noProof/>
                <w:sz w:val="22"/>
                <w:szCs w:val="22"/>
                <w:lang w:val="es-ES" w:eastAsia="es-ES"/>
              </w:rPr>
              <w:tab/>
            </w:r>
            <w:r w:rsidR="002A1DEF" w:rsidRPr="00D67788" w:rsidDel="00AC4AE7">
              <w:rPr>
                <w:rStyle w:val="Hipercze"/>
                <w:noProof/>
              </w:rPr>
              <w:delText>PI 4e – obszar wsparcia transportu miejskiego</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_Toc112688991 \h </w:delInstrText>
            </w:r>
            <w:r w:rsidR="002A1DEF" w:rsidDel="00AC4AE7">
              <w:rPr>
                <w:noProof/>
                <w:webHidden/>
              </w:rPr>
            </w:r>
            <w:r w:rsidR="002A1DEF" w:rsidDel="00AC4AE7">
              <w:rPr>
                <w:noProof/>
                <w:webHidden/>
              </w:rPr>
              <w:fldChar w:fldCharType="separate"/>
            </w:r>
            <w:r w:rsidR="002A1DEF" w:rsidDel="00AC4AE7">
              <w:rPr>
                <w:noProof/>
                <w:webHidden/>
              </w:rPr>
              <w:delText>106</w:delText>
            </w:r>
            <w:r w:rsidR="002A1DEF" w:rsidDel="00AC4AE7">
              <w:rPr>
                <w:noProof/>
                <w:webHidden/>
              </w:rPr>
              <w:fldChar w:fldCharType="end"/>
            </w:r>
            <w:r w:rsidDel="00AC4AE7">
              <w:rPr>
                <w:noProof/>
              </w:rPr>
              <w:fldChar w:fldCharType="end"/>
            </w:r>
          </w:del>
        </w:p>
        <w:p w14:paraId="1287E674" w14:textId="6CE7D466" w:rsidR="002A1DEF" w:rsidDel="00AC4AE7" w:rsidRDefault="00000000">
          <w:pPr>
            <w:pStyle w:val="Spistreci3"/>
            <w:tabs>
              <w:tab w:val="left" w:pos="1320"/>
              <w:tab w:val="right" w:leader="dot" w:pos="9062"/>
            </w:tabs>
            <w:rPr>
              <w:del w:id="192" w:author="Jarema Piekutowski" w:date="2022-09-08T08:47:00Z"/>
              <w:rFonts w:eastAsiaTheme="minorEastAsia"/>
              <w:noProof/>
              <w:sz w:val="22"/>
              <w:szCs w:val="22"/>
              <w:lang w:val="es-ES" w:eastAsia="es-ES"/>
            </w:rPr>
          </w:pPr>
          <w:del w:id="193" w:author="Jarema Piekutowski" w:date="2022-09-08T08:47:00Z">
            <w:r w:rsidDel="00AC4AE7">
              <w:fldChar w:fldCharType="begin"/>
            </w:r>
            <w:r w:rsidDel="00AC4AE7">
              <w:delInstrText xml:space="preserve"> HYPERLINK \l "_Toc112688992" </w:delInstrText>
            </w:r>
            <w:r w:rsidDel="00AC4AE7">
              <w:fldChar w:fldCharType="separate"/>
            </w:r>
            <w:r w:rsidR="002A1DEF" w:rsidRPr="00D67788" w:rsidDel="00AC4AE7">
              <w:rPr>
                <w:rStyle w:val="Hipercze"/>
                <w:noProof/>
              </w:rPr>
              <w:delText>6.6.4</w:delText>
            </w:r>
            <w:r w:rsidR="002A1DEF" w:rsidDel="00AC4AE7">
              <w:rPr>
                <w:rFonts w:eastAsiaTheme="minorEastAsia"/>
                <w:noProof/>
                <w:sz w:val="22"/>
                <w:szCs w:val="22"/>
                <w:lang w:val="es-ES" w:eastAsia="es-ES"/>
              </w:rPr>
              <w:tab/>
            </w:r>
            <w:r w:rsidR="002A1DEF" w:rsidRPr="00D67788" w:rsidDel="00AC4AE7">
              <w:rPr>
                <w:rStyle w:val="Hipercze"/>
                <w:noProof/>
              </w:rPr>
              <w:delText>PI 7b i PI 7d – transport drogowy i kolejowy</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_Toc112688992 \h </w:delInstrText>
            </w:r>
            <w:r w:rsidR="002A1DEF" w:rsidDel="00AC4AE7">
              <w:rPr>
                <w:noProof/>
                <w:webHidden/>
              </w:rPr>
            </w:r>
            <w:r w:rsidR="002A1DEF" w:rsidDel="00AC4AE7">
              <w:rPr>
                <w:noProof/>
                <w:webHidden/>
              </w:rPr>
              <w:fldChar w:fldCharType="separate"/>
            </w:r>
            <w:r w:rsidR="002A1DEF" w:rsidDel="00AC4AE7">
              <w:rPr>
                <w:noProof/>
                <w:webHidden/>
              </w:rPr>
              <w:delText>106</w:delText>
            </w:r>
            <w:r w:rsidR="002A1DEF" w:rsidDel="00AC4AE7">
              <w:rPr>
                <w:noProof/>
                <w:webHidden/>
              </w:rPr>
              <w:fldChar w:fldCharType="end"/>
            </w:r>
            <w:r w:rsidDel="00AC4AE7">
              <w:rPr>
                <w:noProof/>
              </w:rPr>
              <w:fldChar w:fldCharType="end"/>
            </w:r>
          </w:del>
        </w:p>
        <w:p w14:paraId="02A0ACE9" w14:textId="0F9C9B97" w:rsidR="002A1DEF" w:rsidDel="00AC4AE7" w:rsidRDefault="00000000">
          <w:pPr>
            <w:pStyle w:val="Spistreci3"/>
            <w:tabs>
              <w:tab w:val="left" w:pos="1320"/>
              <w:tab w:val="right" w:leader="dot" w:pos="9062"/>
            </w:tabs>
            <w:rPr>
              <w:del w:id="194" w:author="Jarema Piekutowski" w:date="2022-09-08T08:47:00Z"/>
              <w:rFonts w:eastAsiaTheme="minorEastAsia"/>
              <w:noProof/>
              <w:sz w:val="22"/>
              <w:szCs w:val="22"/>
              <w:lang w:val="es-ES" w:eastAsia="es-ES"/>
            </w:rPr>
          </w:pPr>
          <w:del w:id="195" w:author="Jarema Piekutowski" w:date="2022-09-08T08:47:00Z">
            <w:r w:rsidDel="00AC4AE7">
              <w:fldChar w:fldCharType="begin"/>
            </w:r>
            <w:r w:rsidDel="00AC4AE7">
              <w:delInstrText xml:space="preserve"> HYPERLINK \l "_Toc112688993" </w:delInstrText>
            </w:r>
            <w:r w:rsidDel="00AC4AE7">
              <w:fldChar w:fldCharType="separate"/>
            </w:r>
            <w:r w:rsidR="002A1DEF" w:rsidRPr="00D67788" w:rsidDel="00AC4AE7">
              <w:rPr>
                <w:rStyle w:val="Hipercze"/>
                <w:rFonts w:eastAsia="Times New Roman"/>
                <w:noProof/>
                <w:lang w:eastAsia="pl-PL"/>
              </w:rPr>
              <w:delText>6.6.5</w:delText>
            </w:r>
            <w:r w:rsidR="002A1DEF" w:rsidDel="00AC4AE7">
              <w:rPr>
                <w:rFonts w:eastAsiaTheme="minorEastAsia"/>
                <w:noProof/>
                <w:sz w:val="22"/>
                <w:szCs w:val="22"/>
                <w:lang w:val="es-ES" w:eastAsia="es-ES"/>
              </w:rPr>
              <w:tab/>
            </w:r>
            <w:r w:rsidR="002A1DEF" w:rsidRPr="00D67788" w:rsidDel="00AC4AE7">
              <w:rPr>
                <w:rStyle w:val="Hipercze"/>
                <w:rFonts w:eastAsia="Times New Roman"/>
                <w:noProof/>
                <w:lang w:eastAsia="pl-PL"/>
              </w:rPr>
              <w:delText>Opis metod badawczych wykorzystywanych do oceny europejskiej wartości dodanej</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_Toc112688993 \h </w:delInstrText>
            </w:r>
            <w:r w:rsidR="002A1DEF" w:rsidDel="00AC4AE7">
              <w:rPr>
                <w:noProof/>
                <w:webHidden/>
              </w:rPr>
            </w:r>
            <w:r w:rsidR="002A1DEF" w:rsidDel="00AC4AE7">
              <w:rPr>
                <w:noProof/>
                <w:webHidden/>
              </w:rPr>
              <w:fldChar w:fldCharType="separate"/>
            </w:r>
            <w:r w:rsidR="002A1DEF" w:rsidDel="00AC4AE7">
              <w:rPr>
                <w:noProof/>
                <w:webHidden/>
              </w:rPr>
              <w:delText>108</w:delText>
            </w:r>
            <w:r w:rsidR="002A1DEF" w:rsidDel="00AC4AE7">
              <w:rPr>
                <w:noProof/>
                <w:webHidden/>
              </w:rPr>
              <w:fldChar w:fldCharType="end"/>
            </w:r>
            <w:r w:rsidDel="00AC4AE7">
              <w:rPr>
                <w:noProof/>
              </w:rPr>
              <w:fldChar w:fldCharType="end"/>
            </w:r>
          </w:del>
        </w:p>
        <w:p w14:paraId="69162608" w14:textId="4C444502" w:rsidR="002A1DEF" w:rsidDel="00AC4AE7" w:rsidRDefault="00000000">
          <w:pPr>
            <w:pStyle w:val="Spistreci2"/>
            <w:tabs>
              <w:tab w:val="left" w:pos="880"/>
              <w:tab w:val="right" w:leader="dot" w:pos="9062"/>
            </w:tabs>
            <w:rPr>
              <w:del w:id="196" w:author="Jarema Piekutowski" w:date="2022-09-08T08:47:00Z"/>
              <w:rFonts w:eastAsiaTheme="minorEastAsia"/>
              <w:noProof/>
              <w:sz w:val="22"/>
              <w:szCs w:val="22"/>
              <w:lang w:val="es-ES" w:eastAsia="es-ES"/>
            </w:rPr>
          </w:pPr>
          <w:del w:id="197" w:author="Jarema Piekutowski" w:date="2022-09-08T08:47:00Z">
            <w:r w:rsidDel="00AC4AE7">
              <w:fldChar w:fldCharType="begin"/>
            </w:r>
            <w:r w:rsidDel="00AC4AE7">
              <w:delInstrText xml:space="preserve"> HYPERLINK \l "_Toc112688994" </w:delInstrText>
            </w:r>
            <w:r w:rsidDel="00AC4AE7">
              <w:fldChar w:fldCharType="separate"/>
            </w:r>
            <w:r w:rsidR="002A1DEF" w:rsidRPr="00D67788" w:rsidDel="00AC4AE7">
              <w:rPr>
                <w:rStyle w:val="Hipercze"/>
                <w:noProof/>
              </w:rPr>
              <w:delText>6.7</w:delText>
            </w:r>
            <w:r w:rsidR="002A1DEF" w:rsidDel="00AC4AE7">
              <w:rPr>
                <w:rFonts w:eastAsiaTheme="minorEastAsia"/>
                <w:noProof/>
                <w:sz w:val="22"/>
                <w:szCs w:val="22"/>
                <w:lang w:val="es-ES" w:eastAsia="es-ES"/>
              </w:rPr>
              <w:tab/>
            </w:r>
            <w:r w:rsidR="002A1DEF" w:rsidRPr="00D67788" w:rsidDel="00AC4AE7">
              <w:rPr>
                <w:rStyle w:val="Hipercze"/>
                <w:noProof/>
              </w:rPr>
              <w:delText>Metodologia określenia stopnia, w jakim poszczególne osie priorytetowe POPW przyczyniają się do osiągania celów zawartych w Strategii Europa 2020</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_Toc112688994 \h </w:delInstrText>
            </w:r>
            <w:r w:rsidR="002A1DEF" w:rsidDel="00AC4AE7">
              <w:rPr>
                <w:noProof/>
                <w:webHidden/>
              </w:rPr>
            </w:r>
            <w:r w:rsidR="002A1DEF" w:rsidDel="00AC4AE7">
              <w:rPr>
                <w:noProof/>
                <w:webHidden/>
              </w:rPr>
              <w:fldChar w:fldCharType="separate"/>
            </w:r>
            <w:r w:rsidR="002A1DEF" w:rsidDel="00AC4AE7">
              <w:rPr>
                <w:noProof/>
                <w:webHidden/>
              </w:rPr>
              <w:delText>117</w:delText>
            </w:r>
            <w:r w:rsidR="002A1DEF" w:rsidDel="00AC4AE7">
              <w:rPr>
                <w:noProof/>
                <w:webHidden/>
              </w:rPr>
              <w:fldChar w:fldCharType="end"/>
            </w:r>
            <w:r w:rsidDel="00AC4AE7">
              <w:rPr>
                <w:noProof/>
              </w:rPr>
              <w:fldChar w:fldCharType="end"/>
            </w:r>
          </w:del>
        </w:p>
        <w:p w14:paraId="11BDF460" w14:textId="70204868" w:rsidR="002A1DEF" w:rsidDel="00AC4AE7" w:rsidRDefault="00000000">
          <w:pPr>
            <w:pStyle w:val="Spistreci1"/>
            <w:tabs>
              <w:tab w:val="left" w:pos="440"/>
              <w:tab w:val="right" w:leader="dot" w:pos="9062"/>
            </w:tabs>
            <w:rPr>
              <w:del w:id="198" w:author="Jarema Piekutowski" w:date="2022-09-08T08:47:00Z"/>
              <w:rFonts w:eastAsiaTheme="minorEastAsia"/>
              <w:noProof/>
              <w:sz w:val="22"/>
              <w:szCs w:val="22"/>
              <w:lang w:val="es-ES" w:eastAsia="es-ES"/>
            </w:rPr>
          </w:pPr>
          <w:del w:id="199" w:author="Jarema Piekutowski" w:date="2022-09-08T08:47:00Z">
            <w:r w:rsidDel="00AC4AE7">
              <w:fldChar w:fldCharType="begin"/>
            </w:r>
            <w:r w:rsidDel="00AC4AE7">
              <w:delInstrText xml:space="preserve"> HYPERLINK \l "_Toc112688995" </w:delInstrText>
            </w:r>
            <w:r w:rsidDel="00AC4AE7">
              <w:fldChar w:fldCharType="separate"/>
            </w:r>
            <w:r w:rsidR="002A1DEF" w:rsidRPr="00D67788" w:rsidDel="00AC4AE7">
              <w:rPr>
                <w:rStyle w:val="Hipercze"/>
                <w:noProof/>
              </w:rPr>
              <w:delText>7</w:delText>
            </w:r>
            <w:r w:rsidR="002A1DEF" w:rsidDel="00AC4AE7">
              <w:rPr>
                <w:rFonts w:eastAsiaTheme="minorEastAsia"/>
                <w:noProof/>
                <w:sz w:val="22"/>
                <w:szCs w:val="22"/>
                <w:lang w:val="es-ES" w:eastAsia="es-ES"/>
              </w:rPr>
              <w:tab/>
            </w:r>
            <w:r w:rsidR="002A1DEF" w:rsidRPr="00D67788" w:rsidDel="00AC4AE7">
              <w:rPr>
                <w:rStyle w:val="Hipercze"/>
                <w:noProof/>
              </w:rPr>
              <w:delText>Analiza dostępności danych potrzebnych do realizacji badania</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_Toc112688995 \h </w:delInstrText>
            </w:r>
            <w:r w:rsidR="002A1DEF" w:rsidDel="00AC4AE7">
              <w:rPr>
                <w:noProof/>
                <w:webHidden/>
              </w:rPr>
            </w:r>
            <w:r w:rsidR="002A1DEF" w:rsidDel="00AC4AE7">
              <w:rPr>
                <w:noProof/>
                <w:webHidden/>
              </w:rPr>
              <w:fldChar w:fldCharType="separate"/>
            </w:r>
            <w:r w:rsidR="002A1DEF" w:rsidDel="00AC4AE7">
              <w:rPr>
                <w:noProof/>
                <w:webHidden/>
              </w:rPr>
              <w:delText>118</w:delText>
            </w:r>
            <w:r w:rsidR="002A1DEF" w:rsidDel="00AC4AE7">
              <w:rPr>
                <w:noProof/>
                <w:webHidden/>
              </w:rPr>
              <w:fldChar w:fldCharType="end"/>
            </w:r>
            <w:r w:rsidDel="00AC4AE7">
              <w:rPr>
                <w:noProof/>
              </w:rPr>
              <w:fldChar w:fldCharType="end"/>
            </w:r>
          </w:del>
        </w:p>
        <w:p w14:paraId="3F54CDD5" w14:textId="74579C0C" w:rsidR="002A1DEF" w:rsidDel="00AC4AE7" w:rsidRDefault="00000000">
          <w:pPr>
            <w:pStyle w:val="Spistreci2"/>
            <w:tabs>
              <w:tab w:val="left" w:pos="880"/>
              <w:tab w:val="right" w:leader="dot" w:pos="9062"/>
            </w:tabs>
            <w:rPr>
              <w:del w:id="200" w:author="Jarema Piekutowski" w:date="2022-09-08T08:47:00Z"/>
              <w:rFonts w:eastAsiaTheme="minorEastAsia"/>
              <w:noProof/>
              <w:sz w:val="22"/>
              <w:szCs w:val="22"/>
              <w:lang w:val="es-ES" w:eastAsia="es-ES"/>
            </w:rPr>
          </w:pPr>
          <w:del w:id="201" w:author="Jarema Piekutowski" w:date="2022-09-08T08:47:00Z">
            <w:r w:rsidDel="00AC4AE7">
              <w:fldChar w:fldCharType="begin"/>
            </w:r>
            <w:r w:rsidDel="00AC4AE7">
              <w:delInstrText xml:space="preserve"> HYPERLINK \l "_Toc112688996" </w:delInstrText>
            </w:r>
            <w:r w:rsidDel="00AC4AE7">
              <w:fldChar w:fldCharType="separate"/>
            </w:r>
            <w:r w:rsidR="002A1DEF" w:rsidRPr="00D67788" w:rsidDel="00AC4AE7">
              <w:rPr>
                <w:rStyle w:val="Hipercze"/>
                <w:noProof/>
              </w:rPr>
              <w:delText>7.1</w:delText>
            </w:r>
            <w:r w:rsidR="002A1DEF" w:rsidDel="00AC4AE7">
              <w:rPr>
                <w:rFonts w:eastAsiaTheme="minorEastAsia"/>
                <w:noProof/>
                <w:sz w:val="22"/>
                <w:szCs w:val="22"/>
                <w:lang w:val="es-ES" w:eastAsia="es-ES"/>
              </w:rPr>
              <w:tab/>
            </w:r>
            <w:r w:rsidR="002A1DEF" w:rsidRPr="00D67788" w:rsidDel="00AC4AE7">
              <w:rPr>
                <w:rStyle w:val="Hipercze"/>
                <w:noProof/>
              </w:rPr>
              <w:delText>Prognoza wskaźników produktu i rezultatu bezpośredniego</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_Toc112688996 \h </w:delInstrText>
            </w:r>
            <w:r w:rsidR="002A1DEF" w:rsidDel="00AC4AE7">
              <w:rPr>
                <w:noProof/>
                <w:webHidden/>
              </w:rPr>
            </w:r>
            <w:r w:rsidR="002A1DEF" w:rsidDel="00AC4AE7">
              <w:rPr>
                <w:noProof/>
                <w:webHidden/>
              </w:rPr>
              <w:fldChar w:fldCharType="separate"/>
            </w:r>
            <w:r w:rsidR="002A1DEF" w:rsidDel="00AC4AE7">
              <w:rPr>
                <w:noProof/>
                <w:webHidden/>
              </w:rPr>
              <w:delText>118</w:delText>
            </w:r>
            <w:r w:rsidR="002A1DEF" w:rsidDel="00AC4AE7">
              <w:rPr>
                <w:noProof/>
                <w:webHidden/>
              </w:rPr>
              <w:fldChar w:fldCharType="end"/>
            </w:r>
            <w:r w:rsidDel="00AC4AE7">
              <w:rPr>
                <w:noProof/>
              </w:rPr>
              <w:fldChar w:fldCharType="end"/>
            </w:r>
          </w:del>
        </w:p>
        <w:p w14:paraId="33693EBE" w14:textId="01C56450" w:rsidR="002A1DEF" w:rsidDel="00AC4AE7" w:rsidRDefault="00000000">
          <w:pPr>
            <w:pStyle w:val="Spistreci2"/>
            <w:tabs>
              <w:tab w:val="left" w:pos="880"/>
              <w:tab w:val="right" w:leader="dot" w:pos="9062"/>
            </w:tabs>
            <w:rPr>
              <w:del w:id="202" w:author="Jarema Piekutowski" w:date="2022-09-08T08:47:00Z"/>
              <w:rFonts w:eastAsiaTheme="minorEastAsia"/>
              <w:noProof/>
              <w:sz w:val="22"/>
              <w:szCs w:val="22"/>
              <w:lang w:val="es-ES" w:eastAsia="es-ES"/>
            </w:rPr>
          </w:pPr>
          <w:del w:id="203" w:author="Jarema Piekutowski" w:date="2022-09-08T08:47:00Z">
            <w:r w:rsidDel="00AC4AE7">
              <w:fldChar w:fldCharType="begin"/>
            </w:r>
            <w:r w:rsidDel="00AC4AE7">
              <w:delInstrText xml:space="preserve"> HYPERLINK \l "_Toc112688997" </w:delInstrText>
            </w:r>
            <w:r w:rsidDel="00AC4AE7">
              <w:fldChar w:fldCharType="separate"/>
            </w:r>
            <w:r w:rsidR="002A1DEF" w:rsidRPr="00D67788" w:rsidDel="00AC4AE7">
              <w:rPr>
                <w:rStyle w:val="Hipercze"/>
                <w:noProof/>
              </w:rPr>
              <w:delText>7.2</w:delText>
            </w:r>
            <w:r w:rsidR="002A1DEF" w:rsidDel="00AC4AE7">
              <w:rPr>
                <w:rFonts w:eastAsiaTheme="minorEastAsia"/>
                <w:noProof/>
                <w:sz w:val="22"/>
                <w:szCs w:val="22"/>
                <w:lang w:val="es-ES" w:eastAsia="es-ES"/>
              </w:rPr>
              <w:tab/>
            </w:r>
            <w:r w:rsidR="002A1DEF" w:rsidRPr="00D67788" w:rsidDel="00AC4AE7">
              <w:rPr>
                <w:rStyle w:val="Hipercze"/>
                <w:noProof/>
              </w:rPr>
              <w:delText>Identyfikacja czynników wpływających na osiąganie celów POPW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_Toc112688997 \h </w:delInstrText>
            </w:r>
            <w:r w:rsidR="002A1DEF" w:rsidDel="00AC4AE7">
              <w:rPr>
                <w:noProof/>
                <w:webHidden/>
              </w:rPr>
            </w:r>
            <w:r w:rsidR="002A1DEF" w:rsidDel="00AC4AE7">
              <w:rPr>
                <w:noProof/>
                <w:webHidden/>
              </w:rPr>
              <w:fldChar w:fldCharType="separate"/>
            </w:r>
            <w:r w:rsidR="002A1DEF" w:rsidDel="00AC4AE7">
              <w:rPr>
                <w:noProof/>
                <w:webHidden/>
              </w:rPr>
              <w:delText>119</w:delText>
            </w:r>
            <w:r w:rsidR="002A1DEF" w:rsidDel="00AC4AE7">
              <w:rPr>
                <w:noProof/>
                <w:webHidden/>
              </w:rPr>
              <w:fldChar w:fldCharType="end"/>
            </w:r>
            <w:r w:rsidDel="00AC4AE7">
              <w:rPr>
                <w:noProof/>
              </w:rPr>
              <w:fldChar w:fldCharType="end"/>
            </w:r>
          </w:del>
        </w:p>
        <w:p w14:paraId="6798DB1C" w14:textId="52BDC1EC" w:rsidR="002A1DEF" w:rsidDel="00AC4AE7" w:rsidRDefault="00000000">
          <w:pPr>
            <w:pStyle w:val="Spistreci2"/>
            <w:tabs>
              <w:tab w:val="left" w:pos="880"/>
              <w:tab w:val="right" w:leader="dot" w:pos="9062"/>
            </w:tabs>
            <w:rPr>
              <w:del w:id="204" w:author="Jarema Piekutowski" w:date="2022-09-08T08:47:00Z"/>
              <w:rFonts w:eastAsiaTheme="minorEastAsia"/>
              <w:noProof/>
              <w:sz w:val="22"/>
              <w:szCs w:val="22"/>
              <w:lang w:val="es-ES" w:eastAsia="es-ES"/>
            </w:rPr>
          </w:pPr>
          <w:del w:id="205" w:author="Jarema Piekutowski" w:date="2022-09-08T08:47:00Z">
            <w:r w:rsidDel="00AC4AE7">
              <w:fldChar w:fldCharType="begin"/>
            </w:r>
            <w:r w:rsidDel="00AC4AE7">
              <w:delInstrText xml:space="preserve"> HYPERLINK \l "_Toc112688998" </w:delInstrText>
            </w:r>
            <w:r w:rsidDel="00AC4AE7">
              <w:fldChar w:fldCharType="separate"/>
            </w:r>
            <w:r w:rsidR="002A1DEF" w:rsidRPr="00D67788" w:rsidDel="00AC4AE7">
              <w:rPr>
                <w:rStyle w:val="Hipercze"/>
                <w:noProof/>
              </w:rPr>
              <w:delText>7.3</w:delText>
            </w:r>
            <w:r w:rsidR="002A1DEF" w:rsidDel="00AC4AE7">
              <w:rPr>
                <w:rFonts w:eastAsiaTheme="minorEastAsia"/>
                <w:noProof/>
                <w:sz w:val="22"/>
                <w:szCs w:val="22"/>
                <w:lang w:val="es-ES" w:eastAsia="es-ES"/>
              </w:rPr>
              <w:tab/>
            </w:r>
            <w:r w:rsidR="002A1DEF" w:rsidRPr="00D67788" w:rsidDel="00AC4AE7">
              <w:rPr>
                <w:rStyle w:val="Hipercze"/>
                <w:noProof/>
              </w:rPr>
              <w:delText>Ocena instytucjonalnych i operacyjnych środków zaradczych</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_Toc112688998 \h </w:delInstrText>
            </w:r>
            <w:r w:rsidR="002A1DEF" w:rsidDel="00AC4AE7">
              <w:rPr>
                <w:noProof/>
                <w:webHidden/>
              </w:rPr>
            </w:r>
            <w:r w:rsidR="002A1DEF" w:rsidDel="00AC4AE7">
              <w:rPr>
                <w:noProof/>
                <w:webHidden/>
              </w:rPr>
              <w:fldChar w:fldCharType="separate"/>
            </w:r>
            <w:r w:rsidR="002A1DEF" w:rsidDel="00AC4AE7">
              <w:rPr>
                <w:noProof/>
                <w:webHidden/>
              </w:rPr>
              <w:delText>120</w:delText>
            </w:r>
            <w:r w:rsidR="002A1DEF" w:rsidDel="00AC4AE7">
              <w:rPr>
                <w:noProof/>
                <w:webHidden/>
              </w:rPr>
              <w:fldChar w:fldCharType="end"/>
            </w:r>
            <w:r w:rsidDel="00AC4AE7">
              <w:rPr>
                <w:noProof/>
              </w:rPr>
              <w:fldChar w:fldCharType="end"/>
            </w:r>
          </w:del>
        </w:p>
        <w:p w14:paraId="6E1AA413" w14:textId="51936778" w:rsidR="002A1DEF" w:rsidDel="00AC4AE7" w:rsidRDefault="00000000">
          <w:pPr>
            <w:pStyle w:val="Spistreci2"/>
            <w:tabs>
              <w:tab w:val="left" w:pos="880"/>
              <w:tab w:val="right" w:leader="dot" w:pos="9062"/>
            </w:tabs>
            <w:rPr>
              <w:del w:id="206" w:author="Jarema Piekutowski" w:date="2022-09-08T08:47:00Z"/>
              <w:rFonts w:eastAsiaTheme="minorEastAsia"/>
              <w:noProof/>
              <w:sz w:val="22"/>
              <w:szCs w:val="22"/>
              <w:lang w:val="es-ES" w:eastAsia="es-ES"/>
            </w:rPr>
          </w:pPr>
          <w:del w:id="207" w:author="Jarema Piekutowski" w:date="2022-09-08T08:47:00Z">
            <w:r w:rsidDel="00AC4AE7">
              <w:fldChar w:fldCharType="begin"/>
            </w:r>
            <w:r w:rsidDel="00AC4AE7">
              <w:delInstrText xml:space="preserve"> HYPERLINK \l "_Toc112688999" </w:delInstrText>
            </w:r>
            <w:r w:rsidDel="00AC4AE7">
              <w:fldChar w:fldCharType="separate"/>
            </w:r>
            <w:r w:rsidR="002A1DEF" w:rsidRPr="00D67788" w:rsidDel="00AC4AE7">
              <w:rPr>
                <w:rStyle w:val="Hipercze"/>
                <w:noProof/>
              </w:rPr>
              <w:delText>7.4</w:delText>
            </w:r>
            <w:r w:rsidR="002A1DEF" w:rsidDel="00AC4AE7">
              <w:rPr>
                <w:rFonts w:eastAsiaTheme="minorEastAsia"/>
                <w:noProof/>
                <w:sz w:val="22"/>
                <w:szCs w:val="22"/>
                <w:lang w:val="es-ES" w:eastAsia="es-ES"/>
              </w:rPr>
              <w:tab/>
            </w:r>
            <w:r w:rsidR="002A1DEF" w:rsidRPr="00D67788" w:rsidDel="00AC4AE7">
              <w:rPr>
                <w:rStyle w:val="Hipercze"/>
                <w:noProof/>
              </w:rPr>
              <w:delText>Analiza możliwości przesunięć alokacji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_Toc112688999 \h </w:delInstrText>
            </w:r>
            <w:r w:rsidR="002A1DEF" w:rsidDel="00AC4AE7">
              <w:rPr>
                <w:noProof/>
                <w:webHidden/>
              </w:rPr>
            </w:r>
            <w:r w:rsidR="002A1DEF" w:rsidDel="00AC4AE7">
              <w:rPr>
                <w:noProof/>
                <w:webHidden/>
              </w:rPr>
              <w:fldChar w:fldCharType="separate"/>
            </w:r>
            <w:r w:rsidR="002A1DEF" w:rsidDel="00AC4AE7">
              <w:rPr>
                <w:noProof/>
                <w:webHidden/>
              </w:rPr>
              <w:delText>121</w:delText>
            </w:r>
            <w:r w:rsidR="002A1DEF" w:rsidDel="00AC4AE7">
              <w:rPr>
                <w:noProof/>
                <w:webHidden/>
              </w:rPr>
              <w:fldChar w:fldCharType="end"/>
            </w:r>
            <w:r w:rsidDel="00AC4AE7">
              <w:rPr>
                <w:noProof/>
              </w:rPr>
              <w:fldChar w:fldCharType="end"/>
            </w:r>
          </w:del>
        </w:p>
        <w:p w14:paraId="0F15641E" w14:textId="3FF1AAB3" w:rsidR="002A1DEF" w:rsidDel="00AC4AE7" w:rsidRDefault="00000000">
          <w:pPr>
            <w:pStyle w:val="Spistreci2"/>
            <w:tabs>
              <w:tab w:val="left" w:pos="880"/>
              <w:tab w:val="right" w:leader="dot" w:pos="9062"/>
            </w:tabs>
            <w:rPr>
              <w:del w:id="208" w:author="Jarema Piekutowski" w:date="2022-09-08T08:47:00Z"/>
              <w:rFonts w:eastAsiaTheme="minorEastAsia"/>
              <w:noProof/>
              <w:sz w:val="22"/>
              <w:szCs w:val="22"/>
              <w:lang w:val="es-ES" w:eastAsia="es-ES"/>
            </w:rPr>
          </w:pPr>
          <w:del w:id="209" w:author="Jarema Piekutowski" w:date="2022-09-08T08:47:00Z">
            <w:r w:rsidDel="00AC4AE7">
              <w:fldChar w:fldCharType="begin"/>
            </w:r>
            <w:r w:rsidDel="00AC4AE7">
              <w:delInstrText xml:space="preserve"> HYPERLINK \l "_Toc112689000" </w:delInstrText>
            </w:r>
            <w:r w:rsidDel="00AC4AE7">
              <w:fldChar w:fldCharType="separate"/>
            </w:r>
            <w:r w:rsidR="002A1DEF" w:rsidRPr="00D67788" w:rsidDel="00AC4AE7">
              <w:rPr>
                <w:rStyle w:val="Hipercze"/>
                <w:noProof/>
              </w:rPr>
              <w:delText>7.5</w:delText>
            </w:r>
            <w:r w:rsidR="002A1DEF" w:rsidDel="00AC4AE7">
              <w:rPr>
                <w:rFonts w:eastAsiaTheme="minorEastAsia"/>
                <w:noProof/>
                <w:sz w:val="22"/>
                <w:szCs w:val="22"/>
                <w:lang w:val="es-ES" w:eastAsia="es-ES"/>
              </w:rPr>
              <w:tab/>
            </w:r>
            <w:r w:rsidR="002A1DEF" w:rsidRPr="00D67788" w:rsidDel="00AC4AE7">
              <w:rPr>
                <w:rStyle w:val="Hipercze"/>
                <w:noProof/>
              </w:rPr>
              <w:delText>Oszacowanie wpływu POPW na wartości wskaźników rezultatu</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_Toc112689000 \h </w:delInstrText>
            </w:r>
            <w:r w:rsidR="002A1DEF" w:rsidDel="00AC4AE7">
              <w:rPr>
                <w:noProof/>
                <w:webHidden/>
              </w:rPr>
            </w:r>
            <w:r w:rsidR="002A1DEF" w:rsidDel="00AC4AE7">
              <w:rPr>
                <w:noProof/>
                <w:webHidden/>
              </w:rPr>
              <w:fldChar w:fldCharType="separate"/>
            </w:r>
            <w:r w:rsidR="002A1DEF" w:rsidDel="00AC4AE7">
              <w:rPr>
                <w:noProof/>
                <w:webHidden/>
              </w:rPr>
              <w:delText>121</w:delText>
            </w:r>
            <w:r w:rsidR="002A1DEF" w:rsidDel="00AC4AE7">
              <w:rPr>
                <w:noProof/>
                <w:webHidden/>
              </w:rPr>
              <w:fldChar w:fldCharType="end"/>
            </w:r>
            <w:r w:rsidDel="00AC4AE7">
              <w:rPr>
                <w:noProof/>
              </w:rPr>
              <w:fldChar w:fldCharType="end"/>
            </w:r>
          </w:del>
        </w:p>
        <w:p w14:paraId="42AE8613" w14:textId="3445B234" w:rsidR="002A1DEF" w:rsidDel="00AC4AE7" w:rsidRDefault="00000000">
          <w:pPr>
            <w:pStyle w:val="Spistreci2"/>
            <w:tabs>
              <w:tab w:val="left" w:pos="880"/>
              <w:tab w:val="right" w:leader="dot" w:pos="9062"/>
            </w:tabs>
            <w:rPr>
              <w:del w:id="210" w:author="Jarema Piekutowski" w:date="2022-09-08T08:47:00Z"/>
              <w:rFonts w:eastAsiaTheme="minorEastAsia"/>
              <w:noProof/>
              <w:sz w:val="22"/>
              <w:szCs w:val="22"/>
              <w:lang w:val="es-ES" w:eastAsia="es-ES"/>
            </w:rPr>
          </w:pPr>
          <w:del w:id="211" w:author="Jarema Piekutowski" w:date="2022-09-08T08:47:00Z">
            <w:r w:rsidDel="00AC4AE7">
              <w:fldChar w:fldCharType="begin"/>
            </w:r>
            <w:r w:rsidDel="00AC4AE7">
              <w:delInstrText xml:space="preserve"> HYPERLINK \l "_Toc112689001" </w:delInstrText>
            </w:r>
            <w:r w:rsidDel="00AC4AE7">
              <w:fldChar w:fldCharType="separate"/>
            </w:r>
            <w:r w:rsidR="002A1DEF" w:rsidRPr="00D67788" w:rsidDel="00AC4AE7">
              <w:rPr>
                <w:rStyle w:val="Hipercze"/>
                <w:noProof/>
              </w:rPr>
              <w:delText>7.6</w:delText>
            </w:r>
            <w:r w:rsidR="002A1DEF" w:rsidDel="00AC4AE7">
              <w:rPr>
                <w:rFonts w:eastAsiaTheme="minorEastAsia"/>
                <w:noProof/>
                <w:sz w:val="22"/>
                <w:szCs w:val="22"/>
                <w:lang w:val="es-ES" w:eastAsia="es-ES"/>
              </w:rPr>
              <w:tab/>
            </w:r>
            <w:r w:rsidR="002A1DEF" w:rsidRPr="00D67788" w:rsidDel="00AC4AE7">
              <w:rPr>
                <w:rStyle w:val="Hipercze"/>
                <w:noProof/>
              </w:rPr>
              <w:delText>Ocena europejskiej wartości dodanej POPW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_Toc112689001 \h </w:delInstrText>
            </w:r>
            <w:r w:rsidR="002A1DEF" w:rsidDel="00AC4AE7">
              <w:rPr>
                <w:noProof/>
                <w:webHidden/>
              </w:rPr>
            </w:r>
            <w:r w:rsidR="002A1DEF" w:rsidDel="00AC4AE7">
              <w:rPr>
                <w:noProof/>
                <w:webHidden/>
              </w:rPr>
              <w:fldChar w:fldCharType="separate"/>
            </w:r>
            <w:r w:rsidR="002A1DEF" w:rsidDel="00AC4AE7">
              <w:rPr>
                <w:noProof/>
                <w:webHidden/>
              </w:rPr>
              <w:delText>122</w:delText>
            </w:r>
            <w:r w:rsidR="002A1DEF" w:rsidDel="00AC4AE7">
              <w:rPr>
                <w:noProof/>
                <w:webHidden/>
              </w:rPr>
              <w:fldChar w:fldCharType="end"/>
            </w:r>
            <w:r w:rsidDel="00AC4AE7">
              <w:rPr>
                <w:noProof/>
              </w:rPr>
              <w:fldChar w:fldCharType="end"/>
            </w:r>
          </w:del>
        </w:p>
        <w:p w14:paraId="3C5A6311" w14:textId="540DBBC1" w:rsidR="002A1DEF" w:rsidDel="00AC4AE7" w:rsidRDefault="00000000">
          <w:pPr>
            <w:pStyle w:val="Spistreci2"/>
            <w:tabs>
              <w:tab w:val="left" w:pos="880"/>
              <w:tab w:val="right" w:leader="dot" w:pos="9062"/>
            </w:tabs>
            <w:rPr>
              <w:del w:id="212" w:author="Jarema Piekutowski" w:date="2022-09-08T08:47:00Z"/>
              <w:rFonts w:eastAsiaTheme="minorEastAsia"/>
              <w:noProof/>
              <w:sz w:val="22"/>
              <w:szCs w:val="22"/>
              <w:lang w:val="es-ES" w:eastAsia="es-ES"/>
            </w:rPr>
          </w:pPr>
          <w:del w:id="213" w:author="Jarema Piekutowski" w:date="2022-09-08T08:47:00Z">
            <w:r w:rsidDel="00AC4AE7">
              <w:fldChar w:fldCharType="begin"/>
            </w:r>
            <w:r w:rsidDel="00AC4AE7">
              <w:delInstrText xml:space="preserve"> HYPERLINK \l "_Toc112689002" </w:delInstrText>
            </w:r>
            <w:r w:rsidDel="00AC4AE7">
              <w:fldChar w:fldCharType="separate"/>
            </w:r>
            <w:r w:rsidR="002A1DEF" w:rsidRPr="00D67788" w:rsidDel="00AC4AE7">
              <w:rPr>
                <w:rStyle w:val="Hipercze"/>
                <w:noProof/>
              </w:rPr>
              <w:delText>7.7</w:delText>
            </w:r>
            <w:r w:rsidR="002A1DEF" w:rsidDel="00AC4AE7">
              <w:rPr>
                <w:rFonts w:eastAsiaTheme="minorEastAsia"/>
                <w:noProof/>
                <w:sz w:val="22"/>
                <w:szCs w:val="22"/>
                <w:lang w:val="es-ES" w:eastAsia="es-ES"/>
              </w:rPr>
              <w:tab/>
            </w:r>
            <w:r w:rsidR="002A1DEF" w:rsidRPr="00D67788" w:rsidDel="00AC4AE7">
              <w:rPr>
                <w:rStyle w:val="Hipercze"/>
                <w:noProof/>
              </w:rPr>
              <w:delText>Metodologia określenia stopnia, w jakim poszczególne osie priorytetowe POPW przyczyniają się do osiągania celów zawartych w Strategii Europa 2020</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_Toc112689002 \h </w:delInstrText>
            </w:r>
            <w:r w:rsidR="002A1DEF" w:rsidDel="00AC4AE7">
              <w:rPr>
                <w:noProof/>
                <w:webHidden/>
              </w:rPr>
            </w:r>
            <w:r w:rsidR="002A1DEF" w:rsidDel="00AC4AE7">
              <w:rPr>
                <w:noProof/>
                <w:webHidden/>
              </w:rPr>
              <w:fldChar w:fldCharType="separate"/>
            </w:r>
            <w:r w:rsidR="002A1DEF" w:rsidDel="00AC4AE7">
              <w:rPr>
                <w:noProof/>
                <w:webHidden/>
              </w:rPr>
              <w:delText>122</w:delText>
            </w:r>
            <w:r w:rsidR="002A1DEF" w:rsidDel="00AC4AE7">
              <w:rPr>
                <w:noProof/>
                <w:webHidden/>
              </w:rPr>
              <w:fldChar w:fldCharType="end"/>
            </w:r>
            <w:r w:rsidDel="00AC4AE7">
              <w:rPr>
                <w:noProof/>
              </w:rPr>
              <w:fldChar w:fldCharType="end"/>
            </w:r>
          </w:del>
        </w:p>
        <w:p w14:paraId="729746AF" w14:textId="6757E4CA" w:rsidR="002A1DEF" w:rsidDel="00AC4AE7" w:rsidRDefault="00000000">
          <w:pPr>
            <w:pStyle w:val="Spistreci1"/>
            <w:tabs>
              <w:tab w:val="left" w:pos="440"/>
              <w:tab w:val="right" w:leader="dot" w:pos="9062"/>
            </w:tabs>
            <w:rPr>
              <w:del w:id="214" w:author="Jarema Piekutowski" w:date="2022-09-08T08:47:00Z"/>
              <w:rFonts w:eastAsiaTheme="minorEastAsia"/>
              <w:noProof/>
              <w:sz w:val="22"/>
              <w:szCs w:val="22"/>
              <w:lang w:val="es-ES" w:eastAsia="es-ES"/>
            </w:rPr>
          </w:pPr>
          <w:del w:id="215" w:author="Jarema Piekutowski" w:date="2022-09-08T08:47:00Z">
            <w:r w:rsidDel="00AC4AE7">
              <w:fldChar w:fldCharType="begin"/>
            </w:r>
            <w:r w:rsidDel="00AC4AE7">
              <w:delInstrText xml:space="preserve"> HYPERLINK \l "_Toc112689003" </w:delInstrText>
            </w:r>
            <w:r w:rsidDel="00AC4AE7">
              <w:fldChar w:fldCharType="separate"/>
            </w:r>
            <w:r w:rsidR="002A1DEF" w:rsidRPr="00D67788" w:rsidDel="00AC4AE7">
              <w:rPr>
                <w:rStyle w:val="Hipercze"/>
                <w:noProof/>
              </w:rPr>
              <w:delText>8</w:delText>
            </w:r>
            <w:r w:rsidR="002A1DEF" w:rsidDel="00AC4AE7">
              <w:rPr>
                <w:rFonts w:eastAsiaTheme="minorEastAsia"/>
                <w:noProof/>
                <w:sz w:val="22"/>
                <w:szCs w:val="22"/>
                <w:lang w:val="es-ES" w:eastAsia="es-ES"/>
              </w:rPr>
              <w:tab/>
            </w:r>
            <w:r w:rsidR="002A1DEF" w:rsidRPr="00D67788" w:rsidDel="00AC4AE7">
              <w:rPr>
                <w:rStyle w:val="Hipercze"/>
                <w:noProof/>
              </w:rPr>
              <w:delText>Harmonogram badania</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_Toc112689003 \h </w:delInstrText>
            </w:r>
            <w:r w:rsidR="002A1DEF" w:rsidDel="00AC4AE7">
              <w:rPr>
                <w:noProof/>
                <w:webHidden/>
              </w:rPr>
            </w:r>
            <w:r w:rsidR="002A1DEF" w:rsidDel="00AC4AE7">
              <w:rPr>
                <w:noProof/>
                <w:webHidden/>
              </w:rPr>
              <w:fldChar w:fldCharType="separate"/>
            </w:r>
            <w:r w:rsidR="002A1DEF" w:rsidDel="00AC4AE7">
              <w:rPr>
                <w:noProof/>
                <w:webHidden/>
              </w:rPr>
              <w:delText>122</w:delText>
            </w:r>
            <w:r w:rsidR="002A1DEF" w:rsidDel="00AC4AE7">
              <w:rPr>
                <w:noProof/>
                <w:webHidden/>
              </w:rPr>
              <w:fldChar w:fldCharType="end"/>
            </w:r>
            <w:r w:rsidDel="00AC4AE7">
              <w:rPr>
                <w:noProof/>
              </w:rPr>
              <w:fldChar w:fldCharType="end"/>
            </w:r>
          </w:del>
        </w:p>
        <w:p w14:paraId="307F9AAA" w14:textId="59FFAEFC" w:rsidR="002A1DEF" w:rsidDel="00AC4AE7" w:rsidRDefault="00000000">
          <w:pPr>
            <w:pStyle w:val="Spistreci1"/>
            <w:tabs>
              <w:tab w:val="left" w:pos="440"/>
              <w:tab w:val="right" w:leader="dot" w:pos="9062"/>
            </w:tabs>
            <w:rPr>
              <w:del w:id="216" w:author="Jarema Piekutowski" w:date="2022-09-08T08:47:00Z"/>
              <w:rFonts w:eastAsiaTheme="minorEastAsia"/>
              <w:noProof/>
              <w:sz w:val="22"/>
              <w:szCs w:val="22"/>
              <w:lang w:val="es-ES" w:eastAsia="es-ES"/>
            </w:rPr>
          </w:pPr>
          <w:del w:id="217" w:author="Jarema Piekutowski" w:date="2022-09-08T08:47:00Z">
            <w:r w:rsidDel="00AC4AE7">
              <w:fldChar w:fldCharType="begin"/>
            </w:r>
            <w:r w:rsidDel="00AC4AE7">
              <w:delInstrText xml:space="preserve"> HYPERLINK \l "_Toc112689004" </w:delInstrText>
            </w:r>
            <w:r w:rsidDel="00AC4AE7">
              <w:fldChar w:fldCharType="separate"/>
            </w:r>
            <w:r w:rsidR="002A1DEF" w:rsidRPr="00D67788" w:rsidDel="00AC4AE7">
              <w:rPr>
                <w:rStyle w:val="Hipercze"/>
                <w:noProof/>
              </w:rPr>
              <w:delText>9</w:delText>
            </w:r>
            <w:r w:rsidR="002A1DEF" w:rsidDel="00AC4AE7">
              <w:rPr>
                <w:rFonts w:eastAsiaTheme="minorEastAsia"/>
                <w:noProof/>
                <w:sz w:val="22"/>
                <w:szCs w:val="22"/>
                <w:lang w:val="es-ES" w:eastAsia="es-ES"/>
              </w:rPr>
              <w:tab/>
            </w:r>
            <w:r w:rsidR="002A1DEF" w:rsidRPr="00D67788" w:rsidDel="00AC4AE7">
              <w:rPr>
                <w:rStyle w:val="Hipercze"/>
                <w:noProof/>
              </w:rPr>
              <w:delText>Załączniki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_Toc112689004 \h </w:delInstrText>
            </w:r>
            <w:r w:rsidR="002A1DEF" w:rsidDel="00AC4AE7">
              <w:rPr>
                <w:noProof/>
                <w:webHidden/>
              </w:rPr>
            </w:r>
            <w:r w:rsidR="002A1DEF" w:rsidDel="00AC4AE7">
              <w:rPr>
                <w:noProof/>
                <w:webHidden/>
              </w:rPr>
              <w:fldChar w:fldCharType="separate"/>
            </w:r>
            <w:r w:rsidR="002A1DEF" w:rsidDel="00AC4AE7">
              <w:rPr>
                <w:noProof/>
                <w:webHidden/>
              </w:rPr>
              <w:delText>123</w:delText>
            </w:r>
            <w:r w:rsidR="002A1DEF" w:rsidDel="00AC4AE7">
              <w:rPr>
                <w:noProof/>
                <w:webHidden/>
              </w:rPr>
              <w:fldChar w:fldCharType="end"/>
            </w:r>
            <w:r w:rsidDel="00AC4AE7">
              <w:rPr>
                <w:noProof/>
              </w:rPr>
              <w:fldChar w:fldCharType="end"/>
            </w:r>
          </w:del>
        </w:p>
        <w:p w14:paraId="2A5D4599" w14:textId="663A8C24" w:rsidR="002A1DEF" w:rsidDel="00AC4AE7" w:rsidRDefault="00000000">
          <w:pPr>
            <w:pStyle w:val="Spistreci2"/>
            <w:tabs>
              <w:tab w:val="left" w:pos="880"/>
              <w:tab w:val="right" w:leader="dot" w:pos="9062"/>
            </w:tabs>
            <w:rPr>
              <w:del w:id="218" w:author="Jarema Piekutowski" w:date="2022-09-08T08:47:00Z"/>
              <w:rFonts w:eastAsiaTheme="minorEastAsia"/>
              <w:noProof/>
              <w:sz w:val="22"/>
              <w:szCs w:val="22"/>
              <w:lang w:val="es-ES" w:eastAsia="es-ES"/>
            </w:rPr>
          </w:pPr>
          <w:del w:id="219" w:author="Jarema Piekutowski" w:date="2022-09-08T08:47:00Z">
            <w:r w:rsidDel="00AC4AE7">
              <w:fldChar w:fldCharType="begin"/>
            </w:r>
            <w:r w:rsidDel="00AC4AE7">
              <w:delInstrText xml:space="preserve"> HYPERLINK \l "_Toc112689005" </w:delInstrText>
            </w:r>
            <w:r w:rsidDel="00AC4AE7">
              <w:fldChar w:fldCharType="separate"/>
            </w:r>
            <w:r w:rsidR="002A1DEF" w:rsidRPr="00D67788" w:rsidDel="00AC4AE7">
              <w:rPr>
                <w:rStyle w:val="Hipercze"/>
                <w:rFonts w:cstheme="minorHAnsi"/>
                <w:noProof/>
              </w:rPr>
              <w:delText>9.1</w:delText>
            </w:r>
            <w:r w:rsidR="002A1DEF" w:rsidDel="00AC4AE7">
              <w:rPr>
                <w:rFonts w:eastAsiaTheme="minorEastAsia"/>
                <w:noProof/>
                <w:sz w:val="22"/>
                <w:szCs w:val="22"/>
                <w:lang w:val="es-ES" w:eastAsia="es-ES"/>
              </w:rPr>
              <w:tab/>
            </w:r>
            <w:r w:rsidR="002A1DEF" w:rsidRPr="00D67788" w:rsidDel="00AC4AE7">
              <w:rPr>
                <w:rStyle w:val="Hipercze"/>
                <w:rFonts w:cstheme="minorHAnsi"/>
                <w:noProof/>
              </w:rPr>
              <w:delText>Scenariusz do badań jakościowych z przedstawicielami instytucji POPW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_Toc112689005 \h </w:delInstrText>
            </w:r>
            <w:r w:rsidR="002A1DEF" w:rsidDel="00AC4AE7">
              <w:rPr>
                <w:noProof/>
                <w:webHidden/>
              </w:rPr>
            </w:r>
            <w:r w:rsidR="002A1DEF" w:rsidDel="00AC4AE7">
              <w:rPr>
                <w:noProof/>
                <w:webHidden/>
              </w:rPr>
              <w:fldChar w:fldCharType="separate"/>
            </w:r>
            <w:r w:rsidR="002A1DEF" w:rsidDel="00AC4AE7">
              <w:rPr>
                <w:noProof/>
                <w:webHidden/>
              </w:rPr>
              <w:delText>123</w:delText>
            </w:r>
            <w:r w:rsidR="002A1DEF" w:rsidDel="00AC4AE7">
              <w:rPr>
                <w:noProof/>
                <w:webHidden/>
              </w:rPr>
              <w:fldChar w:fldCharType="end"/>
            </w:r>
            <w:r w:rsidDel="00AC4AE7">
              <w:rPr>
                <w:noProof/>
              </w:rPr>
              <w:fldChar w:fldCharType="end"/>
            </w:r>
          </w:del>
        </w:p>
        <w:p w14:paraId="5743D041" w14:textId="156F6E70" w:rsidR="002A1DEF" w:rsidDel="00AC4AE7" w:rsidRDefault="00000000">
          <w:pPr>
            <w:pStyle w:val="Spistreci2"/>
            <w:tabs>
              <w:tab w:val="left" w:pos="880"/>
              <w:tab w:val="right" w:leader="dot" w:pos="9062"/>
            </w:tabs>
            <w:rPr>
              <w:del w:id="220" w:author="Jarema Piekutowski" w:date="2022-09-08T08:47:00Z"/>
              <w:rFonts w:eastAsiaTheme="minorEastAsia"/>
              <w:noProof/>
              <w:sz w:val="22"/>
              <w:szCs w:val="22"/>
              <w:lang w:val="es-ES" w:eastAsia="es-ES"/>
            </w:rPr>
          </w:pPr>
          <w:del w:id="221" w:author="Jarema Piekutowski" w:date="2022-09-08T08:47:00Z">
            <w:r w:rsidDel="00AC4AE7">
              <w:fldChar w:fldCharType="begin"/>
            </w:r>
            <w:r w:rsidDel="00AC4AE7">
              <w:delInstrText xml:space="preserve"> HYPERLINK \l "_Toc112689006" </w:delInstrText>
            </w:r>
            <w:r w:rsidDel="00AC4AE7">
              <w:fldChar w:fldCharType="separate"/>
            </w:r>
            <w:r w:rsidR="002A1DEF" w:rsidRPr="00D67788" w:rsidDel="00AC4AE7">
              <w:rPr>
                <w:rStyle w:val="Hipercze"/>
                <w:rFonts w:cstheme="minorHAnsi"/>
                <w:noProof/>
              </w:rPr>
              <w:delText>9.2</w:delText>
            </w:r>
            <w:r w:rsidR="002A1DEF" w:rsidDel="00AC4AE7">
              <w:rPr>
                <w:rFonts w:eastAsiaTheme="minorEastAsia"/>
                <w:noProof/>
                <w:sz w:val="22"/>
                <w:szCs w:val="22"/>
                <w:lang w:val="es-ES" w:eastAsia="es-ES"/>
              </w:rPr>
              <w:tab/>
            </w:r>
            <w:r w:rsidR="002A1DEF" w:rsidRPr="00D67788" w:rsidDel="00AC4AE7">
              <w:rPr>
                <w:rStyle w:val="Hipercze"/>
                <w:rFonts w:cstheme="minorHAnsi"/>
                <w:noProof/>
              </w:rPr>
              <w:delText>Scenariusz do badań jakościowych z beneficjentami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_Toc112689006 \h </w:delInstrText>
            </w:r>
            <w:r w:rsidR="002A1DEF" w:rsidDel="00AC4AE7">
              <w:rPr>
                <w:noProof/>
                <w:webHidden/>
              </w:rPr>
            </w:r>
            <w:r w:rsidR="002A1DEF" w:rsidDel="00AC4AE7">
              <w:rPr>
                <w:noProof/>
                <w:webHidden/>
              </w:rPr>
              <w:fldChar w:fldCharType="separate"/>
            </w:r>
            <w:r w:rsidR="002A1DEF" w:rsidDel="00AC4AE7">
              <w:rPr>
                <w:noProof/>
                <w:webHidden/>
              </w:rPr>
              <w:delText>126</w:delText>
            </w:r>
            <w:r w:rsidR="002A1DEF" w:rsidDel="00AC4AE7">
              <w:rPr>
                <w:noProof/>
                <w:webHidden/>
              </w:rPr>
              <w:fldChar w:fldCharType="end"/>
            </w:r>
            <w:r w:rsidDel="00AC4AE7">
              <w:rPr>
                <w:noProof/>
              </w:rPr>
              <w:fldChar w:fldCharType="end"/>
            </w:r>
          </w:del>
        </w:p>
        <w:p w14:paraId="5F992700" w14:textId="3777D5C9" w:rsidR="002A1DEF" w:rsidDel="00AC4AE7" w:rsidRDefault="00000000">
          <w:pPr>
            <w:pStyle w:val="Spistreci2"/>
            <w:tabs>
              <w:tab w:val="left" w:pos="880"/>
              <w:tab w:val="right" w:leader="dot" w:pos="9062"/>
            </w:tabs>
            <w:rPr>
              <w:del w:id="222" w:author="Jarema Piekutowski" w:date="2022-09-08T08:47:00Z"/>
              <w:rFonts w:eastAsiaTheme="minorEastAsia"/>
              <w:noProof/>
              <w:sz w:val="22"/>
              <w:szCs w:val="22"/>
              <w:lang w:val="es-ES" w:eastAsia="es-ES"/>
            </w:rPr>
          </w:pPr>
          <w:del w:id="223" w:author="Jarema Piekutowski" w:date="2022-09-08T08:47:00Z">
            <w:r w:rsidDel="00AC4AE7">
              <w:fldChar w:fldCharType="begin"/>
            </w:r>
            <w:r w:rsidDel="00AC4AE7">
              <w:delInstrText xml:space="preserve"> HYPERLINK \l "_Toc112689007" </w:delInstrText>
            </w:r>
            <w:r w:rsidDel="00AC4AE7">
              <w:fldChar w:fldCharType="separate"/>
            </w:r>
            <w:r w:rsidR="002A1DEF" w:rsidRPr="00D67788" w:rsidDel="00AC4AE7">
              <w:rPr>
                <w:rStyle w:val="Hipercze"/>
                <w:rFonts w:cstheme="minorHAnsi"/>
                <w:noProof/>
              </w:rPr>
              <w:delText>9.3</w:delText>
            </w:r>
            <w:r w:rsidR="002A1DEF" w:rsidDel="00AC4AE7">
              <w:rPr>
                <w:rFonts w:eastAsiaTheme="minorEastAsia"/>
                <w:noProof/>
                <w:sz w:val="22"/>
                <w:szCs w:val="22"/>
                <w:lang w:val="es-ES" w:eastAsia="es-ES"/>
              </w:rPr>
              <w:tab/>
            </w:r>
            <w:r w:rsidR="002A1DEF" w:rsidRPr="00D67788" w:rsidDel="00AC4AE7">
              <w:rPr>
                <w:rStyle w:val="Hipercze"/>
                <w:rFonts w:cstheme="minorHAnsi"/>
                <w:noProof/>
              </w:rPr>
              <w:delText>Kwestionariusz do badania ilościowego beneficjentów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_Toc112689007 \h </w:delInstrText>
            </w:r>
            <w:r w:rsidR="002A1DEF" w:rsidDel="00AC4AE7">
              <w:rPr>
                <w:noProof/>
                <w:webHidden/>
              </w:rPr>
            </w:r>
            <w:r w:rsidR="002A1DEF" w:rsidDel="00AC4AE7">
              <w:rPr>
                <w:noProof/>
                <w:webHidden/>
              </w:rPr>
              <w:fldChar w:fldCharType="separate"/>
            </w:r>
            <w:r w:rsidR="002A1DEF" w:rsidDel="00AC4AE7">
              <w:rPr>
                <w:noProof/>
                <w:webHidden/>
              </w:rPr>
              <w:delText>130</w:delText>
            </w:r>
            <w:r w:rsidR="002A1DEF" w:rsidDel="00AC4AE7">
              <w:rPr>
                <w:noProof/>
                <w:webHidden/>
              </w:rPr>
              <w:fldChar w:fldCharType="end"/>
            </w:r>
            <w:r w:rsidDel="00AC4AE7">
              <w:rPr>
                <w:noProof/>
              </w:rPr>
              <w:fldChar w:fldCharType="end"/>
            </w:r>
          </w:del>
        </w:p>
        <w:p w14:paraId="117A1F97" w14:textId="357D9DA8" w:rsidR="002A1DEF" w:rsidDel="00AC4AE7" w:rsidRDefault="00000000">
          <w:pPr>
            <w:pStyle w:val="Spistreci2"/>
            <w:tabs>
              <w:tab w:val="left" w:pos="880"/>
              <w:tab w:val="right" w:leader="dot" w:pos="9062"/>
            </w:tabs>
            <w:rPr>
              <w:del w:id="224" w:author="Jarema Piekutowski" w:date="2022-09-08T08:47:00Z"/>
              <w:rFonts w:eastAsiaTheme="minorEastAsia"/>
              <w:noProof/>
              <w:sz w:val="22"/>
              <w:szCs w:val="22"/>
              <w:lang w:val="es-ES" w:eastAsia="es-ES"/>
            </w:rPr>
          </w:pPr>
          <w:del w:id="225" w:author="Jarema Piekutowski" w:date="2022-09-08T08:47:00Z">
            <w:r w:rsidDel="00AC4AE7">
              <w:fldChar w:fldCharType="begin"/>
            </w:r>
            <w:r w:rsidDel="00AC4AE7">
              <w:delInstrText xml:space="preserve"> HYPERLINK \l "_Toc112689008" </w:delInstrText>
            </w:r>
            <w:r w:rsidDel="00AC4AE7">
              <w:fldChar w:fldCharType="separate"/>
            </w:r>
            <w:r w:rsidR="002A1DEF" w:rsidRPr="00D67788" w:rsidDel="00AC4AE7">
              <w:rPr>
                <w:rStyle w:val="Hipercze"/>
                <w:noProof/>
              </w:rPr>
              <w:delText>9.4</w:delText>
            </w:r>
            <w:r w:rsidR="002A1DEF" w:rsidDel="00AC4AE7">
              <w:rPr>
                <w:rFonts w:eastAsiaTheme="minorEastAsia"/>
                <w:noProof/>
                <w:sz w:val="22"/>
                <w:szCs w:val="22"/>
                <w:lang w:val="es-ES" w:eastAsia="es-ES"/>
              </w:rPr>
              <w:tab/>
            </w:r>
            <w:r w:rsidR="002A1DEF" w:rsidRPr="00D67788" w:rsidDel="00AC4AE7">
              <w:rPr>
                <w:rStyle w:val="Hipercze"/>
                <w:noProof/>
              </w:rPr>
              <w:delText>Scenariusze paneli ekspertów</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_Toc112689008 \h </w:delInstrText>
            </w:r>
            <w:r w:rsidR="002A1DEF" w:rsidDel="00AC4AE7">
              <w:rPr>
                <w:noProof/>
                <w:webHidden/>
              </w:rPr>
            </w:r>
            <w:r w:rsidR="002A1DEF" w:rsidDel="00AC4AE7">
              <w:rPr>
                <w:noProof/>
                <w:webHidden/>
              </w:rPr>
              <w:fldChar w:fldCharType="separate"/>
            </w:r>
            <w:r w:rsidR="002A1DEF" w:rsidDel="00AC4AE7">
              <w:rPr>
                <w:noProof/>
                <w:webHidden/>
              </w:rPr>
              <w:delText>142</w:delText>
            </w:r>
            <w:r w:rsidR="002A1DEF" w:rsidDel="00AC4AE7">
              <w:rPr>
                <w:noProof/>
                <w:webHidden/>
              </w:rPr>
              <w:fldChar w:fldCharType="end"/>
            </w:r>
            <w:r w:rsidDel="00AC4AE7">
              <w:rPr>
                <w:noProof/>
              </w:rPr>
              <w:fldChar w:fldCharType="end"/>
            </w:r>
          </w:del>
        </w:p>
        <w:p w14:paraId="151AAF9C" w14:textId="4939D470" w:rsidR="002A1DEF" w:rsidDel="00AC4AE7" w:rsidRDefault="00000000">
          <w:pPr>
            <w:pStyle w:val="Spistreci3"/>
            <w:tabs>
              <w:tab w:val="left" w:pos="1320"/>
              <w:tab w:val="right" w:leader="dot" w:pos="9062"/>
            </w:tabs>
            <w:rPr>
              <w:del w:id="226" w:author="Jarema Piekutowski" w:date="2022-09-08T08:47:00Z"/>
              <w:rFonts w:eastAsiaTheme="minorEastAsia"/>
              <w:noProof/>
              <w:sz w:val="22"/>
              <w:szCs w:val="22"/>
              <w:lang w:val="es-ES" w:eastAsia="es-ES"/>
            </w:rPr>
          </w:pPr>
          <w:del w:id="227" w:author="Jarema Piekutowski" w:date="2022-09-08T08:47:00Z">
            <w:r w:rsidDel="00AC4AE7">
              <w:fldChar w:fldCharType="begin"/>
            </w:r>
            <w:r w:rsidDel="00AC4AE7">
              <w:delInstrText xml:space="preserve"> HYPERLINK \l "_Toc112689009" </w:delInstrText>
            </w:r>
            <w:r w:rsidDel="00AC4AE7">
              <w:fldChar w:fldCharType="separate"/>
            </w:r>
            <w:r w:rsidR="002A1DEF" w:rsidRPr="00D67788" w:rsidDel="00AC4AE7">
              <w:rPr>
                <w:rStyle w:val="Hipercze"/>
                <w:noProof/>
              </w:rPr>
              <w:delText>9.4.1</w:delText>
            </w:r>
            <w:r w:rsidR="002A1DEF" w:rsidDel="00AC4AE7">
              <w:rPr>
                <w:rFonts w:eastAsiaTheme="minorEastAsia"/>
                <w:noProof/>
                <w:sz w:val="22"/>
                <w:szCs w:val="22"/>
                <w:lang w:val="es-ES" w:eastAsia="es-ES"/>
              </w:rPr>
              <w:tab/>
            </w:r>
            <w:r w:rsidR="002A1DEF" w:rsidRPr="00D67788" w:rsidDel="00AC4AE7">
              <w:rPr>
                <w:rStyle w:val="Hipercze"/>
                <w:noProof/>
              </w:rPr>
              <w:delText>Wstępny scenariusz panelu dla członków zespołu badawczego (i)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_Toc112689009 \h </w:delInstrText>
            </w:r>
            <w:r w:rsidR="002A1DEF" w:rsidDel="00AC4AE7">
              <w:rPr>
                <w:noProof/>
                <w:webHidden/>
              </w:rPr>
            </w:r>
            <w:r w:rsidR="002A1DEF" w:rsidDel="00AC4AE7">
              <w:rPr>
                <w:noProof/>
                <w:webHidden/>
              </w:rPr>
              <w:fldChar w:fldCharType="separate"/>
            </w:r>
            <w:r w:rsidR="002A1DEF" w:rsidDel="00AC4AE7">
              <w:rPr>
                <w:noProof/>
                <w:webHidden/>
              </w:rPr>
              <w:delText>142</w:delText>
            </w:r>
            <w:r w:rsidR="002A1DEF" w:rsidDel="00AC4AE7">
              <w:rPr>
                <w:noProof/>
                <w:webHidden/>
              </w:rPr>
              <w:fldChar w:fldCharType="end"/>
            </w:r>
            <w:r w:rsidDel="00AC4AE7">
              <w:rPr>
                <w:noProof/>
              </w:rPr>
              <w:fldChar w:fldCharType="end"/>
            </w:r>
          </w:del>
        </w:p>
        <w:p w14:paraId="3BCFBFA6" w14:textId="5B1782C0" w:rsidR="002A1DEF" w:rsidDel="00AC4AE7" w:rsidRDefault="00000000">
          <w:pPr>
            <w:pStyle w:val="Spistreci3"/>
            <w:tabs>
              <w:tab w:val="left" w:pos="1320"/>
              <w:tab w:val="right" w:leader="dot" w:pos="9062"/>
            </w:tabs>
            <w:rPr>
              <w:del w:id="228" w:author="Jarema Piekutowski" w:date="2022-09-08T08:47:00Z"/>
              <w:rFonts w:eastAsiaTheme="minorEastAsia"/>
              <w:noProof/>
              <w:sz w:val="22"/>
              <w:szCs w:val="22"/>
              <w:lang w:val="es-ES" w:eastAsia="es-ES"/>
            </w:rPr>
          </w:pPr>
          <w:del w:id="229" w:author="Jarema Piekutowski" w:date="2022-09-08T08:47:00Z">
            <w:r w:rsidDel="00AC4AE7">
              <w:fldChar w:fldCharType="begin"/>
            </w:r>
            <w:r w:rsidDel="00AC4AE7">
              <w:delInstrText xml:space="preserve"> HYPERLINK \l "_Toc112689010" </w:delInstrText>
            </w:r>
            <w:r w:rsidDel="00AC4AE7">
              <w:fldChar w:fldCharType="separate"/>
            </w:r>
            <w:r w:rsidR="002A1DEF" w:rsidRPr="00D67788" w:rsidDel="00AC4AE7">
              <w:rPr>
                <w:rStyle w:val="Hipercze"/>
                <w:noProof/>
              </w:rPr>
              <w:delText>9.4.2</w:delText>
            </w:r>
            <w:r w:rsidR="002A1DEF" w:rsidDel="00AC4AE7">
              <w:rPr>
                <w:rFonts w:eastAsiaTheme="minorEastAsia"/>
                <w:noProof/>
                <w:sz w:val="22"/>
                <w:szCs w:val="22"/>
                <w:lang w:val="es-ES" w:eastAsia="es-ES"/>
              </w:rPr>
              <w:tab/>
            </w:r>
            <w:r w:rsidR="002A1DEF" w:rsidRPr="00D67788" w:rsidDel="00AC4AE7">
              <w:rPr>
                <w:rStyle w:val="Hipercze"/>
                <w:noProof/>
              </w:rPr>
              <w:delText>Wstępny scenariusz panelu dla ekspertów zewnętrznych (II)</w:delText>
            </w:r>
            <w:r w:rsidR="002A1DEF" w:rsidDel="00AC4AE7">
              <w:rPr>
                <w:noProof/>
                <w:webHidden/>
              </w:rPr>
              <w:tab/>
            </w:r>
            <w:r w:rsidR="002A1DEF" w:rsidDel="00AC4AE7">
              <w:rPr>
                <w:noProof/>
                <w:webHidden/>
              </w:rPr>
              <w:fldChar w:fldCharType="begin"/>
            </w:r>
            <w:r w:rsidR="002A1DEF" w:rsidDel="00AC4AE7">
              <w:rPr>
                <w:noProof/>
                <w:webHidden/>
              </w:rPr>
              <w:delInstrText xml:space="preserve"> PAGEREF _Toc112689010 \h </w:delInstrText>
            </w:r>
            <w:r w:rsidR="002A1DEF" w:rsidDel="00AC4AE7">
              <w:rPr>
                <w:noProof/>
                <w:webHidden/>
              </w:rPr>
            </w:r>
            <w:r w:rsidR="002A1DEF" w:rsidDel="00AC4AE7">
              <w:rPr>
                <w:noProof/>
                <w:webHidden/>
              </w:rPr>
              <w:fldChar w:fldCharType="separate"/>
            </w:r>
            <w:r w:rsidR="002A1DEF" w:rsidDel="00AC4AE7">
              <w:rPr>
                <w:noProof/>
                <w:webHidden/>
              </w:rPr>
              <w:delText>143</w:delText>
            </w:r>
            <w:r w:rsidR="002A1DEF" w:rsidDel="00AC4AE7">
              <w:rPr>
                <w:noProof/>
                <w:webHidden/>
              </w:rPr>
              <w:fldChar w:fldCharType="end"/>
            </w:r>
            <w:r w:rsidDel="00AC4AE7">
              <w:rPr>
                <w:noProof/>
              </w:rPr>
              <w:fldChar w:fldCharType="end"/>
            </w:r>
          </w:del>
        </w:p>
        <w:p w14:paraId="043A0858" w14:textId="1FB61763" w:rsidR="00142876" w:rsidDel="00AC4AE7" w:rsidRDefault="00142876" w:rsidP="00B43A29">
          <w:pPr>
            <w:rPr>
              <w:del w:id="230" w:author="Jarema Piekutowski" w:date="2022-09-08T08:47:00Z"/>
            </w:rPr>
          </w:pPr>
          <w:del w:id="231" w:author="Jarema Piekutowski" w:date="2022-09-08T08:47:00Z">
            <w:r w:rsidDel="00AC4AE7">
              <w:fldChar w:fldCharType="end"/>
            </w:r>
          </w:del>
        </w:p>
        <w:customXmlDelRangeStart w:id="232" w:author="Jarema Piekutowski" w:date="2022-09-08T08:47:00Z"/>
      </w:sdtContent>
    </w:sdt>
    <w:customXmlDelRangeEnd w:id="232"/>
    <w:p w14:paraId="24E4DD36" w14:textId="095BE9BC" w:rsidR="00826BCF" w:rsidDel="00AC4AE7" w:rsidRDefault="00826BCF" w:rsidP="00B43A29">
      <w:pPr>
        <w:rPr>
          <w:del w:id="233" w:author="Jarema Piekutowski" w:date="2022-09-08T08:47:00Z"/>
        </w:rPr>
      </w:pPr>
      <w:del w:id="234" w:author="Jarema Piekutowski" w:date="2022-09-08T08:47:00Z">
        <w:r w:rsidDel="00AC4AE7">
          <w:br w:type="page"/>
        </w:r>
      </w:del>
    </w:p>
    <w:p w14:paraId="71B36B72" w14:textId="1B06144F" w:rsidR="001D0179" w:rsidRPr="0023505C" w:rsidDel="00AC4AE7" w:rsidRDefault="001D0179" w:rsidP="00B43A29">
      <w:pPr>
        <w:pStyle w:val="Nagwek1"/>
        <w:rPr>
          <w:del w:id="235" w:author="Jarema Piekutowski" w:date="2022-09-08T08:47:00Z"/>
        </w:rPr>
      </w:pPr>
      <w:bookmarkStart w:id="236" w:name="_Toc112688958"/>
      <w:del w:id="237" w:author="Jarema Piekutowski" w:date="2022-09-08T08:47:00Z">
        <w:r w:rsidRPr="0023505C" w:rsidDel="00AC4AE7">
          <w:delText>Cele i zakres badania</w:delText>
        </w:r>
        <w:bookmarkEnd w:id="236"/>
      </w:del>
    </w:p>
    <w:p w14:paraId="50BD0FD7" w14:textId="2483E5CF" w:rsidR="00096208" w:rsidRPr="006036F6" w:rsidDel="00AC4AE7" w:rsidRDefault="00170E09" w:rsidP="00B43A29">
      <w:pPr>
        <w:rPr>
          <w:del w:id="238" w:author="Jarema Piekutowski" w:date="2022-09-08T08:47:00Z"/>
        </w:rPr>
      </w:pPr>
      <w:del w:id="239" w:author="Jarema Piekutowski" w:date="2022-09-08T08:47:00Z">
        <w:r w:rsidDel="00AC4AE7">
          <w:rPr>
            <w:lang w:eastAsia="pl-PL"/>
          </w:rPr>
          <w:delText>C</w:delText>
        </w:r>
        <w:r w:rsidR="00096208" w:rsidRPr="006036F6" w:rsidDel="00AC4AE7">
          <w:rPr>
            <w:lang w:eastAsia="pl-PL"/>
          </w:rPr>
          <w:delText xml:space="preserve">elem badania jest </w:delText>
        </w:r>
        <w:r w:rsidR="00096208" w:rsidRPr="006036F6" w:rsidDel="00AC4AE7">
          <w:delText xml:space="preserve">ocena ex-post realizacji celów szczegółowych określonych dla Priorytetów Inwestycyjnych (PI) ze szczególnym uwzględnieniem zobowiązań wynikających z ram wykonania ustalonych na poziomie Osi Priorytetowych oraz ocena wkładu interwencji w realizację Strategii Europa 2020. </w:delText>
        </w:r>
      </w:del>
    </w:p>
    <w:p w14:paraId="00158B51" w14:textId="61C9B78C" w:rsidR="00096208" w:rsidRPr="006036F6" w:rsidDel="00AC4AE7" w:rsidRDefault="00096208" w:rsidP="00B43A29">
      <w:pPr>
        <w:rPr>
          <w:del w:id="240" w:author="Jarema Piekutowski" w:date="2022-09-08T08:47:00Z"/>
          <w:lang w:eastAsia="pl-PL"/>
        </w:rPr>
      </w:pPr>
      <w:del w:id="241" w:author="Jarema Piekutowski" w:date="2022-09-08T08:47:00Z">
        <w:r w:rsidRPr="006036F6" w:rsidDel="00AC4AE7">
          <w:rPr>
            <w:lang w:eastAsia="pl-PL"/>
          </w:rPr>
          <w:delText>Zadania badawcze obejmują:</w:delText>
        </w:r>
      </w:del>
    </w:p>
    <w:p w14:paraId="558E5E98" w14:textId="1C6D45AB" w:rsidR="00096208" w:rsidRPr="00293539" w:rsidDel="00AC4AE7" w:rsidRDefault="00096208" w:rsidP="00293539">
      <w:pPr>
        <w:pStyle w:val="Tekstprzypisudolnego"/>
        <w:numPr>
          <w:ilvl w:val="0"/>
          <w:numId w:val="3"/>
        </w:numPr>
        <w:spacing w:after="0" w:line="288" w:lineRule="auto"/>
        <w:ind w:left="714" w:hanging="357"/>
        <w:rPr>
          <w:del w:id="242" w:author="Jarema Piekutowski" w:date="2022-09-08T08:47:00Z"/>
          <w:rFonts w:eastAsia="Times New Roman"/>
          <w:sz w:val="24"/>
          <w:szCs w:val="24"/>
          <w:lang w:eastAsia="pl-PL"/>
        </w:rPr>
      </w:pPr>
      <w:del w:id="243" w:author="Jarema Piekutowski" w:date="2022-09-08T08:47:00Z">
        <w:r w:rsidRPr="00293539" w:rsidDel="00AC4AE7">
          <w:rPr>
            <w:sz w:val="24"/>
            <w:szCs w:val="24"/>
          </w:rPr>
          <w:delText>Oszacowanie wartości wskaźników na 2023 r. uwzględniające dotychczasowy stan wdrażania POPW i dostępne dane oraz zidentyfikowanie wskaźników, których wartości na 2023 r. zostaną osiągnięte w wyższym lub niższym stopniu (odchylenie powyżej 15%) od zakładanych wartości docelowych/celów końcowych (2023) w POPW</w:delText>
        </w:r>
        <w:r w:rsidRPr="00293539" w:rsidDel="00AC4AE7">
          <w:rPr>
            <w:rFonts w:eastAsia="Times New Roman"/>
            <w:sz w:val="24"/>
            <w:szCs w:val="24"/>
            <w:lang w:eastAsia="pl-PL"/>
          </w:rPr>
          <w:delText xml:space="preserve"> wraz z określeniem, </w:delText>
        </w:r>
        <w:r w:rsidRPr="00293539" w:rsidDel="00AC4AE7">
          <w:rPr>
            <w:sz w:val="24"/>
            <w:szCs w:val="24"/>
          </w:rPr>
          <w:delText>czy jest konieczne i możliwe rozszerzenie zakresu obecnie realizowanych umów albo podpisanie i zrealizowanie jeszcze nowych umów, żeby zwiększyć osiągane wartości wskaźników</w:delText>
        </w:r>
        <w:r w:rsidRPr="00293539" w:rsidDel="00AC4AE7">
          <w:rPr>
            <w:rFonts w:eastAsia="Times New Roman"/>
            <w:sz w:val="24"/>
            <w:szCs w:val="24"/>
            <w:lang w:eastAsia="pl-PL"/>
          </w:rPr>
          <w:delText>, w przypadku zagrożenia nieosiągnięcia celów POPW;</w:delText>
        </w:r>
      </w:del>
    </w:p>
    <w:p w14:paraId="51CFC197" w14:textId="248DABAF" w:rsidR="00096208" w:rsidRPr="00293539" w:rsidDel="00AC4AE7" w:rsidRDefault="00096208" w:rsidP="00293539">
      <w:pPr>
        <w:pStyle w:val="Tekstprzypisudolnego"/>
        <w:numPr>
          <w:ilvl w:val="0"/>
          <w:numId w:val="3"/>
        </w:numPr>
        <w:spacing w:after="0" w:line="288" w:lineRule="auto"/>
        <w:ind w:left="714" w:hanging="357"/>
        <w:rPr>
          <w:del w:id="244" w:author="Jarema Piekutowski" w:date="2022-09-08T08:47:00Z"/>
          <w:sz w:val="24"/>
          <w:szCs w:val="24"/>
        </w:rPr>
      </w:pPr>
      <w:del w:id="245" w:author="Jarema Piekutowski" w:date="2022-09-08T08:47:00Z">
        <w:r w:rsidRPr="00293539" w:rsidDel="00AC4AE7">
          <w:rPr>
            <w:sz w:val="24"/>
            <w:szCs w:val="24"/>
          </w:rPr>
          <w:delText>Określenie przyczyn odchylenia od zakładanej wartości docelowej/ celu końcowego w POPW;</w:delText>
        </w:r>
      </w:del>
    </w:p>
    <w:p w14:paraId="2A429333" w14:textId="42316C05" w:rsidR="00096208" w:rsidRPr="00293539" w:rsidDel="00AC4AE7" w:rsidRDefault="00096208" w:rsidP="00293539">
      <w:pPr>
        <w:pStyle w:val="Tekstprzypisudolnego"/>
        <w:numPr>
          <w:ilvl w:val="0"/>
          <w:numId w:val="3"/>
        </w:numPr>
        <w:spacing w:after="0" w:line="288" w:lineRule="auto"/>
        <w:ind w:left="714" w:hanging="357"/>
        <w:rPr>
          <w:del w:id="246" w:author="Jarema Piekutowski" w:date="2022-09-08T08:47:00Z"/>
          <w:sz w:val="24"/>
          <w:szCs w:val="24"/>
        </w:rPr>
      </w:pPr>
      <w:del w:id="247" w:author="Jarema Piekutowski" w:date="2022-09-08T08:47:00Z">
        <w:r w:rsidRPr="00293539" w:rsidDel="00AC4AE7">
          <w:rPr>
            <w:sz w:val="24"/>
            <w:szCs w:val="24"/>
          </w:rPr>
          <w:delText>Zidentyfikowanie podjętych środków zaradczych o charakterze instytucjonalnym i operacyjnym (np. proces wyboru, wymogi dla beneficjentów/projektów, model wdrażania, maksymalna wartość projektu, harmonogram konkursów, ułatwienia dla wnioskodawców, zniesienie barier dostępu) oraz ocena ich skuteczności w odniesieniu do efektów, które przyniosły wraz ze sformułowaniem użytecznych rekomendacji dotyczących przyszłego okresu programowania;</w:delText>
        </w:r>
      </w:del>
    </w:p>
    <w:p w14:paraId="5715E118" w14:textId="073CCEF0" w:rsidR="00096208" w:rsidRPr="00293539" w:rsidDel="00AC4AE7" w:rsidRDefault="00096208" w:rsidP="00293539">
      <w:pPr>
        <w:pStyle w:val="Tekstprzypisudolnego"/>
        <w:numPr>
          <w:ilvl w:val="0"/>
          <w:numId w:val="3"/>
        </w:numPr>
        <w:spacing w:after="0" w:line="288" w:lineRule="auto"/>
        <w:ind w:left="714" w:hanging="357"/>
        <w:rPr>
          <w:del w:id="248" w:author="Jarema Piekutowski" w:date="2022-09-08T08:47:00Z"/>
          <w:rFonts w:eastAsia="Times New Roman"/>
          <w:sz w:val="24"/>
          <w:szCs w:val="24"/>
          <w:lang w:eastAsia="pl-PL"/>
        </w:rPr>
      </w:pPr>
      <w:del w:id="249" w:author="Jarema Piekutowski" w:date="2022-09-08T08:47:00Z">
        <w:r w:rsidRPr="00293539" w:rsidDel="00AC4AE7">
          <w:rPr>
            <w:sz w:val="24"/>
            <w:szCs w:val="24"/>
          </w:rPr>
          <w:delText>Przeanalizowanie ew. możliwości zmiany wielkości alokacji w ramach programu, przedstawienie propozycji wielkości przesunięć środków (jeśli zasadne, schodząc na poziom (pod)działań) i określenie, jakie przyniosą one efekty;</w:delText>
        </w:r>
      </w:del>
    </w:p>
    <w:p w14:paraId="7D694030" w14:textId="46FDE5D8" w:rsidR="00096208" w:rsidRPr="00293539" w:rsidDel="00AC4AE7" w:rsidRDefault="00096208" w:rsidP="00293539">
      <w:pPr>
        <w:pStyle w:val="Akapitzlist"/>
        <w:numPr>
          <w:ilvl w:val="0"/>
          <w:numId w:val="3"/>
        </w:numPr>
        <w:spacing w:after="0"/>
        <w:ind w:left="714" w:hanging="357"/>
        <w:rPr>
          <w:del w:id="250" w:author="Jarema Piekutowski" w:date="2022-09-08T08:47:00Z"/>
        </w:rPr>
      </w:pPr>
      <w:del w:id="251" w:author="Jarema Piekutowski" w:date="2022-09-08T08:47:00Z">
        <w:r w:rsidRPr="00293539" w:rsidDel="00AC4AE7">
          <w:delText>Oszacowanie (ilościowo za pomocą modeli ekonometrycznych/analiz statystycznych) wpływu POPW na wartości wskaźników rezultatu i zinterpretować wyniki, biorąc pod uwagę m.in. znaczenie kontekstu społeczno-gospodarczego, wielkość alokacji programu i jego skuteczność w osiąganiu celów końcowych wskaźników;</w:delText>
        </w:r>
      </w:del>
    </w:p>
    <w:p w14:paraId="49D075E9" w14:textId="3C090452" w:rsidR="00096208" w:rsidRPr="00293539" w:rsidDel="00AC4AE7" w:rsidRDefault="00096208" w:rsidP="00293539">
      <w:pPr>
        <w:pStyle w:val="Akapitzlist"/>
        <w:numPr>
          <w:ilvl w:val="0"/>
          <w:numId w:val="3"/>
        </w:numPr>
        <w:spacing w:after="0"/>
        <w:ind w:left="714" w:hanging="357"/>
        <w:rPr>
          <w:del w:id="252" w:author="Jarema Piekutowski" w:date="2022-09-08T08:47:00Z"/>
        </w:rPr>
      </w:pPr>
      <w:del w:id="253" w:author="Jarema Piekutowski" w:date="2022-09-08T08:47:00Z">
        <w:r w:rsidRPr="00293539" w:rsidDel="00AC4AE7">
          <w:delText>Ocena europejskiej wartości dodanej POPW;</w:delText>
        </w:r>
      </w:del>
    </w:p>
    <w:p w14:paraId="5D484AE0" w14:textId="3E7AF506" w:rsidR="00096208" w:rsidRPr="00293539" w:rsidDel="00AC4AE7" w:rsidRDefault="00096208" w:rsidP="00293539">
      <w:pPr>
        <w:pStyle w:val="Akapitzlist"/>
        <w:numPr>
          <w:ilvl w:val="0"/>
          <w:numId w:val="3"/>
        </w:numPr>
        <w:spacing w:after="0"/>
        <w:ind w:left="714" w:hanging="357"/>
        <w:rPr>
          <w:del w:id="254" w:author="Jarema Piekutowski" w:date="2022-09-08T08:47:00Z"/>
        </w:rPr>
      </w:pPr>
      <w:del w:id="255" w:author="Jarema Piekutowski" w:date="2022-09-08T08:47:00Z">
        <w:r w:rsidRPr="00293539" w:rsidDel="00AC4AE7">
          <w:delText>Ocena, w jakim stopniu poszczególne osie priorytetowe POPW przyczyniają się do osiągania celów zawartych w Strategii Europa 2020.</w:delText>
        </w:r>
      </w:del>
    </w:p>
    <w:p w14:paraId="0B2DD91F" w14:textId="1A36EBA5" w:rsidR="001D0179" w:rsidDel="00AC4AE7" w:rsidRDefault="00096208" w:rsidP="00B43A29">
      <w:pPr>
        <w:rPr>
          <w:del w:id="256" w:author="Jarema Piekutowski" w:date="2022-09-08T08:47:00Z"/>
        </w:rPr>
      </w:pPr>
      <w:del w:id="257" w:author="Jarema Piekutowski" w:date="2022-09-08T08:47:00Z">
        <w:r w:rsidDel="00AC4AE7">
          <w:delText xml:space="preserve">Badanie obejmie okres od początku wdrażania Programu do dnia 30.06.2022 roku. </w:delText>
        </w:r>
      </w:del>
    </w:p>
    <w:p w14:paraId="3D373099" w14:textId="4D5C12A6" w:rsidR="00096208" w:rsidDel="00AC4AE7" w:rsidRDefault="00096208" w:rsidP="00B43A29">
      <w:pPr>
        <w:rPr>
          <w:del w:id="258" w:author="Jarema Piekutowski" w:date="2022-09-08T08:47:00Z"/>
        </w:rPr>
      </w:pPr>
      <w:del w:id="259" w:author="Jarema Piekutowski" w:date="2022-09-08T08:47:00Z">
        <w:r w:rsidDel="00AC4AE7">
          <w:delText xml:space="preserve">Zakres podmiotowy badania </w:delText>
        </w:r>
        <w:r w:rsidR="00170E09" w:rsidDel="00AC4AE7">
          <w:delText>obejmuje przedstawicieli instytucji wdrażania Programu, beneficjentów POPW oraz ekspertów dziedzinowych.</w:delText>
        </w:r>
      </w:del>
    </w:p>
    <w:p w14:paraId="3710E826" w14:textId="3880B3E3" w:rsidR="00170E09" w:rsidDel="00AC4AE7" w:rsidRDefault="00170E09">
      <w:pPr>
        <w:rPr>
          <w:del w:id="260" w:author="Jarema Piekutowski" w:date="2022-09-08T08:47:00Z"/>
        </w:rPr>
        <w:pPrChange w:id="261" w:author="Pokorski Jacek" w:date="2022-09-05T14:14:00Z">
          <w:pPr>
            <w:keepNext/>
          </w:pPr>
        </w:pPrChange>
      </w:pPr>
      <w:del w:id="262" w:author="Jarema Piekutowski" w:date="2022-09-08T08:47:00Z">
        <w:r w:rsidDel="00AC4AE7">
          <w:delText xml:space="preserve">W badaniu zastosowane zostają następujące kryteria ewaluacyjne: </w:delText>
        </w:r>
      </w:del>
    </w:p>
    <w:p w14:paraId="17D3B324" w14:textId="1898F54D" w:rsidR="00D61A49" w:rsidRPr="00D61A49" w:rsidDel="00AC4AE7" w:rsidRDefault="00D61A49">
      <w:pPr>
        <w:pStyle w:val="Akapitzlist"/>
        <w:numPr>
          <w:ilvl w:val="0"/>
          <w:numId w:val="26"/>
        </w:numPr>
        <w:rPr>
          <w:del w:id="263" w:author="Jarema Piekutowski" w:date="2022-09-08T08:47:00Z"/>
          <w:lang w:eastAsia="es-ES"/>
        </w:rPr>
        <w:pPrChange w:id="264" w:author="Pokorski Jacek" w:date="2022-09-05T14:14:00Z">
          <w:pPr>
            <w:pStyle w:val="Akapitzlist"/>
            <w:keepNext/>
            <w:numPr>
              <w:numId w:val="26"/>
            </w:numPr>
            <w:tabs>
              <w:tab w:val="num" w:pos="720"/>
            </w:tabs>
            <w:ind w:hanging="360"/>
          </w:pPr>
        </w:pPrChange>
      </w:pPr>
      <w:del w:id="265" w:author="Jarema Piekutowski" w:date="2022-09-08T08:47:00Z">
        <w:r w:rsidRPr="00D61A49" w:rsidDel="00AC4AE7">
          <w:rPr>
            <w:lang w:eastAsia="es-ES"/>
          </w:rPr>
          <w:delText>skuteczność – pozwoli ocenić osiągane efekty w kontekście zakładanych celów, wartości docelowych, a także wpływu na nie użytych metod, instytucji, czynników zewnętrznych itp. </w:delText>
        </w:r>
      </w:del>
    </w:p>
    <w:p w14:paraId="2F8C1D9B" w14:textId="51796566" w:rsidR="00D61A49" w:rsidRPr="00D61A49" w:rsidDel="00AC4AE7" w:rsidRDefault="00D61A49">
      <w:pPr>
        <w:pStyle w:val="Akapitzlist"/>
        <w:numPr>
          <w:ilvl w:val="0"/>
          <w:numId w:val="26"/>
        </w:numPr>
        <w:rPr>
          <w:del w:id="266" w:author="Jarema Piekutowski" w:date="2022-09-08T08:47:00Z"/>
          <w:lang w:eastAsia="es-ES"/>
        </w:rPr>
      </w:pPr>
      <w:del w:id="267" w:author="Jarema Piekutowski" w:date="2022-09-08T08:47:00Z">
        <w:r w:rsidRPr="00D61A49" w:rsidDel="00AC4AE7">
          <w:rPr>
            <w:lang w:eastAsia="es-ES"/>
          </w:rPr>
          <w:delText xml:space="preserve">użyteczność z elementami trafności – pozwoli ocenić, w jakim stopniu zidentyfikowane na etapie projektowania interwencji (pod)działania/priorytety inwestycyjne/osie priorytetowe oraz uzyskane przez nie efekty są trafne w kontekście </w:delText>
        </w:r>
        <w:r w:rsidRPr="00B43A29" w:rsidDel="00AC4AE7">
          <w:rPr>
            <w:i/>
            <w:iCs/>
            <w:lang w:eastAsia="es-ES"/>
          </w:rPr>
          <w:delText>zidentyfikowanym</w:delText>
        </w:r>
      </w:del>
      <w:ins w:id="268" w:author="Pokorski Jacek" w:date="2022-09-05T14:02:00Z">
        <w:del w:id="269" w:author="Jarema Piekutowski" w:date="2022-09-08T08:47:00Z">
          <w:r w:rsidRPr="00B43A29" w:rsidDel="00AC4AE7">
            <w:rPr>
              <w:i/>
              <w:iCs/>
              <w:lang w:eastAsia="es-ES"/>
            </w:rPr>
            <w:delText>zidentyfikowany</w:delText>
          </w:r>
          <w:r w:rsidR="00FB150A" w:rsidDel="00AC4AE7">
            <w:rPr>
              <w:i/>
              <w:iCs/>
              <w:lang w:eastAsia="es-ES"/>
            </w:rPr>
            <w:delText>ch</w:delText>
          </w:r>
        </w:del>
      </w:ins>
      <w:del w:id="270" w:author="Jarema Piekutowski" w:date="2022-09-08T08:47:00Z">
        <w:r w:rsidRPr="00D61A49" w:rsidDel="00AC4AE7">
          <w:rPr>
            <w:lang w:eastAsia="es-ES"/>
          </w:rPr>
          <w:delText xml:space="preserve"> problemów społeczno-gospodarczych, realnych potrzeb i możliwości beneficjentów. </w:delText>
        </w:r>
      </w:del>
    </w:p>
    <w:p w14:paraId="2D589F9F" w14:textId="1814DEAC" w:rsidR="00D61A49" w:rsidRPr="00D61A49" w:rsidDel="00AC4AE7" w:rsidRDefault="00D61A49">
      <w:pPr>
        <w:pStyle w:val="Akapitzlist"/>
        <w:numPr>
          <w:ilvl w:val="0"/>
          <w:numId w:val="26"/>
        </w:numPr>
        <w:rPr>
          <w:del w:id="271" w:author="Jarema Piekutowski" w:date="2022-09-08T08:47:00Z"/>
          <w:lang w:eastAsia="es-ES"/>
        </w:rPr>
      </w:pPr>
      <w:del w:id="272" w:author="Jarema Piekutowski" w:date="2022-09-08T08:47:00Z">
        <w:r w:rsidRPr="00D61A49" w:rsidDel="00AC4AE7">
          <w:rPr>
            <w:lang w:eastAsia="es-ES"/>
          </w:rPr>
          <w:delText>wpływ - pozwali ocenić stopień, w jakim realizowane interwencje przyczyniły się do zmian w badanym obszarze w trakcie okresu ich realizacji. </w:delText>
        </w:r>
      </w:del>
    </w:p>
    <w:p w14:paraId="3BF06836" w14:textId="3ADE6D0D" w:rsidR="00D61A49" w:rsidRPr="00D61A49" w:rsidDel="00AC4AE7" w:rsidRDefault="00D61A49">
      <w:pPr>
        <w:pStyle w:val="Akapitzlist"/>
        <w:numPr>
          <w:ilvl w:val="0"/>
          <w:numId w:val="27"/>
        </w:numPr>
        <w:rPr>
          <w:del w:id="273" w:author="Jarema Piekutowski" w:date="2022-09-08T08:47:00Z"/>
          <w:lang w:eastAsia="es-ES"/>
        </w:rPr>
      </w:pPr>
      <w:del w:id="274" w:author="Jarema Piekutowski" w:date="2022-09-08T08:47:00Z">
        <w:r w:rsidRPr="00D61A49" w:rsidDel="00AC4AE7">
          <w:rPr>
            <w:lang w:eastAsia="es-ES"/>
          </w:rPr>
          <w:delText>europejska wartość dodana - pozwoli ocenić wartość wynikającą z interwencji UE, która jest dodatkowa w stosunku do wartości, która wynikałaby z interwencji zainicjowanych na poziomie regionalnym lub krajowym, zarówno przez władze publiczne, jak i sektor prywatny. </w:delText>
        </w:r>
      </w:del>
    </w:p>
    <w:p w14:paraId="00F696FD" w14:textId="61A550FA" w:rsidR="00D61A49" w:rsidDel="00AC4AE7" w:rsidRDefault="00D61A49" w:rsidP="00B43A29">
      <w:pPr>
        <w:rPr>
          <w:del w:id="275" w:author="Jarema Piekutowski" w:date="2022-09-08T08:47:00Z"/>
        </w:rPr>
      </w:pPr>
      <w:del w:id="276" w:author="Jarema Piekutowski" w:date="2022-09-08T08:47:00Z">
        <w:r w:rsidDel="00AC4AE7">
          <w:br w:type="page"/>
        </w:r>
      </w:del>
    </w:p>
    <w:p w14:paraId="4101786C" w14:textId="5CFE04F0" w:rsidR="001D0179" w:rsidRPr="00855F1D" w:rsidRDefault="001D0179" w:rsidP="00855F1D">
      <w:pPr>
        <w:pStyle w:val="Nagwek1"/>
        <w:spacing w:before="120" w:after="120"/>
        <w:rPr>
          <w:rStyle w:val="normaltextrun"/>
        </w:rPr>
      </w:pPr>
      <w:bookmarkStart w:id="277" w:name="_Toc112688959"/>
      <w:r w:rsidRPr="00FC7373">
        <w:t xml:space="preserve">Prognoza wskaźników programowych </w:t>
      </w:r>
      <w:r w:rsidRPr="00FC7373">
        <w:rPr>
          <w:rStyle w:val="normaltextrun"/>
        </w:rPr>
        <w:t xml:space="preserve"> </w:t>
      </w:r>
      <w:r w:rsidR="00AE3C33">
        <w:rPr>
          <w:rStyle w:val="normaltextrun"/>
        </w:rPr>
        <w:t>POPW</w:t>
      </w:r>
      <w:r w:rsidRPr="00FC7373">
        <w:rPr>
          <w:rStyle w:val="normaltextrun"/>
        </w:rPr>
        <w:t xml:space="preserve"> na 2023 r. Identyfikacja ryzyka nieosiągnięcia zakładanych wartości docelowych.</w:t>
      </w:r>
      <w:bookmarkEnd w:id="277"/>
    </w:p>
    <w:p w14:paraId="5294C738" w14:textId="03DC6830" w:rsidR="00FC7373" w:rsidRPr="00855F1D" w:rsidRDefault="00FC7373" w:rsidP="00855F1D">
      <w:pPr>
        <w:pStyle w:val="Nagwek2"/>
        <w:spacing w:before="120" w:after="120"/>
        <w:rPr>
          <w:rStyle w:val="markedcontent"/>
        </w:rPr>
      </w:pPr>
      <w:bookmarkStart w:id="278" w:name="_Toc112688960"/>
      <w:r w:rsidRPr="00855D6A">
        <w:rPr>
          <w:rStyle w:val="Wyrnienieintensywne"/>
          <w:i w:val="0"/>
          <w:iCs w:val="0"/>
          <w:color w:val="2F5496" w:themeColor="accent1" w:themeShade="BF"/>
        </w:rPr>
        <w:t>Priorytet Inwestycyjny 3a</w:t>
      </w:r>
      <w:r w:rsidR="008D22B6">
        <w:rPr>
          <w:rStyle w:val="Wyrnienieintensywne"/>
          <w:i w:val="0"/>
          <w:iCs w:val="0"/>
          <w:color w:val="2F5496" w:themeColor="accent1" w:themeShade="BF"/>
        </w:rPr>
        <w:t>.</w:t>
      </w:r>
      <w:r w:rsidRPr="00855D6A">
        <w:rPr>
          <w:rStyle w:val="Wyrnienieintensywne"/>
          <w:i w:val="0"/>
          <w:iCs w:val="0"/>
          <w:color w:val="2F5496" w:themeColor="accent1" w:themeShade="BF"/>
        </w:rPr>
        <w:t xml:space="preserve"> </w:t>
      </w:r>
      <w:r w:rsidR="008D22B6">
        <w:rPr>
          <w:rStyle w:val="markedcontent"/>
        </w:rPr>
        <w:t>P</w:t>
      </w:r>
      <w:r w:rsidRPr="00855D6A">
        <w:rPr>
          <w:rStyle w:val="markedcontent"/>
        </w:rPr>
        <w:t>romowanie przedsiębiorczości, w szczególności poprzez ułatwianie gospodarczego wykorzystywania nowych pomysłów oraz sprzyjanie tworzeniu nowych firm,</w:t>
      </w:r>
      <w:r w:rsidRPr="00855D6A">
        <w:t xml:space="preserve"> w</w:t>
      </w:r>
      <w:r w:rsidRPr="00855D6A">
        <w:rPr>
          <w:rStyle w:val="markedcontent"/>
        </w:rPr>
        <w:t xml:space="preserve"> tym również poprzez inkubatory przedsiębiorczości.</w:t>
      </w:r>
      <w:bookmarkEnd w:id="278"/>
    </w:p>
    <w:p w14:paraId="01706EE7" w14:textId="77777777" w:rsidR="00B43A29" w:rsidRPr="00960A9E" w:rsidRDefault="00B43A29" w:rsidP="00B43A29">
      <w:r w:rsidRPr="00960A9E">
        <w:t xml:space="preserve">Priorytet Inwestycyjny 3a jest realizowany w ramach Osi I Przedsiębiorcza Polska Wschodnia poprzez Działanie 1.1 Platformy startowe dla nowych pomysłów (Poddziałanie 1.1.1 Platformy startowe dla nowych pomysłów oraz Poddziałanie 1.1.2 Rozwój startupów w Polsce Wschodniej). </w:t>
      </w:r>
    </w:p>
    <w:p w14:paraId="515B406D" w14:textId="77777777" w:rsidR="00B43A29" w:rsidRPr="00960A9E" w:rsidRDefault="00B43A29" w:rsidP="00B43A29">
      <w:r w:rsidRPr="00960A9E">
        <w:t>Efekty wsparcia są monitorowane za pomocą 4 wskaźników produktu:</w:t>
      </w:r>
    </w:p>
    <w:p w14:paraId="34C36B65" w14:textId="77777777" w:rsidR="00B43A29" w:rsidRPr="00960A9E" w:rsidRDefault="00B43A29">
      <w:pPr>
        <w:pStyle w:val="Akapitzlist"/>
        <w:numPr>
          <w:ilvl w:val="0"/>
          <w:numId w:val="62"/>
        </w:numPr>
      </w:pPr>
      <w:r w:rsidRPr="00960A9E">
        <w:t>Liczba przedsiębiorstw otrzymujących wsparcie (CI1)</w:t>
      </w:r>
    </w:p>
    <w:p w14:paraId="47FBBFCF" w14:textId="77777777" w:rsidR="00B43A29" w:rsidRPr="00960A9E" w:rsidRDefault="00B43A29">
      <w:pPr>
        <w:pStyle w:val="Akapitzlist"/>
        <w:numPr>
          <w:ilvl w:val="0"/>
          <w:numId w:val="62"/>
        </w:numPr>
      </w:pPr>
      <w:r w:rsidRPr="00960A9E">
        <w:t>Liczba wspieranych nowych przedsiębiorstw (CI5)</w:t>
      </w:r>
    </w:p>
    <w:p w14:paraId="1FFA31EE" w14:textId="77777777" w:rsidR="00B43A29" w:rsidRPr="00960A9E" w:rsidRDefault="00B43A29">
      <w:pPr>
        <w:pStyle w:val="Akapitzlist"/>
        <w:numPr>
          <w:ilvl w:val="0"/>
          <w:numId w:val="62"/>
        </w:numPr>
      </w:pPr>
      <w:r w:rsidRPr="00960A9E">
        <w:t>Liczba przedsiębiorstw otrzymujących wsparcie niefinansowe (CI4)</w:t>
      </w:r>
    </w:p>
    <w:p w14:paraId="5C5A471C" w14:textId="77777777" w:rsidR="00B43A29" w:rsidRPr="00960A9E" w:rsidRDefault="00B43A29">
      <w:pPr>
        <w:pStyle w:val="Akapitzlist"/>
        <w:numPr>
          <w:ilvl w:val="0"/>
          <w:numId w:val="62"/>
        </w:numPr>
      </w:pPr>
      <w:r w:rsidRPr="00960A9E">
        <w:t>Liczba przedsiębiorstw otrzymujących dotacje (CI2)</w:t>
      </w:r>
    </w:p>
    <w:p w14:paraId="11615E88" w14:textId="77777777" w:rsidR="00B43A29" w:rsidRPr="00960A9E" w:rsidRDefault="00B43A29" w:rsidP="00B43A29">
      <w:r w:rsidRPr="00960A9E">
        <w:t xml:space="preserve">Do końca czerwca 2022 r. w ramach PI 3a podpisano 476 umów o dofinansowanie o łącznej wartości 532 481 849,44 zł wkładu UE. Alokacja na PI 3a wynosiła 636 003 151,516573 zł, a zatem wykorzystano 83,7% dostępnych środków, co oznacza, że do wydania pozostało ok. 103 mln zł. W czerwcu 2022 został zakończony nabór wniosków w ramach Poddziałania 1.1.2. W odpowiedzi na ogłoszenie wpłynęło 275 wniosków poprawnych formalnie na łączną kwotę 265 507 700,27 zł. Niemniej jednak, do dofinansowania zatwierdzono 18 wniosków z wkładem UE wynoszącym 17 620 654,69 zł. Jeśli wnioski przełożą się na umowy o dofinansowanie stopień wykorzystania alokacji wyniesie 86,5%. Jak wynika z informacji kwartalnej, przyczyną niewykorzystania całej alokacji może być niska jakość WoD składanych przez startupy w ramach Poddziałania 1.1.2. W ramach ostatniego konkursu, jako środek zaradczy podniesiono próg wydatków, które KOP może uznać za niekwalifikowane do 20% wydatków kwalifikowanych. Niemniej jednak, jak wskazują dane z naboru, zabieg ten nie przyniósł oczekiwanych skutków. </w:t>
      </w:r>
    </w:p>
    <w:p w14:paraId="5F743F60" w14:textId="77777777" w:rsidR="00B43A29" w:rsidRPr="00207BAB" w:rsidRDefault="00B43A29" w:rsidP="00B43A29">
      <w:pPr>
        <w:rPr>
          <w:rStyle w:val="Wyrnienieintensywne"/>
          <w:i w:val="0"/>
          <w:iCs w:val="0"/>
        </w:rPr>
      </w:pPr>
      <w:r w:rsidRPr="00960A9E">
        <w:t xml:space="preserve">Według Informacji Kwartalnej za II kw. 2022 w przypadku wszystkich czterech wskaźników produktu nie udało się jeszcze osiągnąć zakładanej wartości docelowej. W przypadku trzech z nich wartość aktualna wynosi 83,5%, zaś wartość docelowa wskaźnika Liczba przedsiębiorstw otrzymujących dotacje została osiągnięta niespełna w 45%. Jak wynika z danych </w:t>
      </w:r>
      <w:r w:rsidRPr="00960A9E">
        <w:lastRenderedPageBreak/>
        <w:t xml:space="preserve">szacunkowych, na podstawie podpisanych UoD, wartość docelowa żadnego wskaźnika produktu nie zostanie osiągnięta w 100%. </w:t>
      </w:r>
    </w:p>
    <w:p w14:paraId="7DB66B1E" w14:textId="2D5E8495" w:rsidR="00855F1D" w:rsidRDefault="00855F1D" w:rsidP="00C904E6">
      <w:pPr>
        <w:pStyle w:val="Legenda"/>
      </w:pPr>
      <w:bookmarkStart w:id="279" w:name="_Toc112692618"/>
      <w:r>
        <w:t xml:space="preserve">Tabela </w:t>
      </w:r>
      <w:fldSimple w:instr=" SEQ Tabela \* ARABIC ">
        <w:r w:rsidR="004E29DA">
          <w:rPr>
            <w:noProof/>
          </w:rPr>
          <w:t>1</w:t>
        </w:r>
      </w:fldSimple>
      <w:r>
        <w:t xml:space="preserve"> </w:t>
      </w:r>
      <w:r w:rsidRPr="0036077A">
        <w:t xml:space="preserve">Prognoza wskaźników </w:t>
      </w:r>
      <w:r w:rsidRPr="00C904E6">
        <w:t>produktu</w:t>
      </w:r>
      <w:r w:rsidRPr="0036077A">
        <w:t xml:space="preserve"> PI 3a</w:t>
      </w:r>
      <w:bookmarkEnd w:id="279"/>
    </w:p>
    <w:tbl>
      <w:tblPr>
        <w:tblStyle w:val="Tabelasiatki4akcent5"/>
        <w:tblW w:w="0" w:type="auto"/>
        <w:tblLook w:val="04A0" w:firstRow="1" w:lastRow="0" w:firstColumn="1" w:lastColumn="0" w:noHBand="0" w:noVBand="1"/>
      </w:tblPr>
      <w:tblGrid>
        <w:gridCol w:w="1807"/>
        <w:gridCol w:w="1179"/>
        <w:gridCol w:w="1596"/>
        <w:gridCol w:w="1316"/>
        <w:gridCol w:w="1474"/>
        <w:gridCol w:w="1690"/>
      </w:tblGrid>
      <w:tr w:rsidR="00B43A29" w:rsidRPr="003E0750" w14:paraId="142D3860" w14:textId="77777777" w:rsidTr="00AC50F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7" w:type="dxa"/>
          </w:tcPr>
          <w:p w14:paraId="48AE73C2" w14:textId="77777777" w:rsidR="00B43A29" w:rsidRPr="003E0750" w:rsidRDefault="00B43A29" w:rsidP="00B43A29">
            <w:pPr>
              <w:rPr>
                <w:rStyle w:val="markedcontent"/>
                <w:rFonts w:cstheme="minorHAnsi"/>
                <w:sz w:val="20"/>
                <w:szCs w:val="20"/>
              </w:rPr>
            </w:pPr>
            <w:r w:rsidRPr="003E0750">
              <w:rPr>
                <w:rStyle w:val="markedcontent"/>
                <w:rFonts w:cstheme="minorHAnsi"/>
                <w:sz w:val="20"/>
                <w:szCs w:val="20"/>
              </w:rPr>
              <w:t>Nazwa wskaźnika</w:t>
            </w:r>
          </w:p>
        </w:tc>
        <w:tc>
          <w:tcPr>
            <w:tcW w:w="1179" w:type="dxa"/>
          </w:tcPr>
          <w:p w14:paraId="679BBE2E" w14:textId="77777777" w:rsidR="00B43A29" w:rsidRPr="003E0750" w:rsidRDefault="00B43A2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3E0750">
              <w:rPr>
                <w:rStyle w:val="markedcontent"/>
                <w:rFonts w:cstheme="minorHAnsi"/>
                <w:sz w:val="20"/>
                <w:szCs w:val="20"/>
              </w:rPr>
              <w:t>Wartość docelowa</w:t>
            </w:r>
          </w:p>
        </w:tc>
        <w:tc>
          <w:tcPr>
            <w:tcW w:w="1596" w:type="dxa"/>
          </w:tcPr>
          <w:p w14:paraId="5CDBC958" w14:textId="77777777" w:rsidR="00B43A29" w:rsidRPr="003E0750" w:rsidRDefault="00B43A2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3E0750">
              <w:rPr>
                <w:rStyle w:val="markedcontent"/>
                <w:rFonts w:cstheme="minorHAnsi"/>
                <w:sz w:val="20"/>
                <w:szCs w:val="20"/>
              </w:rPr>
              <w:t>Wartość osiągnięta w zakończonych projektach</w:t>
            </w:r>
          </w:p>
        </w:tc>
        <w:tc>
          <w:tcPr>
            <w:tcW w:w="1316" w:type="dxa"/>
          </w:tcPr>
          <w:p w14:paraId="76C81E9D" w14:textId="77777777" w:rsidR="00B43A29" w:rsidRPr="003E0750" w:rsidRDefault="00B43A2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3E0750">
              <w:rPr>
                <w:rStyle w:val="markedcontent"/>
                <w:rFonts w:cstheme="minorHAnsi"/>
                <w:sz w:val="20"/>
                <w:szCs w:val="20"/>
              </w:rPr>
              <w:t xml:space="preserve">Stopień osiągnięcia wartości docelowej (na dzień 30.06 2022) </w:t>
            </w:r>
          </w:p>
        </w:tc>
        <w:tc>
          <w:tcPr>
            <w:tcW w:w="1474" w:type="dxa"/>
          </w:tcPr>
          <w:p w14:paraId="764B7195" w14:textId="77777777" w:rsidR="00B43A29" w:rsidRPr="003E0750" w:rsidRDefault="00B43A2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3E0750">
              <w:rPr>
                <w:rStyle w:val="markedcontent"/>
                <w:rFonts w:cstheme="minorHAnsi"/>
                <w:sz w:val="20"/>
                <w:szCs w:val="20"/>
              </w:rPr>
              <w:t>Wartość szacowana na podstawie podpisanych umów</w:t>
            </w:r>
          </w:p>
        </w:tc>
        <w:tc>
          <w:tcPr>
            <w:tcW w:w="1690" w:type="dxa"/>
          </w:tcPr>
          <w:p w14:paraId="47514768" w14:textId="77777777" w:rsidR="00B43A29" w:rsidRPr="003E0750" w:rsidRDefault="00B43A2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3E0750">
              <w:rPr>
                <w:rStyle w:val="markedcontent"/>
                <w:rFonts w:cstheme="minorHAnsi"/>
                <w:sz w:val="20"/>
                <w:szCs w:val="20"/>
              </w:rPr>
              <w:t>Prognozowany stopień osiągnięcia wartości docelowej na podstawie podpisanych umów</w:t>
            </w:r>
          </w:p>
        </w:tc>
      </w:tr>
      <w:tr w:rsidR="00B43A29" w:rsidRPr="003E0750" w14:paraId="7CFF8DFE"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6"/>
          </w:tcPr>
          <w:p w14:paraId="25D87B51" w14:textId="77777777" w:rsidR="00B43A29" w:rsidRPr="003E0750" w:rsidRDefault="00B43A29" w:rsidP="00B43A29">
            <w:pPr>
              <w:rPr>
                <w:rStyle w:val="markedcontent"/>
                <w:rFonts w:cstheme="minorHAnsi"/>
                <w:b w:val="0"/>
                <w:bCs w:val="0"/>
                <w:sz w:val="20"/>
                <w:szCs w:val="20"/>
              </w:rPr>
            </w:pPr>
            <w:r w:rsidRPr="003E0750">
              <w:rPr>
                <w:rStyle w:val="markedcontent"/>
                <w:rFonts w:cstheme="minorHAnsi"/>
                <w:b w:val="0"/>
                <w:bCs w:val="0"/>
                <w:sz w:val="20"/>
                <w:szCs w:val="20"/>
              </w:rPr>
              <w:t>Wskaźniki produktu</w:t>
            </w:r>
          </w:p>
        </w:tc>
      </w:tr>
      <w:tr w:rsidR="00B43A29" w:rsidRPr="003E0750" w14:paraId="24A7A261" w14:textId="77777777" w:rsidTr="00AC50F9">
        <w:tc>
          <w:tcPr>
            <w:cnfStyle w:val="001000000000" w:firstRow="0" w:lastRow="0" w:firstColumn="1" w:lastColumn="0" w:oddVBand="0" w:evenVBand="0" w:oddHBand="0" w:evenHBand="0" w:firstRowFirstColumn="0" w:firstRowLastColumn="0" w:lastRowFirstColumn="0" w:lastRowLastColumn="0"/>
            <w:tcW w:w="1807" w:type="dxa"/>
          </w:tcPr>
          <w:p w14:paraId="72F7329F" w14:textId="77777777" w:rsidR="00B43A29" w:rsidRPr="003E0750" w:rsidRDefault="00B43A29" w:rsidP="00B43A29">
            <w:pPr>
              <w:rPr>
                <w:rStyle w:val="markedcontent"/>
                <w:rFonts w:cstheme="minorHAnsi"/>
                <w:sz w:val="20"/>
                <w:szCs w:val="20"/>
              </w:rPr>
            </w:pPr>
            <w:r w:rsidRPr="003E0750">
              <w:rPr>
                <w:rStyle w:val="markedcontent"/>
                <w:rFonts w:cstheme="minorHAnsi"/>
                <w:sz w:val="20"/>
                <w:szCs w:val="20"/>
              </w:rPr>
              <w:t>Liczba przedsiębiorstw otrzymujących wsparcie (CI1)</w:t>
            </w:r>
          </w:p>
        </w:tc>
        <w:tc>
          <w:tcPr>
            <w:tcW w:w="1179" w:type="dxa"/>
          </w:tcPr>
          <w:p w14:paraId="105DE697" w14:textId="77777777" w:rsidR="00B43A29" w:rsidRPr="003E0750" w:rsidRDefault="00B43A29" w:rsidP="00AC50F9">
            <w:pPr>
              <w:pStyle w:val="Defaul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3E0750">
              <w:rPr>
                <w:rFonts w:asciiTheme="minorHAnsi" w:hAnsiTheme="minorHAnsi" w:cstheme="minorHAnsi"/>
                <w:sz w:val="20"/>
                <w:szCs w:val="20"/>
              </w:rPr>
              <w:t>1</w:t>
            </w:r>
            <w:r>
              <w:rPr>
                <w:rFonts w:asciiTheme="minorHAnsi" w:hAnsiTheme="minorHAnsi" w:cstheme="minorHAnsi"/>
                <w:sz w:val="20"/>
                <w:szCs w:val="20"/>
              </w:rPr>
              <w:t xml:space="preserve"> </w:t>
            </w:r>
            <w:r w:rsidRPr="003E0750">
              <w:rPr>
                <w:rFonts w:asciiTheme="minorHAnsi" w:hAnsiTheme="minorHAnsi" w:cstheme="minorHAnsi"/>
                <w:sz w:val="20"/>
                <w:szCs w:val="20"/>
              </w:rPr>
              <w:t>490</w:t>
            </w:r>
            <w:del w:id="280" w:author="Pokorski Jacek" w:date="2022-09-05T14:02:00Z">
              <w:r w:rsidRPr="003E0750">
                <w:rPr>
                  <w:rFonts w:asciiTheme="minorHAnsi" w:hAnsiTheme="minorHAnsi" w:cstheme="minorHAnsi"/>
                  <w:sz w:val="20"/>
                  <w:szCs w:val="20"/>
                </w:rPr>
                <w:delText xml:space="preserve"> </w:delText>
              </w:r>
            </w:del>
          </w:p>
          <w:p w14:paraId="7D63E6D3" w14:textId="77777777" w:rsidR="00B43A29" w:rsidRPr="003E0750"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p>
        </w:tc>
        <w:tc>
          <w:tcPr>
            <w:tcW w:w="1596" w:type="dxa"/>
          </w:tcPr>
          <w:p w14:paraId="7C9B20CA" w14:textId="77777777" w:rsidR="00B43A29" w:rsidRPr="003E0750"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FF455D">
              <w:rPr>
                <w:rStyle w:val="markedcontent"/>
                <w:rFonts w:cstheme="minorHAnsi"/>
                <w:sz w:val="20"/>
                <w:szCs w:val="20"/>
              </w:rPr>
              <w:t>1</w:t>
            </w:r>
            <w:r>
              <w:rPr>
                <w:rStyle w:val="markedcontent"/>
                <w:rFonts w:cstheme="minorHAnsi"/>
                <w:sz w:val="20"/>
                <w:szCs w:val="20"/>
              </w:rPr>
              <w:t xml:space="preserve"> </w:t>
            </w:r>
            <w:r w:rsidRPr="00FF455D">
              <w:rPr>
                <w:rStyle w:val="markedcontent"/>
                <w:rFonts w:cstheme="minorHAnsi"/>
                <w:sz w:val="20"/>
                <w:szCs w:val="20"/>
              </w:rPr>
              <w:t>244</w:t>
            </w:r>
          </w:p>
        </w:tc>
        <w:tc>
          <w:tcPr>
            <w:tcW w:w="1316" w:type="dxa"/>
          </w:tcPr>
          <w:p w14:paraId="6645D433" w14:textId="77777777" w:rsidR="00B43A29" w:rsidRPr="003E0750"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83,5%</w:t>
            </w:r>
          </w:p>
        </w:tc>
        <w:tc>
          <w:tcPr>
            <w:tcW w:w="1474" w:type="dxa"/>
          </w:tcPr>
          <w:p w14:paraId="1FEA9B3F" w14:textId="77777777" w:rsidR="00B43A29" w:rsidRPr="003E0750"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1 381</w:t>
            </w:r>
          </w:p>
        </w:tc>
        <w:tc>
          <w:tcPr>
            <w:tcW w:w="1690" w:type="dxa"/>
          </w:tcPr>
          <w:p w14:paraId="065276E3" w14:textId="77777777" w:rsidR="00B43A29" w:rsidRPr="003E0750"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92,7%</w:t>
            </w:r>
          </w:p>
        </w:tc>
      </w:tr>
      <w:tr w:rsidR="00B43A29" w:rsidRPr="003E0750" w14:paraId="0E8D2A1E"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E0D3AC1" w14:textId="77777777" w:rsidR="00B43A29" w:rsidRPr="003E0750" w:rsidRDefault="00B43A29" w:rsidP="00B43A29">
            <w:pPr>
              <w:rPr>
                <w:rStyle w:val="markedcontent"/>
                <w:rFonts w:cstheme="minorHAnsi"/>
                <w:sz w:val="20"/>
                <w:szCs w:val="20"/>
              </w:rPr>
            </w:pPr>
            <w:r w:rsidRPr="003E0750">
              <w:rPr>
                <w:rStyle w:val="markedcontent"/>
                <w:rFonts w:cstheme="minorHAnsi"/>
                <w:sz w:val="20"/>
                <w:szCs w:val="20"/>
              </w:rPr>
              <w:t>Liczba wspieranych nowych przedsiębiorstw (CI5)</w:t>
            </w:r>
          </w:p>
        </w:tc>
        <w:tc>
          <w:tcPr>
            <w:tcW w:w="1179" w:type="dxa"/>
          </w:tcPr>
          <w:p w14:paraId="6C93DDF2" w14:textId="77777777" w:rsidR="00B43A29" w:rsidRPr="003E0750" w:rsidRDefault="00B43A29" w:rsidP="00AC50F9">
            <w:pPr>
              <w:pStyle w:val="Defaul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3E0750">
              <w:rPr>
                <w:rFonts w:asciiTheme="minorHAnsi" w:hAnsiTheme="minorHAnsi" w:cstheme="minorHAnsi"/>
                <w:sz w:val="20"/>
                <w:szCs w:val="20"/>
              </w:rPr>
              <w:t>1</w:t>
            </w:r>
            <w:r>
              <w:rPr>
                <w:rFonts w:asciiTheme="minorHAnsi" w:hAnsiTheme="minorHAnsi" w:cstheme="minorHAnsi"/>
                <w:sz w:val="20"/>
                <w:szCs w:val="20"/>
              </w:rPr>
              <w:t xml:space="preserve"> </w:t>
            </w:r>
            <w:r w:rsidRPr="003E0750">
              <w:rPr>
                <w:rFonts w:asciiTheme="minorHAnsi" w:hAnsiTheme="minorHAnsi" w:cstheme="minorHAnsi"/>
                <w:sz w:val="20"/>
                <w:szCs w:val="20"/>
              </w:rPr>
              <w:t xml:space="preserve">490 </w:t>
            </w:r>
          </w:p>
          <w:p w14:paraId="7FB672F6" w14:textId="77777777" w:rsidR="00B43A29" w:rsidRPr="003E0750"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p>
        </w:tc>
        <w:tc>
          <w:tcPr>
            <w:tcW w:w="1596" w:type="dxa"/>
          </w:tcPr>
          <w:p w14:paraId="156556DC" w14:textId="77777777" w:rsidR="00B43A29" w:rsidRPr="003E0750"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FF455D">
              <w:rPr>
                <w:rStyle w:val="markedcontent"/>
                <w:rFonts w:cstheme="minorHAnsi"/>
                <w:sz w:val="20"/>
                <w:szCs w:val="20"/>
              </w:rPr>
              <w:t>1</w:t>
            </w:r>
            <w:r>
              <w:rPr>
                <w:rStyle w:val="markedcontent"/>
                <w:rFonts w:cstheme="minorHAnsi"/>
                <w:sz w:val="20"/>
                <w:szCs w:val="20"/>
              </w:rPr>
              <w:t xml:space="preserve"> </w:t>
            </w:r>
            <w:r w:rsidRPr="00FF455D">
              <w:rPr>
                <w:rStyle w:val="markedcontent"/>
                <w:rFonts w:cstheme="minorHAnsi"/>
                <w:sz w:val="20"/>
                <w:szCs w:val="20"/>
              </w:rPr>
              <w:t>244</w:t>
            </w:r>
          </w:p>
        </w:tc>
        <w:tc>
          <w:tcPr>
            <w:tcW w:w="1316" w:type="dxa"/>
          </w:tcPr>
          <w:p w14:paraId="6BC1E367" w14:textId="77777777" w:rsidR="00B43A29" w:rsidRPr="003E0750"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83,5%</w:t>
            </w:r>
          </w:p>
        </w:tc>
        <w:tc>
          <w:tcPr>
            <w:tcW w:w="1474" w:type="dxa"/>
          </w:tcPr>
          <w:p w14:paraId="083DCA14" w14:textId="77777777" w:rsidR="00B43A29" w:rsidRPr="003E0750"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1 381</w:t>
            </w:r>
          </w:p>
        </w:tc>
        <w:tc>
          <w:tcPr>
            <w:tcW w:w="1690" w:type="dxa"/>
          </w:tcPr>
          <w:p w14:paraId="457E04DB" w14:textId="77777777" w:rsidR="00B43A29" w:rsidRPr="003E0750"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92,7%</w:t>
            </w:r>
          </w:p>
        </w:tc>
      </w:tr>
      <w:tr w:rsidR="00B43A29" w:rsidRPr="003E0750" w14:paraId="0E44C809" w14:textId="77777777" w:rsidTr="00AC50F9">
        <w:tc>
          <w:tcPr>
            <w:cnfStyle w:val="001000000000" w:firstRow="0" w:lastRow="0" w:firstColumn="1" w:lastColumn="0" w:oddVBand="0" w:evenVBand="0" w:oddHBand="0" w:evenHBand="0" w:firstRowFirstColumn="0" w:firstRowLastColumn="0" w:lastRowFirstColumn="0" w:lastRowLastColumn="0"/>
            <w:tcW w:w="1807" w:type="dxa"/>
          </w:tcPr>
          <w:p w14:paraId="58956B3B" w14:textId="77777777" w:rsidR="00B43A29" w:rsidRPr="003E0750" w:rsidRDefault="00B43A29" w:rsidP="00B43A29">
            <w:pPr>
              <w:rPr>
                <w:rStyle w:val="markedcontent"/>
                <w:rFonts w:cstheme="minorHAnsi"/>
                <w:sz w:val="20"/>
                <w:szCs w:val="20"/>
              </w:rPr>
            </w:pPr>
            <w:r w:rsidRPr="003E0750">
              <w:rPr>
                <w:rStyle w:val="markedcontent"/>
                <w:rFonts w:cstheme="minorHAnsi"/>
                <w:sz w:val="20"/>
                <w:szCs w:val="20"/>
              </w:rPr>
              <w:t>Liczba przedsiębiorstw otrzymujących wsparcie niefinansowe (CI4)</w:t>
            </w:r>
          </w:p>
        </w:tc>
        <w:tc>
          <w:tcPr>
            <w:tcW w:w="1179" w:type="dxa"/>
          </w:tcPr>
          <w:p w14:paraId="773FA852" w14:textId="77777777" w:rsidR="00B43A29" w:rsidRPr="003E0750" w:rsidRDefault="00B43A29" w:rsidP="00AC50F9">
            <w:pPr>
              <w:pStyle w:val="Default"/>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3E0750">
              <w:rPr>
                <w:rFonts w:asciiTheme="minorHAnsi" w:hAnsiTheme="minorHAnsi" w:cstheme="minorHAnsi"/>
                <w:sz w:val="20"/>
                <w:szCs w:val="20"/>
              </w:rPr>
              <w:t>1</w:t>
            </w:r>
            <w:r>
              <w:rPr>
                <w:rFonts w:asciiTheme="minorHAnsi" w:hAnsiTheme="minorHAnsi" w:cstheme="minorHAnsi"/>
                <w:sz w:val="20"/>
                <w:szCs w:val="20"/>
              </w:rPr>
              <w:t xml:space="preserve"> </w:t>
            </w:r>
            <w:r w:rsidRPr="003E0750">
              <w:rPr>
                <w:rFonts w:asciiTheme="minorHAnsi" w:hAnsiTheme="minorHAnsi" w:cstheme="minorHAnsi"/>
                <w:sz w:val="20"/>
                <w:szCs w:val="20"/>
              </w:rPr>
              <w:t xml:space="preserve">490 </w:t>
            </w:r>
          </w:p>
          <w:p w14:paraId="60295596" w14:textId="77777777" w:rsidR="00B43A29" w:rsidRPr="003E0750"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p>
        </w:tc>
        <w:tc>
          <w:tcPr>
            <w:tcW w:w="1596" w:type="dxa"/>
          </w:tcPr>
          <w:p w14:paraId="2CC548D0" w14:textId="77777777" w:rsidR="00B43A29" w:rsidRPr="003E0750"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FF455D">
              <w:rPr>
                <w:rStyle w:val="markedcontent"/>
                <w:rFonts w:cstheme="minorHAnsi"/>
                <w:sz w:val="20"/>
                <w:szCs w:val="20"/>
              </w:rPr>
              <w:t>1</w:t>
            </w:r>
            <w:r>
              <w:rPr>
                <w:rStyle w:val="markedcontent"/>
                <w:rFonts w:cstheme="minorHAnsi"/>
                <w:sz w:val="20"/>
                <w:szCs w:val="20"/>
              </w:rPr>
              <w:t xml:space="preserve"> </w:t>
            </w:r>
            <w:r w:rsidRPr="00FF455D">
              <w:rPr>
                <w:rStyle w:val="markedcontent"/>
                <w:rFonts w:cstheme="minorHAnsi"/>
                <w:sz w:val="20"/>
                <w:szCs w:val="20"/>
              </w:rPr>
              <w:t>244</w:t>
            </w:r>
          </w:p>
        </w:tc>
        <w:tc>
          <w:tcPr>
            <w:tcW w:w="1316" w:type="dxa"/>
          </w:tcPr>
          <w:p w14:paraId="27872DEE" w14:textId="77777777" w:rsidR="00B43A29" w:rsidRPr="003E0750"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83,5%</w:t>
            </w:r>
          </w:p>
        </w:tc>
        <w:tc>
          <w:tcPr>
            <w:tcW w:w="1474" w:type="dxa"/>
          </w:tcPr>
          <w:p w14:paraId="07F9B930" w14:textId="77777777" w:rsidR="00B43A29" w:rsidRPr="003E0750"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1 381</w:t>
            </w:r>
          </w:p>
        </w:tc>
        <w:tc>
          <w:tcPr>
            <w:tcW w:w="1690" w:type="dxa"/>
          </w:tcPr>
          <w:p w14:paraId="124222FC" w14:textId="77777777" w:rsidR="00B43A29" w:rsidRPr="003E0750"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92,7%</w:t>
            </w:r>
          </w:p>
        </w:tc>
      </w:tr>
      <w:tr w:rsidR="00B43A29" w:rsidRPr="003E0750" w14:paraId="399FD45E"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FBAB45E" w14:textId="77777777" w:rsidR="00B43A29" w:rsidRPr="003E0750" w:rsidRDefault="00B43A29" w:rsidP="00B43A29">
            <w:pPr>
              <w:rPr>
                <w:rStyle w:val="markedcontent"/>
                <w:rFonts w:cstheme="minorHAnsi"/>
                <w:sz w:val="20"/>
                <w:szCs w:val="20"/>
              </w:rPr>
            </w:pPr>
            <w:r w:rsidRPr="003E0750">
              <w:rPr>
                <w:rStyle w:val="markedcontent"/>
                <w:rFonts w:cstheme="minorHAnsi"/>
                <w:sz w:val="20"/>
                <w:szCs w:val="20"/>
              </w:rPr>
              <w:t>Liczba przedsiębiorstw otrzymujących dotacje (CI2)</w:t>
            </w:r>
          </w:p>
        </w:tc>
        <w:tc>
          <w:tcPr>
            <w:tcW w:w="1179" w:type="dxa"/>
          </w:tcPr>
          <w:p w14:paraId="38A675B5" w14:textId="77777777" w:rsidR="00B43A29" w:rsidRPr="003E0750" w:rsidRDefault="00B43A29" w:rsidP="00AC50F9">
            <w:pPr>
              <w:pStyle w:val="Default"/>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3E0750">
              <w:rPr>
                <w:rFonts w:asciiTheme="minorHAnsi" w:hAnsiTheme="minorHAnsi" w:cstheme="minorHAnsi"/>
                <w:sz w:val="20"/>
                <w:szCs w:val="20"/>
              </w:rPr>
              <w:t xml:space="preserve">740 </w:t>
            </w:r>
          </w:p>
          <w:p w14:paraId="64FE6875" w14:textId="77777777" w:rsidR="00B43A29" w:rsidRPr="003E0750"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p>
        </w:tc>
        <w:tc>
          <w:tcPr>
            <w:tcW w:w="1596" w:type="dxa"/>
          </w:tcPr>
          <w:p w14:paraId="0EFA4A31" w14:textId="77777777" w:rsidR="00B43A29" w:rsidRPr="003E0750"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331</w:t>
            </w:r>
          </w:p>
        </w:tc>
        <w:tc>
          <w:tcPr>
            <w:tcW w:w="1316" w:type="dxa"/>
          </w:tcPr>
          <w:p w14:paraId="32FCECAE" w14:textId="77777777" w:rsidR="00B43A29" w:rsidRPr="003E0750"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44,7%</w:t>
            </w:r>
          </w:p>
        </w:tc>
        <w:tc>
          <w:tcPr>
            <w:tcW w:w="1474" w:type="dxa"/>
          </w:tcPr>
          <w:p w14:paraId="2C108F80" w14:textId="77777777" w:rsidR="00B43A29" w:rsidRPr="003E0750"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468</w:t>
            </w:r>
          </w:p>
        </w:tc>
        <w:tc>
          <w:tcPr>
            <w:tcW w:w="1690" w:type="dxa"/>
          </w:tcPr>
          <w:p w14:paraId="125DF57F" w14:textId="77777777" w:rsidR="00B43A29" w:rsidRPr="003E0750"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63,2%</w:t>
            </w:r>
          </w:p>
        </w:tc>
      </w:tr>
    </w:tbl>
    <w:p w14:paraId="61FDE52D" w14:textId="77777777" w:rsidR="00B43A29" w:rsidRPr="00207BAB" w:rsidRDefault="00B43A29" w:rsidP="00B43A29">
      <w:pPr>
        <w:rPr>
          <w:rStyle w:val="Wyrnienieintensywne"/>
          <w:rFonts w:cstheme="minorHAnsi"/>
          <w:i w:val="0"/>
          <w:iCs w:val="0"/>
        </w:rPr>
      </w:pPr>
      <w:r>
        <w:rPr>
          <w:rStyle w:val="markedcontent"/>
          <w:rFonts w:cstheme="minorHAnsi"/>
        </w:rPr>
        <w:t>Źródło: Informacja kwartalna PO PW, stan na dzień 30.06.2022</w:t>
      </w:r>
    </w:p>
    <w:p w14:paraId="644DDE9D" w14:textId="77777777" w:rsidR="00B43A29" w:rsidRPr="00B43A29" w:rsidRDefault="00B43A29" w:rsidP="00C904E6">
      <w:pPr>
        <w:rPr>
          <w:rStyle w:val="Wyrnienieintensywne"/>
          <w:i w:val="0"/>
          <w:iCs w:val="0"/>
        </w:rPr>
      </w:pPr>
      <w:r w:rsidRPr="00B43A29">
        <w:rPr>
          <w:rStyle w:val="Wyrnienieintensywne"/>
          <w:i w:val="0"/>
          <w:iCs w:val="0"/>
        </w:rPr>
        <w:t>Identyfikacja wskaźników PI 3a, których wartości na 2023 r. zostaną osiągnięte w wyższym lub niższym stopniu (odchylenie powyżej 15%) od zakładanych wartości docelowych/celów końcowych (2023) w POPW</w:t>
      </w:r>
    </w:p>
    <w:p w14:paraId="1A622320" w14:textId="77777777" w:rsidR="00B43A29" w:rsidRPr="00960A9E" w:rsidRDefault="00B43A29" w:rsidP="00B43A29">
      <w:r w:rsidRPr="00960A9E">
        <w:t xml:space="preserve">Z aktualnych danych wynika, że nie ma ryzyka nieosiągnięcia 85% wartości docelowych dla dwóch wskaźników produktu tj. Liczba wspieranych nowych przedsiębiorstw i Liczba przedsiębiorstw otrzymujących wsparcie niefinansowe. Skala rozwiązywania umów o dofinansowanie jest niewielka, a stopień osiągnięcia wartości docelowej na tyle zbliżony do </w:t>
      </w:r>
      <w:r w:rsidRPr="00960A9E">
        <w:lastRenderedPageBreak/>
        <w:t xml:space="preserve">85%, że jest mało prawdopodobne, aby nie udało się osiągnąć założonych celów. Istnieje natomiast ryzyko nieosiągnięcia wartości docelowej wskaźnika Liczba przedsiębiorstw otrzymujących dotacje (CI2) na poziomie 85%. Do osiągnięcia celu na poziomie 85% brakuje jeszcze 161 przedsiębiorstw. W ramach ostatniego konkursu (Działanie 1.1.2) wybrano do dofinansowania 18 startupów. Oznacza to, że wskaźnik zostanie osiągnięty na maksymalnym, prognozowanym poziomie 65,7%. W związku z powyższym, nie jest także prawdopodobne, aby poziom osiągnięcia wartości docelowych pozostałych wskaźników był wyższy niż 115%. </w:t>
      </w:r>
    </w:p>
    <w:p w14:paraId="41EA404B" w14:textId="77777777" w:rsidR="00B43A29" w:rsidRPr="00960A9E" w:rsidRDefault="00B43A29" w:rsidP="00B43A29">
      <w:r w:rsidRPr="00960A9E">
        <w:t>Podsumowując identyfikuje się ryzyko nieosiągnięcia wartości docelowej wskaźnika Liczba przedsiębiorstw otrzymujących dotacje (CI2) na poziomie 85%. Przyczyną ww. problemu jest prawdopodobnie niska jakość wniosków o dofinansowanie składanych przez startupy. Średnia efektywność wniosków rekomendowanych do dofinansowania jak dotąd wynosiła ok. 47%</w:t>
      </w:r>
      <w:r w:rsidRPr="00960A9E">
        <w:rPr>
          <w:vertAlign w:val="superscript"/>
        </w:rPr>
        <w:footnoteReference w:id="2"/>
      </w:r>
      <w:r w:rsidRPr="00960A9E">
        <w:t>. Ponadto, z uwagi na trudności wywołane pandemią COVID-19 dotychczas część wnioskodawców rezygnowała z ubiegania się o dofinansowanie na etapie oceny panelowej. W celu przyśpieszenia kontraktacji wdrożono wymóg dysponowania przez startup podpisem kwalifikowanym w celu zawarcia umowy w trybie elektronicznym. Ponadto, jak wskazano już w części dotyczącej kontraktacji, uwzględniono 20% progu wydatków niekwalifikowalnych, który nie dyskwalifikuje wniosku o dofinansowanie na etapie oceny. Powyższe działania nie zniwelowały dostatecznie problemu, gdyż w ostatnim konkursie do dofinansowania zarekomendowano zaledwie 6,5% wszystkich złożonych wniosków. Ponadto, z powodu powolnej kontraktacji, spodziewane jest kumulacja projektów kończących się z końcem kwalifikowalności wydatków. tj. 31.12.2023 r. Oznacza to, że może istnieć zagrożenie dla terminowego rozliczenia wydatków na koniec perspektywy finansowej w zakresie poddziałania 1.1.2 POPW.</w:t>
      </w:r>
    </w:p>
    <w:p w14:paraId="5A5D17B7" w14:textId="66A465A8" w:rsidR="00855D6A" w:rsidRPr="0083264A" w:rsidRDefault="004C60C9" w:rsidP="000B19D3">
      <w:pPr>
        <w:rPr>
          <w:rStyle w:val="markedcontent"/>
          <w:rFonts w:cstheme="minorHAnsi"/>
          <w:b/>
          <w:bCs/>
          <w:color w:val="1F4E79" w:themeColor="accent5" w:themeShade="80"/>
        </w:rPr>
      </w:pPr>
      <w:r w:rsidRPr="0083264A">
        <w:rPr>
          <w:rStyle w:val="markedcontent"/>
          <w:rFonts w:cstheme="minorHAnsi"/>
          <w:b/>
          <w:bCs/>
          <w:color w:val="1F4E79" w:themeColor="accent5" w:themeShade="80"/>
        </w:rPr>
        <w:t>Wstępna p</w:t>
      </w:r>
      <w:r w:rsidR="00D61A49" w:rsidRPr="0083264A">
        <w:rPr>
          <w:rStyle w:val="markedcontent"/>
          <w:rFonts w:cstheme="minorHAnsi"/>
          <w:b/>
          <w:bCs/>
          <w:color w:val="1F4E79" w:themeColor="accent5" w:themeShade="80"/>
        </w:rPr>
        <w:t>rognoza wskaźnik</w:t>
      </w:r>
      <w:r w:rsidRPr="0083264A">
        <w:rPr>
          <w:rStyle w:val="markedcontent"/>
          <w:rFonts w:cstheme="minorHAnsi"/>
          <w:b/>
          <w:bCs/>
          <w:color w:val="1F4E79" w:themeColor="accent5" w:themeShade="80"/>
        </w:rPr>
        <w:t>a rezultatu</w:t>
      </w:r>
      <w:r w:rsidR="00B43A29">
        <w:rPr>
          <w:rStyle w:val="markedcontent"/>
          <w:rFonts w:cstheme="minorHAnsi"/>
          <w:b/>
          <w:bCs/>
          <w:color w:val="1F4E79" w:themeColor="accent5" w:themeShade="80"/>
        </w:rPr>
        <w:t xml:space="preserve"> PI 3a</w:t>
      </w:r>
    </w:p>
    <w:p w14:paraId="1EEF314F" w14:textId="1989155F" w:rsidR="0079156F" w:rsidRPr="0083264A" w:rsidRDefault="0079156F" w:rsidP="00B43A29">
      <w:r w:rsidRPr="0083264A">
        <w:t>W ramach PI 3a monitorowany jest wskaźnik rezultatu Udział małych i średnich przedsiębiorstw aktywnych innowacyjnie w ogólnej liczbie małych i średnich przedsiębiorstw w Polsce Wschodniej (%)</w:t>
      </w:r>
    </w:p>
    <w:p w14:paraId="7639E03A" w14:textId="7243AD7F" w:rsidR="0079156F" w:rsidRPr="0083264A" w:rsidRDefault="0079156F" w:rsidP="00B43A29">
      <w:r w:rsidRPr="0083264A">
        <w:t xml:space="preserve">Dane potrzebne do oszacowania wartości wskaźnika zostały pozyskane z systemu STRATEG. Nazwa wskaźnika w systemie brzmi Udział małych i średnich przedsiębiorstw aktywnych innowacyjnie w ogólnej liczbie małych i średnich przedsiębiorstw w Polsce Wschodniej [%]. Pierwotnie brano pod uwagę wszystkie przedsiębiorstwa. Nazwa wskaźnika brzmiała „Udział przedsiębiorstw aktywnych innowacyjnie w Polsce Wschodniej [%]”. Udział przedsiębiorstw aktywnych innowacyjnie w Polsce Wschodniej jest to odsetek przedsiębiorstw aktywnych innowacyjnie w liczbie przedsiębiorstw ogółem, łącznie dla przemysłu i sektora usług, w makroregionie Polski Wschodniej. Przedsiębiorstwo aktywne innowacyjnie to takie, które w </w:t>
      </w:r>
      <w:r w:rsidRPr="0083264A">
        <w:lastRenderedPageBreak/>
        <w:t>badanym okresie wprowadziło przynajmniej jedną innowację produktową lub procesową lub realizowało w tym okresie przynajmniej jeden projekt innowacyjny, który został przerwany lub zaniechany w trakcie badanego okresu (niezakończony sukcesem) lub nie został do końca tego okresu ukończony (tzn. jest kontynuowany). Dane są pozyskiwane przez GUS.</w:t>
      </w:r>
    </w:p>
    <w:p w14:paraId="255C0656" w14:textId="77777777" w:rsidR="0079156F" w:rsidRPr="0083264A" w:rsidRDefault="0079156F" w:rsidP="00B43A29">
      <w:r w:rsidRPr="0083264A">
        <w:t xml:space="preserve">Od momentu dokonania ewaluacji mid-term zmieniono wskaźnik dotyczący ogółu przedsiębiorstw na wskaźnik odnoszący się tylko do MŚP, gdyż, jak wskazali ewaluatorzy, lepiej odpowiadać będzie on zakresowi interwencji. Wskaźnik obejmuje MŚP czyli przedsiębiorstwa przemysłowe i z sektora usług o liczbie pracujących 10-249 osób.  </w:t>
      </w:r>
    </w:p>
    <w:p w14:paraId="566BCF0F" w14:textId="77777777" w:rsidR="0079156F" w:rsidRPr="0083264A" w:rsidRDefault="0079156F" w:rsidP="00B43A29">
      <w:r w:rsidRPr="0083264A">
        <w:t>System STRATEG dysponuje dla wskaźnika danymi od roku 2008 do 2020. Dokonano ich analizy eksploracyjnej. Poniżej przedstawiony jest wykres kształtowania się wskaźnika w tychże latach z dodanym trendem liniowym.</w:t>
      </w:r>
    </w:p>
    <w:p w14:paraId="00F346AC" w14:textId="77777777" w:rsidR="0079156F" w:rsidRPr="0083264A" w:rsidRDefault="0079156F" w:rsidP="00B43A29">
      <w:r w:rsidRPr="0083264A">
        <w:rPr>
          <w:noProof/>
          <w:lang w:eastAsia="pl-PL"/>
        </w:rPr>
        <w:drawing>
          <wp:inline distT="0" distB="0" distL="0" distR="0" wp14:anchorId="15C4F146" wp14:editId="3F68D37C">
            <wp:extent cx="5760720" cy="1783080"/>
            <wp:effectExtent l="0" t="0" r="0" b="7620"/>
            <wp:docPr id="6408003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83080"/>
                    </a:xfrm>
                    <a:prstGeom prst="rect">
                      <a:avLst/>
                    </a:prstGeom>
                  </pic:spPr>
                </pic:pic>
              </a:graphicData>
            </a:graphic>
          </wp:inline>
        </w:drawing>
      </w:r>
    </w:p>
    <w:p w14:paraId="0FEAEE42" w14:textId="7F8F56CA" w:rsidR="0079156F" w:rsidRPr="0083264A" w:rsidRDefault="0079156F" w:rsidP="00B43A29">
      <w:r w:rsidRPr="0083264A">
        <w:t>Jak wskazuje powyższy wykres, w latach 2008-2011 występował słaby trend spadkowy, następnie w latach 2011-2013 wskaźnik utrzymywał się na podobnych poziomach, a od roku 2013 wystąpił coraz silniejszy trend wzrostowy</w:t>
      </w:r>
      <w:del w:id="281" w:author="Jarema Piekutowski" w:date="2022-09-07T13:53:00Z">
        <w:r w:rsidRPr="0083264A" w:rsidDel="00F14F79">
          <w:delText xml:space="preserve"> z wyraźną sezonowością</w:delText>
        </w:r>
      </w:del>
      <w:r w:rsidRPr="0083264A">
        <w:t xml:space="preserve">. </w:t>
      </w:r>
      <w:ins w:id="282" w:author="Jarema Piekutowski" w:date="2022-09-07T13:53:00Z">
        <w:r w:rsidR="00F14F79">
          <w:t>W okresie 2015-2020 występowała sezonowość</w:t>
        </w:r>
      </w:ins>
      <w:ins w:id="283" w:author="Jarema Piekutowski" w:date="2022-09-07T13:54:00Z">
        <w:r w:rsidR="00F14F79">
          <w:t>, jednak w poprzednich latach to zjawisko nie wystąpiło.</w:t>
        </w:r>
      </w:ins>
    </w:p>
    <w:p w14:paraId="42C30F2D" w14:textId="77777777" w:rsidR="0079156F" w:rsidRPr="0083264A" w:rsidRDefault="0079156F" w:rsidP="00B43A29">
      <w:r w:rsidRPr="0083264A">
        <w:t xml:space="preserve">W ramach ewaluacji ex-ante wartość docelową wskaźnika oszacowano na 17,6%. Szacunki, na podstawie których prognozowano docelową wartość wskaźnika, oparte były jedynie na danych z lat 2011-2013, a do prognoz zastosowano trend liniowy. Takie szacowanie było, zdaniem ewaluatorów mid-term, niewystarczająco wiarygodne z dwóch przyczyn: po pierwsze szereg ten był zbyt krótki, by dokonać dokładnych prognoz, po drugie, kolejne lata zbierania danych dowiodły, iż wskaźnik charakteryzuje się różnokierunkową zmiennością, a więc trend liniowy nie jest wystarczająco wiarygodną metodą. Dlatego w raporcie z ewaluacji mid-term przedstawiono szacunki, które „opierają się na innej, bardziej skomplikowanej, a jednocześnie wiarygodniejszej, metodyce prognozowania wartości docelowej tego wskaźnika rezultatu wykorzystującej model wyrównania wykładniczego (model liniowy Holta)”. Wartość docelową wskaźnika oszacowano mid-term na podstawie danych z lat 2009-2017 (czyli z okresu, kiedy wskaźnik utrzymywał się na stosunkowo podobnym poziomie; zmiana w roku 2016 została zinterpretowana jako jednorazowe wahnięcie, nie jako początek trendu wzrostowego) i wyniosła ona 14,6%. </w:t>
      </w:r>
    </w:p>
    <w:p w14:paraId="502A1557" w14:textId="77777777" w:rsidR="0079156F" w:rsidRPr="0083264A" w:rsidRDefault="0079156F" w:rsidP="00B43A29">
      <w:r w:rsidRPr="0083264A">
        <w:lastRenderedPageBreak/>
        <w:t>Dokonano dekompozycji szeregu czasowego, której wyniki przedstawiają poniższe wykresy.</w:t>
      </w:r>
    </w:p>
    <w:p w14:paraId="7981809F" w14:textId="77777777" w:rsidR="0079156F" w:rsidRPr="0083264A" w:rsidRDefault="0079156F" w:rsidP="00B43A29">
      <w:r w:rsidRPr="00480E13">
        <w:rPr>
          <w:noProof/>
          <w:lang w:eastAsia="pl-PL"/>
        </w:rPr>
        <w:drawing>
          <wp:inline distT="0" distB="0" distL="0" distR="0" wp14:anchorId="338619B5" wp14:editId="3A95108B">
            <wp:extent cx="5760720" cy="3079115"/>
            <wp:effectExtent l="0" t="0" r="0" b="0"/>
            <wp:docPr id="6408003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9115"/>
                    </a:xfrm>
                    <a:prstGeom prst="rect">
                      <a:avLst/>
                    </a:prstGeom>
                  </pic:spPr>
                </pic:pic>
              </a:graphicData>
            </a:graphic>
          </wp:inline>
        </w:drawing>
      </w:r>
    </w:p>
    <w:p w14:paraId="783041AE" w14:textId="0F20E70E" w:rsidR="0079156F" w:rsidRPr="0083264A" w:rsidRDefault="0079156F" w:rsidP="00B43A29">
      <w:commentRangeStart w:id="284"/>
      <w:commentRangeStart w:id="285"/>
      <w:r w:rsidRPr="0083264A">
        <w:t xml:space="preserve">Dekompozycja wskazuje, iż </w:t>
      </w:r>
      <w:del w:id="286" w:author="Jarema Piekutowski" w:date="2022-09-07T13:54:00Z">
        <w:r w:rsidRPr="0083264A" w:rsidDel="00F14F79">
          <w:delText>brak istotnych wahań sezonowych</w:delText>
        </w:r>
      </w:del>
      <w:ins w:id="287" w:author="Jarema Piekutowski" w:date="2022-09-07T13:54:00Z">
        <w:r w:rsidR="00F14F79">
          <w:t>wahania sezonowe, jakie można zidentyfikować od 2015 roku, nie mają istotnego charakteru dla całego badanego okresu</w:t>
        </w:r>
      </w:ins>
      <w:r w:rsidRPr="0083264A">
        <w:t xml:space="preserve">, natomiast trend wzrostowy rozpoczyna się </w:t>
      </w:r>
      <w:ins w:id="288" w:author="Jarema Piekutowski" w:date="2022-09-07T13:55:00Z">
        <w:r w:rsidR="00F14F79">
          <w:t xml:space="preserve">dopiero </w:t>
        </w:r>
      </w:ins>
      <w:r w:rsidRPr="0083264A">
        <w:t>od roku 2015</w:t>
      </w:r>
      <w:ins w:id="289" w:author="Jarema Piekutowski" w:date="2022-09-07T13:55:00Z">
        <w:r w:rsidR="00F14F79">
          <w:t xml:space="preserve"> – z punktu widzenia całości analizowanego szeregu czasowego może okazać się chwilowym wahnięciem</w:t>
        </w:r>
      </w:ins>
      <w:ins w:id="290" w:author="Jarema Piekutowski" w:date="2022-09-07T13:56:00Z">
        <w:r w:rsidR="00F14F79">
          <w:t xml:space="preserve"> (o czym więcej w dalszej części raportu)</w:t>
        </w:r>
      </w:ins>
      <w:r w:rsidRPr="0083264A">
        <w:t>.</w:t>
      </w:r>
      <w:commentRangeEnd w:id="284"/>
      <w:r w:rsidR="00AE5359">
        <w:rPr>
          <w:rStyle w:val="Odwoaniedokomentarza"/>
        </w:rPr>
        <w:commentReference w:id="284"/>
      </w:r>
      <w:commentRangeEnd w:id="285"/>
      <w:r w:rsidR="00F14F79">
        <w:rPr>
          <w:rStyle w:val="Odwoaniedokomentarza"/>
        </w:rPr>
        <w:commentReference w:id="285"/>
      </w:r>
    </w:p>
    <w:p w14:paraId="6E549C08" w14:textId="77777777" w:rsidR="0079156F" w:rsidRPr="0083264A" w:rsidRDefault="0079156F" w:rsidP="00B43A29">
      <w:r w:rsidRPr="0083264A">
        <w:t>Przeprowadzono prognozy według trzech modeli: prostego wygładzania wykładniczego, modelu Holta i modelu Holta-Wintersa. Osiągnięto następujące prognozy na 2023 r.:</w:t>
      </w:r>
    </w:p>
    <w:p w14:paraId="3EF2C76E" w14:textId="77777777" w:rsidR="0079156F" w:rsidRPr="0083264A" w:rsidRDefault="0079156F" w:rsidP="00B43A29">
      <w:pPr>
        <w:rPr>
          <w:b/>
          <w:bCs/>
        </w:rPr>
      </w:pPr>
      <w:r w:rsidRPr="0083264A">
        <w:t xml:space="preserve">- dla prostego wygładzania wykładniczego – </w:t>
      </w:r>
      <w:r w:rsidRPr="0083264A">
        <w:rPr>
          <w:b/>
          <w:bCs/>
        </w:rPr>
        <w:t>27.95%</w:t>
      </w:r>
    </w:p>
    <w:p w14:paraId="02D9AFCA" w14:textId="77777777" w:rsidR="0079156F" w:rsidRPr="0083264A" w:rsidRDefault="0079156F" w:rsidP="00B43A29">
      <w:r w:rsidRPr="00E02EDB">
        <w:rPr>
          <w:noProof/>
          <w:lang w:val="en-GB"/>
          <w:rPrChange w:id="291" w:author="Marta Brzozowska" w:date="2022-09-05T14:14:00Z">
            <w:rPr>
              <w:noProof/>
              <w:lang w:eastAsia="pl-PL"/>
            </w:rPr>
          </w:rPrChange>
        </w:rPr>
        <w:drawing>
          <wp:inline distT="0" distB="0" distL="0" distR="0" wp14:anchorId="03A86B88" wp14:editId="6F31FB5F">
            <wp:extent cx="3638550" cy="2562225"/>
            <wp:effectExtent l="0" t="0" r="0" b="0"/>
            <wp:docPr id="64080034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8550" cy="2562225"/>
                    </a:xfrm>
                    <a:prstGeom prst="rect">
                      <a:avLst/>
                    </a:prstGeom>
                  </pic:spPr>
                </pic:pic>
              </a:graphicData>
            </a:graphic>
          </wp:inline>
        </w:drawing>
      </w:r>
    </w:p>
    <w:p w14:paraId="74399047" w14:textId="77777777" w:rsidR="0079156F" w:rsidRPr="0083264A" w:rsidRDefault="0079156F" w:rsidP="00B43A29">
      <w:r w:rsidRPr="0083264A">
        <w:t xml:space="preserve">- dla modelu Holta, zakładającego trend, ale bez sezonowości – </w:t>
      </w:r>
      <w:r w:rsidRPr="0083264A">
        <w:rPr>
          <w:b/>
          <w:bCs/>
        </w:rPr>
        <w:t>42,4%</w:t>
      </w:r>
      <w:r w:rsidRPr="0083264A">
        <w:t>:</w:t>
      </w:r>
    </w:p>
    <w:p w14:paraId="22A3472A" w14:textId="0437BC57" w:rsidR="0079156F" w:rsidRPr="0083264A" w:rsidRDefault="0079156F" w:rsidP="00B43A29">
      <w:r w:rsidRPr="00480E13">
        <w:rPr>
          <w:noProof/>
          <w:lang w:eastAsia="pl-PL"/>
        </w:rPr>
        <w:lastRenderedPageBreak/>
        <w:drawing>
          <wp:inline distT="0" distB="0" distL="0" distR="0" wp14:anchorId="6B8569D7" wp14:editId="783A4088">
            <wp:extent cx="3533775" cy="2562225"/>
            <wp:effectExtent l="0" t="0" r="9525" b="0"/>
            <wp:docPr id="64080034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775" cy="2562225"/>
                    </a:xfrm>
                    <a:prstGeom prst="rect">
                      <a:avLst/>
                    </a:prstGeom>
                  </pic:spPr>
                </pic:pic>
              </a:graphicData>
            </a:graphic>
          </wp:inline>
        </w:drawing>
      </w:r>
    </w:p>
    <w:p w14:paraId="6CEDCB28" w14:textId="77777777" w:rsidR="0079156F" w:rsidRPr="0083264A" w:rsidRDefault="0079156F" w:rsidP="00B43A29">
      <w:r w:rsidRPr="0083264A">
        <w:t xml:space="preserve">- dla modelu Holta-Wintersa, zakładającego trend i addytywną sezonowość (tj. przy założeniu kontynuacji trendu z lat 2015-2020 – </w:t>
      </w:r>
      <w:r w:rsidRPr="0083264A">
        <w:rPr>
          <w:b/>
          <w:bCs/>
        </w:rPr>
        <w:t>31,5%</w:t>
      </w:r>
      <w:r w:rsidRPr="0083264A">
        <w:t>:</w:t>
      </w:r>
    </w:p>
    <w:p w14:paraId="48F5997B" w14:textId="4FB38591" w:rsidR="0079156F" w:rsidRPr="0083264A" w:rsidRDefault="0079156F" w:rsidP="00B43A29">
      <w:r w:rsidRPr="00480E13">
        <w:rPr>
          <w:noProof/>
          <w:lang w:eastAsia="pl-PL"/>
        </w:rPr>
        <w:drawing>
          <wp:inline distT="0" distB="0" distL="0" distR="0" wp14:anchorId="6DCAA31B" wp14:editId="11E02CD6">
            <wp:extent cx="3533775" cy="2562225"/>
            <wp:effectExtent l="0" t="0" r="9525" b="0"/>
            <wp:docPr id="64080034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3775" cy="2562225"/>
                    </a:xfrm>
                    <a:prstGeom prst="rect">
                      <a:avLst/>
                    </a:prstGeom>
                  </pic:spPr>
                </pic:pic>
              </a:graphicData>
            </a:graphic>
          </wp:inline>
        </w:drawing>
      </w:r>
    </w:p>
    <w:p w14:paraId="110DE013" w14:textId="6CA3A93F" w:rsidR="0079156F" w:rsidRPr="0083264A" w:rsidRDefault="0079156F" w:rsidP="002B79BD">
      <w:r w:rsidRPr="0083264A">
        <w:t xml:space="preserve">Choć obecna sytuacja wskazuje wyraźnie na silny trend wzrostowy w latach 2015-2020, to nie ma jednak pewności, że trend ten utrzyma się w świetle zdarzeń takich jak pandemia i wojna na Ukrainie oraz rosnąca inflacja i możliwa recesja. Wszystkie te czynniki mogą przyczynić się w przyszłości do ograniczenia inwestycji, a co za tym idzie – do ograniczenia działalności innowacyjnej. Dlatego należy wziąć pod uwagę cały szereg czasowy. Aby ocenić, czy trend jest istotny statystycznie, zastosowano test Manna-Kendalla. Wartość testu wyniosła 20.0 przy p=0.46, co oznacza, że z punktu widzenia testu zaobserwowany trend nie jest istotny statystycznie dla całego szeregu czasowego. Zgodnie z wynikiem testu </w:t>
      </w:r>
      <w:commentRangeStart w:id="292"/>
      <w:commentRangeStart w:id="293"/>
      <w:r w:rsidRPr="0083264A">
        <w:t xml:space="preserve">należałoby </w:t>
      </w:r>
      <w:commentRangeEnd w:id="292"/>
      <w:r w:rsidR="00FD287A">
        <w:rPr>
          <w:rStyle w:val="Odwoaniedokomentarza"/>
        </w:rPr>
        <w:commentReference w:id="292"/>
      </w:r>
      <w:commentRangeEnd w:id="293"/>
      <w:r w:rsidR="000D2844">
        <w:rPr>
          <w:rStyle w:val="Odwoaniedokomentarza"/>
        </w:rPr>
        <w:commentReference w:id="293"/>
      </w:r>
      <w:ins w:id="294" w:author="Jarema Piekutowski" w:date="2022-09-07T13:57:00Z">
        <w:r w:rsidR="000D2844">
          <w:t xml:space="preserve">zastosować </w:t>
        </w:r>
      </w:ins>
      <w:r w:rsidRPr="0083264A">
        <w:t xml:space="preserve">zatem proste wygładzanie wykładnicze, a więc wstępnie, na podstawie samej ekstrapolacji szeregu czasowego należy przyjąć jako najbardziej prawdopodobną prognozę, wg której wartość docelowa wskaźnika w 2023 r. wynosić będzie </w:t>
      </w:r>
      <w:r w:rsidRPr="0083264A">
        <w:rPr>
          <w:b/>
          <w:bCs/>
        </w:rPr>
        <w:t>27,95%</w:t>
      </w:r>
      <w:r w:rsidRPr="0083264A">
        <w:t>.</w:t>
      </w:r>
      <w:r w:rsidR="0083264A" w:rsidRPr="0083264A">
        <w:t>, a więc stanowi 191%</w:t>
      </w:r>
      <w:r w:rsidRPr="0083264A">
        <w:t xml:space="preserve"> </w:t>
      </w:r>
      <w:r w:rsidR="0083264A" w:rsidRPr="0083264A">
        <w:t xml:space="preserve">zakładanej w Programie wartości docelowej. </w:t>
      </w:r>
      <w:r w:rsidRPr="0083264A">
        <w:rPr>
          <w:b/>
          <w:bCs/>
        </w:rPr>
        <w:t xml:space="preserve">Na etapie realizacji badania zostanie ona </w:t>
      </w:r>
      <w:r w:rsidRPr="0083264A">
        <w:rPr>
          <w:b/>
          <w:bCs/>
        </w:rPr>
        <w:lastRenderedPageBreak/>
        <w:t xml:space="preserve">jednak poddana </w:t>
      </w:r>
      <w:commentRangeStart w:id="295"/>
      <w:commentRangeStart w:id="296"/>
      <w:r w:rsidRPr="0083264A">
        <w:rPr>
          <w:b/>
          <w:bCs/>
        </w:rPr>
        <w:t xml:space="preserve">opiniowaniu eksperckiemu </w:t>
      </w:r>
      <w:commentRangeEnd w:id="295"/>
      <w:r w:rsidR="004138DD">
        <w:rPr>
          <w:rStyle w:val="Odwoaniedokomentarza"/>
        </w:rPr>
        <w:commentReference w:id="295"/>
      </w:r>
      <w:commentRangeEnd w:id="296"/>
      <w:r w:rsidR="000D2844">
        <w:rPr>
          <w:rStyle w:val="Odwoaniedokomentarza"/>
        </w:rPr>
        <w:commentReference w:id="296"/>
      </w:r>
      <w:r w:rsidRPr="0083264A">
        <w:rPr>
          <w:b/>
          <w:bCs/>
        </w:rPr>
        <w:t>i uzupełniona o ewentualne współczynniki korygujące</w:t>
      </w:r>
      <w:r w:rsidRPr="0083264A">
        <w:t>.</w:t>
      </w:r>
    </w:p>
    <w:p w14:paraId="0E0F87E3" w14:textId="1C2C090A" w:rsidR="001F2DB6" w:rsidRDefault="001F2DB6" w:rsidP="001F2DB6">
      <w:pPr>
        <w:pStyle w:val="Legenda"/>
      </w:pPr>
      <w:bookmarkStart w:id="297" w:name="_Toc112692619"/>
      <w:r>
        <w:t xml:space="preserve">Tabela </w:t>
      </w:r>
      <w:fldSimple w:instr=" SEQ Tabela \* ARABIC ">
        <w:r w:rsidR="004E29DA">
          <w:rPr>
            <w:noProof/>
          </w:rPr>
          <w:t>2</w:t>
        </w:r>
      </w:fldSimple>
      <w:r>
        <w:t xml:space="preserve"> </w:t>
      </w:r>
      <w:r w:rsidRPr="00EB3A78">
        <w:t>Prognoza stopnia osiągnięcia wartości wskaźnika rezultatu PI 3a</w:t>
      </w:r>
      <w:bookmarkEnd w:id="2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5"/>
        <w:gridCol w:w="1000"/>
        <w:gridCol w:w="1048"/>
        <w:gridCol w:w="1154"/>
        <w:gridCol w:w="814"/>
        <w:gridCol w:w="1031"/>
        <w:gridCol w:w="1383"/>
        <w:gridCol w:w="1377"/>
      </w:tblGrid>
      <w:tr w:rsidR="005E7F3F" w:rsidRPr="004E6288" w14:paraId="70148E22" w14:textId="77777777" w:rsidTr="001F2DB6">
        <w:trPr>
          <w:cantSplit/>
          <w:trHeight w:val="980"/>
          <w:jc w:val="center"/>
        </w:trPr>
        <w:tc>
          <w:tcPr>
            <w:tcW w:w="692" w:type="pct"/>
            <w:tcBorders>
              <w:bottom w:val="single" w:sz="4" w:space="0" w:color="auto"/>
            </w:tcBorders>
            <w:shd w:val="clear" w:color="auto" w:fill="E5DFEC"/>
            <w:vAlign w:val="center"/>
          </w:tcPr>
          <w:p w14:paraId="4E17E61C" w14:textId="77777777" w:rsidR="005E7F3F" w:rsidRPr="004E6288" w:rsidRDefault="005E7F3F" w:rsidP="00B43A29">
            <w:pPr>
              <w:rPr>
                <w:sz w:val="18"/>
                <w:szCs w:val="18"/>
              </w:rPr>
            </w:pPr>
            <w:r w:rsidRPr="004E6288">
              <w:rPr>
                <w:sz w:val="18"/>
                <w:szCs w:val="18"/>
              </w:rPr>
              <w:t xml:space="preserve">Wskaźnik </w:t>
            </w:r>
          </w:p>
        </w:tc>
        <w:tc>
          <w:tcPr>
            <w:tcW w:w="552" w:type="pct"/>
            <w:tcBorders>
              <w:bottom w:val="single" w:sz="4" w:space="0" w:color="auto"/>
            </w:tcBorders>
            <w:shd w:val="clear" w:color="auto" w:fill="E5DFEC"/>
            <w:vAlign w:val="center"/>
          </w:tcPr>
          <w:p w14:paraId="05E3ADA6" w14:textId="77777777" w:rsidR="005E7F3F" w:rsidRPr="004E6288" w:rsidRDefault="005E7F3F" w:rsidP="00B43A29">
            <w:pPr>
              <w:rPr>
                <w:sz w:val="18"/>
                <w:szCs w:val="18"/>
              </w:rPr>
            </w:pPr>
            <w:r w:rsidRPr="004E6288">
              <w:rPr>
                <w:sz w:val="18"/>
                <w:szCs w:val="18"/>
              </w:rPr>
              <w:t xml:space="preserve">Jednostka </w:t>
            </w:r>
            <w:r w:rsidRPr="004E6288">
              <w:rPr>
                <w:sz w:val="18"/>
                <w:szCs w:val="18"/>
              </w:rPr>
              <w:br/>
              <w:t>miary</w:t>
            </w:r>
          </w:p>
        </w:tc>
        <w:tc>
          <w:tcPr>
            <w:tcW w:w="578" w:type="pct"/>
            <w:tcBorders>
              <w:bottom w:val="single" w:sz="4" w:space="0" w:color="auto"/>
            </w:tcBorders>
            <w:shd w:val="clear" w:color="auto" w:fill="E5DFEC"/>
            <w:vAlign w:val="center"/>
          </w:tcPr>
          <w:p w14:paraId="0A896059" w14:textId="77777777" w:rsidR="005E7F3F" w:rsidRPr="004E6288" w:rsidRDefault="005E7F3F" w:rsidP="00B43A29">
            <w:pPr>
              <w:rPr>
                <w:sz w:val="18"/>
                <w:szCs w:val="18"/>
              </w:rPr>
            </w:pPr>
            <w:r w:rsidRPr="004E6288">
              <w:rPr>
                <w:sz w:val="18"/>
                <w:szCs w:val="18"/>
              </w:rPr>
              <w:t>Kategoria regionu</w:t>
            </w:r>
          </w:p>
        </w:tc>
        <w:tc>
          <w:tcPr>
            <w:tcW w:w="637" w:type="pct"/>
            <w:tcBorders>
              <w:bottom w:val="single" w:sz="4" w:space="0" w:color="auto"/>
            </w:tcBorders>
            <w:shd w:val="clear" w:color="auto" w:fill="E5DFEC"/>
            <w:vAlign w:val="center"/>
          </w:tcPr>
          <w:p w14:paraId="5341DBCC" w14:textId="77777777" w:rsidR="005E7F3F" w:rsidRPr="004E6288" w:rsidRDefault="005E7F3F" w:rsidP="00B43A29">
            <w:pPr>
              <w:rPr>
                <w:sz w:val="18"/>
                <w:szCs w:val="18"/>
              </w:rPr>
            </w:pPr>
            <w:r w:rsidRPr="004E6288">
              <w:rPr>
                <w:sz w:val="18"/>
                <w:szCs w:val="18"/>
              </w:rPr>
              <w:t xml:space="preserve">Wartość początkowa </w:t>
            </w:r>
          </w:p>
        </w:tc>
        <w:tc>
          <w:tcPr>
            <w:tcW w:w="449" w:type="pct"/>
            <w:tcBorders>
              <w:bottom w:val="single" w:sz="4" w:space="0" w:color="auto"/>
            </w:tcBorders>
            <w:shd w:val="clear" w:color="auto" w:fill="E5DFEC"/>
            <w:vAlign w:val="center"/>
          </w:tcPr>
          <w:p w14:paraId="2099F40F" w14:textId="77777777" w:rsidR="005E7F3F" w:rsidRPr="004E6288" w:rsidRDefault="005E7F3F" w:rsidP="00B43A29">
            <w:pPr>
              <w:rPr>
                <w:sz w:val="18"/>
                <w:szCs w:val="18"/>
              </w:rPr>
            </w:pPr>
            <w:r w:rsidRPr="004E6288">
              <w:rPr>
                <w:sz w:val="18"/>
                <w:szCs w:val="18"/>
              </w:rPr>
              <w:t>Rok bazowy</w:t>
            </w:r>
          </w:p>
        </w:tc>
        <w:tc>
          <w:tcPr>
            <w:tcW w:w="569" w:type="pct"/>
            <w:tcBorders>
              <w:bottom w:val="single" w:sz="4" w:space="0" w:color="auto"/>
            </w:tcBorders>
            <w:shd w:val="clear" w:color="auto" w:fill="E5DFEC"/>
            <w:vAlign w:val="center"/>
          </w:tcPr>
          <w:p w14:paraId="4D3499D9" w14:textId="3213DA7E" w:rsidR="005E7F3F" w:rsidRPr="004E6288" w:rsidRDefault="005E7F3F" w:rsidP="00B43A29">
            <w:pPr>
              <w:rPr>
                <w:sz w:val="18"/>
                <w:szCs w:val="18"/>
              </w:rPr>
            </w:pPr>
            <w:r w:rsidRPr="004E6288">
              <w:rPr>
                <w:sz w:val="18"/>
                <w:szCs w:val="18"/>
              </w:rPr>
              <w:t>Wartość docelowa zakładana w Programie (2023)</w:t>
            </w:r>
          </w:p>
        </w:tc>
        <w:tc>
          <w:tcPr>
            <w:tcW w:w="763" w:type="pct"/>
            <w:tcBorders>
              <w:bottom w:val="single" w:sz="4" w:space="0" w:color="auto"/>
            </w:tcBorders>
            <w:shd w:val="clear" w:color="auto" w:fill="E5DFEC"/>
            <w:vAlign w:val="center"/>
          </w:tcPr>
          <w:p w14:paraId="75FEEEB9" w14:textId="1967CD03" w:rsidR="005E7F3F" w:rsidRPr="004E6288" w:rsidRDefault="005E7F3F" w:rsidP="00B43A29">
            <w:pPr>
              <w:rPr>
                <w:sz w:val="18"/>
                <w:szCs w:val="18"/>
              </w:rPr>
            </w:pPr>
            <w:r w:rsidRPr="004E6288">
              <w:rPr>
                <w:sz w:val="18"/>
                <w:szCs w:val="18"/>
              </w:rPr>
              <w:t>Prognozowana wysokość wskaźnika w 2023 roku</w:t>
            </w:r>
          </w:p>
        </w:tc>
        <w:tc>
          <w:tcPr>
            <w:tcW w:w="760" w:type="pct"/>
            <w:tcBorders>
              <w:bottom w:val="single" w:sz="4" w:space="0" w:color="auto"/>
            </w:tcBorders>
            <w:shd w:val="clear" w:color="auto" w:fill="E5DFEC"/>
            <w:vAlign w:val="center"/>
          </w:tcPr>
          <w:p w14:paraId="501927B1" w14:textId="7438E125" w:rsidR="005E7F3F" w:rsidRPr="004E6288" w:rsidRDefault="005E7F3F" w:rsidP="00B43A29">
            <w:pPr>
              <w:rPr>
                <w:sz w:val="18"/>
                <w:szCs w:val="18"/>
              </w:rPr>
            </w:pPr>
            <w:r w:rsidRPr="004E6288">
              <w:rPr>
                <w:sz w:val="18"/>
                <w:szCs w:val="18"/>
              </w:rPr>
              <w:t>Prognozowany stopień osiągnięcia zakładanej wartości docelowej</w:t>
            </w:r>
          </w:p>
        </w:tc>
      </w:tr>
      <w:tr w:rsidR="005E7F3F" w:rsidRPr="004E6288" w14:paraId="47AF3F17" w14:textId="77777777" w:rsidTr="001F2DB6">
        <w:trPr>
          <w:cantSplit/>
          <w:trHeight w:val="980"/>
          <w:jc w:val="center"/>
        </w:trPr>
        <w:tc>
          <w:tcPr>
            <w:tcW w:w="692" w:type="pct"/>
            <w:shd w:val="clear" w:color="auto" w:fill="auto"/>
            <w:vAlign w:val="center"/>
          </w:tcPr>
          <w:p w14:paraId="3F8BEBEB" w14:textId="77777777" w:rsidR="005E7F3F" w:rsidRPr="004E6288" w:rsidRDefault="005E7F3F" w:rsidP="00B43A29">
            <w:pPr>
              <w:rPr>
                <w:rFonts w:ascii="Times New Roman" w:hAnsi="Times New Roman" w:cs="Tahoma"/>
                <w:sz w:val="18"/>
                <w:szCs w:val="18"/>
              </w:rPr>
            </w:pPr>
            <w:r w:rsidRPr="004E6288">
              <w:rPr>
                <w:sz w:val="18"/>
                <w:szCs w:val="18"/>
              </w:rPr>
              <w:t>Udział MŚP aktywnych innowacyjnie w ogólnej liczbie MŚP w Polsce Wschodniej [%]</w:t>
            </w:r>
          </w:p>
        </w:tc>
        <w:tc>
          <w:tcPr>
            <w:tcW w:w="552" w:type="pct"/>
            <w:shd w:val="clear" w:color="auto" w:fill="auto"/>
            <w:vAlign w:val="center"/>
          </w:tcPr>
          <w:p w14:paraId="75E65B27" w14:textId="77777777" w:rsidR="005E7F3F" w:rsidRPr="004E6288" w:rsidRDefault="005E7F3F" w:rsidP="00B43A29">
            <w:pPr>
              <w:rPr>
                <w:rFonts w:cs="Tahoma"/>
                <w:sz w:val="18"/>
                <w:szCs w:val="18"/>
              </w:rPr>
            </w:pPr>
            <w:r w:rsidRPr="004E6288">
              <w:rPr>
                <w:sz w:val="18"/>
                <w:szCs w:val="18"/>
              </w:rPr>
              <w:t>[%]</w:t>
            </w:r>
          </w:p>
        </w:tc>
        <w:tc>
          <w:tcPr>
            <w:tcW w:w="578" w:type="pct"/>
            <w:shd w:val="clear" w:color="auto" w:fill="auto"/>
            <w:vAlign w:val="center"/>
          </w:tcPr>
          <w:p w14:paraId="2143DDA2" w14:textId="77777777" w:rsidR="005E7F3F" w:rsidRPr="004E6288" w:rsidRDefault="005E7F3F" w:rsidP="00B43A29">
            <w:pPr>
              <w:rPr>
                <w:sz w:val="18"/>
                <w:szCs w:val="18"/>
              </w:rPr>
            </w:pPr>
            <w:r w:rsidRPr="004E6288">
              <w:rPr>
                <w:sz w:val="18"/>
                <w:szCs w:val="18"/>
              </w:rPr>
              <w:t>regiony słabiej rozwinięte</w:t>
            </w:r>
          </w:p>
        </w:tc>
        <w:tc>
          <w:tcPr>
            <w:tcW w:w="637" w:type="pct"/>
            <w:shd w:val="clear" w:color="auto" w:fill="auto"/>
            <w:vAlign w:val="center"/>
          </w:tcPr>
          <w:p w14:paraId="439A4A12" w14:textId="77777777" w:rsidR="005E7F3F" w:rsidRPr="004E6288" w:rsidRDefault="005E7F3F" w:rsidP="00C904E6">
            <w:pPr>
              <w:pStyle w:val="Legenda"/>
              <w:rPr>
                <w:sz w:val="18"/>
              </w:rPr>
            </w:pPr>
            <w:r w:rsidRPr="004E6288">
              <w:rPr>
                <w:sz w:val="18"/>
              </w:rPr>
              <w:t>14,6</w:t>
            </w:r>
          </w:p>
        </w:tc>
        <w:tc>
          <w:tcPr>
            <w:tcW w:w="449" w:type="pct"/>
            <w:shd w:val="clear" w:color="auto" w:fill="auto"/>
            <w:vAlign w:val="center"/>
          </w:tcPr>
          <w:p w14:paraId="1118738D" w14:textId="77777777" w:rsidR="005E7F3F" w:rsidRPr="004E6288" w:rsidRDefault="005E7F3F" w:rsidP="00C904E6">
            <w:pPr>
              <w:pStyle w:val="Legenda"/>
              <w:rPr>
                <w:sz w:val="18"/>
              </w:rPr>
            </w:pPr>
            <w:r w:rsidRPr="004E6288">
              <w:rPr>
                <w:sz w:val="18"/>
              </w:rPr>
              <w:t>2013</w:t>
            </w:r>
          </w:p>
        </w:tc>
        <w:tc>
          <w:tcPr>
            <w:tcW w:w="569" w:type="pct"/>
            <w:shd w:val="clear" w:color="auto" w:fill="auto"/>
            <w:vAlign w:val="center"/>
          </w:tcPr>
          <w:p w14:paraId="7215A7FC" w14:textId="53C3A037" w:rsidR="005E7F3F" w:rsidRPr="004E6288" w:rsidRDefault="005E7F3F" w:rsidP="00C904E6">
            <w:pPr>
              <w:pStyle w:val="Legenda"/>
              <w:rPr>
                <w:sz w:val="18"/>
              </w:rPr>
            </w:pPr>
            <w:r w:rsidRPr="004E6288">
              <w:rPr>
                <w:sz w:val="18"/>
              </w:rPr>
              <w:t>14,6</w:t>
            </w:r>
          </w:p>
        </w:tc>
        <w:tc>
          <w:tcPr>
            <w:tcW w:w="763" w:type="pct"/>
            <w:shd w:val="clear" w:color="auto" w:fill="auto"/>
            <w:vAlign w:val="center"/>
          </w:tcPr>
          <w:p w14:paraId="43DA5E7D" w14:textId="0715EFC0" w:rsidR="005E7F3F" w:rsidRPr="004E6288" w:rsidRDefault="005E7F3F" w:rsidP="00C904E6">
            <w:pPr>
              <w:pStyle w:val="Legenda"/>
              <w:rPr>
                <w:sz w:val="18"/>
              </w:rPr>
            </w:pPr>
            <w:r w:rsidRPr="004E6288">
              <w:rPr>
                <w:sz w:val="18"/>
              </w:rPr>
              <w:t>27,95</w:t>
            </w:r>
          </w:p>
        </w:tc>
        <w:tc>
          <w:tcPr>
            <w:tcW w:w="760" w:type="pct"/>
            <w:shd w:val="clear" w:color="auto" w:fill="auto"/>
            <w:vAlign w:val="center"/>
          </w:tcPr>
          <w:p w14:paraId="2B67C9A3" w14:textId="29087E84" w:rsidR="005E7F3F" w:rsidRPr="004E6288" w:rsidRDefault="005E7F3F" w:rsidP="00C904E6">
            <w:pPr>
              <w:pStyle w:val="Legenda"/>
              <w:rPr>
                <w:sz w:val="18"/>
              </w:rPr>
            </w:pPr>
            <w:r w:rsidRPr="004E6288">
              <w:rPr>
                <w:sz w:val="18"/>
              </w:rPr>
              <w:t>191%</w:t>
            </w:r>
          </w:p>
        </w:tc>
      </w:tr>
    </w:tbl>
    <w:p w14:paraId="5FAE1761" w14:textId="5EE29C0F" w:rsidR="00D61A49" w:rsidRPr="00053895" w:rsidRDefault="0083264A" w:rsidP="00B43A29">
      <w:pPr>
        <w:rPr>
          <w:rStyle w:val="markedcontent"/>
        </w:rPr>
      </w:pPr>
      <w:r w:rsidRPr="0083264A">
        <w:t>Źródło: opracowanie własne</w:t>
      </w:r>
    </w:p>
    <w:p w14:paraId="6584AE7E" w14:textId="61256073" w:rsidR="00FC7373" w:rsidRPr="0084657C" w:rsidRDefault="00FC7373" w:rsidP="00B43A29">
      <w:pPr>
        <w:pStyle w:val="Nagwek2"/>
        <w:rPr>
          <w:rStyle w:val="markedcontent"/>
          <w:rFonts w:cstheme="majorHAnsi"/>
        </w:rPr>
      </w:pPr>
      <w:bookmarkStart w:id="298" w:name="_Toc112688961"/>
      <w:r w:rsidRPr="0084657C">
        <w:rPr>
          <w:rStyle w:val="markedcontent"/>
          <w:rFonts w:cstheme="majorHAnsi"/>
        </w:rPr>
        <w:t>Priorytet Inwestycyjny 3b</w:t>
      </w:r>
      <w:r w:rsidR="008D22B6" w:rsidRPr="0084657C">
        <w:rPr>
          <w:rStyle w:val="markedcontent"/>
          <w:rFonts w:cstheme="majorHAnsi"/>
        </w:rPr>
        <w:t>.</w:t>
      </w:r>
      <w:r w:rsidRPr="0084657C">
        <w:rPr>
          <w:rStyle w:val="markedcontent"/>
          <w:rFonts w:cstheme="majorHAnsi"/>
        </w:rPr>
        <w:t xml:space="preserve"> </w:t>
      </w:r>
      <w:r w:rsidR="008D22B6" w:rsidRPr="0084657C">
        <w:rPr>
          <w:rStyle w:val="markedcontent"/>
          <w:rFonts w:cstheme="majorHAnsi"/>
        </w:rPr>
        <w:t>O</w:t>
      </w:r>
      <w:r w:rsidR="00855D6A" w:rsidRPr="0084657C">
        <w:rPr>
          <w:rStyle w:val="markedcontent"/>
          <w:rFonts w:cstheme="majorHAnsi"/>
        </w:rPr>
        <w:t>pracowywanie i wdrażanie nowych modeli biznesowych dla MŚP, w szczególności w celu umiędzynarodowienia.</w:t>
      </w:r>
      <w:bookmarkEnd w:id="298"/>
    </w:p>
    <w:p w14:paraId="0B4CF573" w14:textId="77777777" w:rsidR="00B43A29" w:rsidRPr="00E27BA6" w:rsidRDefault="00B43A29" w:rsidP="00B43A29">
      <w:pPr>
        <w:rPr>
          <w:rStyle w:val="markedcontent"/>
        </w:rPr>
      </w:pPr>
      <w:r w:rsidRPr="00E27BA6">
        <w:rPr>
          <w:rStyle w:val="markedcontent"/>
        </w:rPr>
        <w:t xml:space="preserve">Priorytet Inwestycyjny 3b jest jednym z mniejszych – pod względem alokacji (wynoszącej </w:t>
      </w:r>
      <w:r>
        <w:rPr>
          <w:rStyle w:val="markedcontent"/>
        </w:rPr>
        <w:t>niespełna</w:t>
      </w:r>
      <w:r w:rsidRPr="00E27BA6">
        <w:rPr>
          <w:rStyle w:val="markedcontent"/>
        </w:rPr>
        <w:t xml:space="preserve"> </w:t>
      </w:r>
      <w:r>
        <w:rPr>
          <w:rStyle w:val="markedcontent"/>
        </w:rPr>
        <w:t>62</w:t>
      </w:r>
      <w:r w:rsidRPr="00E27BA6">
        <w:rPr>
          <w:rStyle w:val="markedcontent"/>
        </w:rPr>
        <w:t xml:space="preserve"> mln euro</w:t>
      </w:r>
      <w:r>
        <w:rPr>
          <w:rStyle w:val="markedcontent"/>
        </w:rPr>
        <w:t xml:space="preserve"> wkładu UE</w:t>
      </w:r>
      <w:r w:rsidRPr="00E27BA6">
        <w:rPr>
          <w:rStyle w:val="markedcontent"/>
        </w:rPr>
        <w:t xml:space="preserve">) – obszarów wsparcia POPW. W Programie jest on realizowany poprzez Działanie 1.2 Internacjonalizacja przedsiębiorstw. Niższa alokacja została przeznaczona jedynie na Działanie 1.5 (jest to jednak wsparcie o charakterze ad-hoc związane z potrzebami wynikającymi z pandemii) oraz na Pomoc Techniczną. </w:t>
      </w:r>
    </w:p>
    <w:p w14:paraId="2270E1DE" w14:textId="77777777" w:rsidR="00B43A29" w:rsidRPr="00E27BA6" w:rsidRDefault="00B43A29" w:rsidP="00B43A29">
      <w:pPr>
        <w:rPr>
          <w:rStyle w:val="markedcontent"/>
        </w:rPr>
      </w:pPr>
      <w:r w:rsidRPr="00E27BA6">
        <w:rPr>
          <w:rStyle w:val="markedcontent"/>
        </w:rPr>
        <w:t>Efekty wsparcia w PI 3b są monitorowane za pomocą czterech wskaźników produktu:</w:t>
      </w:r>
    </w:p>
    <w:p w14:paraId="5F95D81D" w14:textId="77777777" w:rsidR="00B43A29" w:rsidRPr="00E27BA6" w:rsidRDefault="00B43A29">
      <w:pPr>
        <w:pStyle w:val="Akapitzlist"/>
        <w:numPr>
          <w:ilvl w:val="0"/>
          <w:numId w:val="63"/>
        </w:numPr>
        <w:rPr>
          <w:rStyle w:val="markedcontent"/>
        </w:rPr>
      </w:pPr>
      <w:r w:rsidRPr="00E27BA6">
        <w:rPr>
          <w:rStyle w:val="markedcontent"/>
        </w:rPr>
        <w:t>Liczba przedsiębiorstw otrzymujących wsparcie (CI1)</w:t>
      </w:r>
    </w:p>
    <w:p w14:paraId="1290C1E8" w14:textId="77777777" w:rsidR="00B43A29" w:rsidRPr="00E27BA6" w:rsidRDefault="00B43A29">
      <w:pPr>
        <w:pStyle w:val="Akapitzlist"/>
        <w:numPr>
          <w:ilvl w:val="0"/>
          <w:numId w:val="63"/>
        </w:numPr>
        <w:rPr>
          <w:rStyle w:val="markedcontent"/>
        </w:rPr>
      </w:pPr>
      <w:r w:rsidRPr="00E27BA6">
        <w:rPr>
          <w:rStyle w:val="markedcontent"/>
        </w:rPr>
        <w:t>Liczba przedsiębiorstw otrzymujących dotacje (CI2)</w:t>
      </w:r>
    </w:p>
    <w:p w14:paraId="566B8DF0" w14:textId="77777777" w:rsidR="00B43A29" w:rsidRPr="00E27BA6" w:rsidRDefault="00B43A29">
      <w:pPr>
        <w:pStyle w:val="Akapitzlist"/>
        <w:numPr>
          <w:ilvl w:val="0"/>
          <w:numId w:val="63"/>
        </w:numPr>
        <w:rPr>
          <w:rStyle w:val="markedcontent"/>
        </w:rPr>
      </w:pPr>
      <w:r w:rsidRPr="00E27BA6">
        <w:rPr>
          <w:rStyle w:val="markedcontent"/>
        </w:rPr>
        <w:t>Inwestycje prywatne uzupełniające wsparcie publiczne dla przedsiębiorstw (dotacje) (CI6)</w:t>
      </w:r>
    </w:p>
    <w:p w14:paraId="773113EA" w14:textId="77777777" w:rsidR="00B43A29" w:rsidRPr="00E27BA6" w:rsidRDefault="00B43A29">
      <w:pPr>
        <w:pStyle w:val="Akapitzlist"/>
        <w:numPr>
          <w:ilvl w:val="0"/>
          <w:numId w:val="63"/>
        </w:numPr>
        <w:rPr>
          <w:rStyle w:val="markedcontent"/>
        </w:rPr>
      </w:pPr>
      <w:r w:rsidRPr="00E27BA6">
        <w:rPr>
          <w:rStyle w:val="markedcontent"/>
        </w:rPr>
        <w:t>Liczba przedsiębiorstw wspartych w zakresie internacjonalizacji działalności</w:t>
      </w:r>
    </w:p>
    <w:p w14:paraId="451C003E" w14:textId="77777777" w:rsidR="00B43A29" w:rsidRDefault="00B43A29" w:rsidP="00B43A29">
      <w:pPr>
        <w:rPr>
          <w:rFonts w:ascii="Calibri" w:hAnsi="Calibri" w:cs="Calibri"/>
          <w:color w:val="000000"/>
          <w:shd w:val="clear" w:color="auto" w:fill="FFFFFF"/>
        </w:rPr>
      </w:pPr>
      <w:r w:rsidRPr="00265E11">
        <w:rPr>
          <w:rStyle w:val="markedcontent"/>
        </w:rPr>
        <w:t xml:space="preserve">Do końca czerwca 2022 r. w ramach PO 3b podpisano 600 umów o dofinansowanie o łącznej wartości 215 437 272,52 zł wkładu UE. Wobec alokacji wynoszącej 285 587 605,87 zł oznacza to, że wykorzystano 75,4% dostępnych środków, a tym samym pozostaje do wykorzystania ponad 70 mln zł. W maju i czerwcu 2022 roku trwał nabór wniosków do ogłoszonego przez PARP konkursu nr 9 (1/2022) w ramach Działania 1.2, którego celem było sfinansowanie kosztów wprowadzenia na nowe rynki zagraniczne produktów i usług firm z Polski Wschodniej. Alokacja dostępna w konkursie wynosiła 50 mln zł. Wg informacji Instytucji Pośredniczącej, zainteresowanie konkursem było duże, gdyż wpłynęło 395 WoD na łączną </w:t>
      </w:r>
      <w:r w:rsidRPr="00265E11">
        <w:rPr>
          <w:rStyle w:val="markedcontent"/>
        </w:rPr>
        <w:lastRenderedPageBreak/>
        <w:t xml:space="preserve">kwotę dofinansowania wynoszącą </w:t>
      </w:r>
      <w:r w:rsidRPr="00265E11">
        <w:rPr>
          <w:rFonts w:ascii="Calibri" w:hAnsi="Calibri" w:cs="Calibri"/>
          <w:color w:val="000000"/>
          <w:shd w:val="clear" w:color="auto" w:fill="FFFFFF"/>
        </w:rPr>
        <w:t xml:space="preserve">172 567 847,48 zł. W sytuacji, w której </w:t>
      </w:r>
      <w:r>
        <w:rPr>
          <w:rFonts w:ascii="Calibri" w:hAnsi="Calibri" w:cs="Calibri"/>
          <w:color w:val="000000"/>
          <w:shd w:val="clear" w:color="auto" w:fill="FFFFFF"/>
        </w:rPr>
        <w:t>w wyniku konkursu zawarte zostaną UoD na pełną dostępną kwotę, oznaczać to będzi</w:t>
      </w:r>
      <w:r w:rsidRPr="00265E11">
        <w:rPr>
          <w:rFonts w:ascii="Calibri" w:hAnsi="Calibri" w:cs="Calibri"/>
          <w:color w:val="000000"/>
          <w:shd w:val="clear" w:color="auto" w:fill="FFFFFF"/>
        </w:rPr>
        <w:t>e, że alokacja na PI 3b zostanie wykorzystana w 92,9%. Zagrożeniem dla takiej możliwości jest to, że w poprzednim konkursie (2/2021 o alokacji 50 mln zł) pomimo łącznej wartości WoD wynoszącej 109</w:t>
      </w:r>
      <w:r>
        <w:rPr>
          <w:rFonts w:ascii="Calibri" w:hAnsi="Calibri" w:cs="Calibri"/>
          <w:color w:val="000000"/>
          <w:shd w:val="clear" w:color="auto" w:fill="FFFFFF"/>
        </w:rPr>
        <w:t xml:space="preserve"> </w:t>
      </w:r>
      <w:r w:rsidRPr="00265E11">
        <w:rPr>
          <w:rFonts w:ascii="Calibri" w:hAnsi="Calibri" w:cs="Calibri"/>
          <w:color w:val="000000"/>
          <w:shd w:val="clear" w:color="auto" w:fill="FFFFFF"/>
        </w:rPr>
        <w:t xml:space="preserve">mln zł, udało się zawrzeć umowy na niespełna 29 mln zł. </w:t>
      </w:r>
    </w:p>
    <w:p w14:paraId="5E422FE6" w14:textId="77777777" w:rsidR="00B43A29" w:rsidRPr="001E65D0" w:rsidRDefault="00B43A29" w:rsidP="00B43A29">
      <w:pPr>
        <w:rPr>
          <w:rStyle w:val="markedcontent"/>
        </w:rPr>
      </w:pPr>
      <w:r w:rsidRPr="001E65D0">
        <w:rPr>
          <w:shd w:val="clear" w:color="auto" w:fill="FFFFFF"/>
        </w:rPr>
        <w:t xml:space="preserve">Według Informacji Kwartalnej za II kw. 2022 w przypadku wszystkich czterech wskaźników produktu nie udało się jeszcze osiągnąć zakładanej wartości docelowej. W przypadku trzech z nich wartość aktualna wynosi 68%, zaś wartość docelowa </w:t>
      </w:r>
      <w:r w:rsidRPr="00E10709">
        <w:rPr>
          <w:shd w:val="clear" w:color="auto" w:fill="FFFFFF"/>
        </w:rPr>
        <w:t xml:space="preserve">wskaźnika </w:t>
      </w:r>
      <w:r w:rsidRPr="00E10709">
        <w:rPr>
          <w:rFonts w:cstheme="minorHAnsi"/>
        </w:rPr>
        <w:t>Inwestycje prywatne uzupełniające wsparcie publiczne dla przedsiębiorstw (dotacje) (CI6)</w:t>
      </w:r>
      <w:r w:rsidRPr="001E65D0">
        <w:rPr>
          <w:rFonts w:cstheme="minorHAnsi"/>
        </w:rPr>
        <w:t xml:space="preserve"> została osiągnięta niespełna w 50%. Bardziej optymistyczne są dane dotyczące szacowanej na podstawie UoD wartości wskaźników, gdyż te w trzech przypadkach wynoszą ponad 98%, a w przypadku jednego – aż 138%.</w:t>
      </w:r>
    </w:p>
    <w:p w14:paraId="26F75781" w14:textId="1BB6E0CC" w:rsidR="00053895" w:rsidRDefault="00053895" w:rsidP="00053895">
      <w:pPr>
        <w:pStyle w:val="Legenda"/>
      </w:pPr>
      <w:bookmarkStart w:id="299" w:name="_Toc112692620"/>
      <w:r>
        <w:t xml:space="preserve">Tabela </w:t>
      </w:r>
      <w:fldSimple w:instr=" SEQ Tabela \* ARABIC ">
        <w:r w:rsidR="004E29DA">
          <w:rPr>
            <w:noProof/>
          </w:rPr>
          <w:t>3</w:t>
        </w:r>
      </w:fldSimple>
      <w:r>
        <w:t xml:space="preserve"> </w:t>
      </w:r>
      <w:r w:rsidRPr="00E24814">
        <w:t>Prognoza wskaźników produktu PI 3b</w:t>
      </w:r>
      <w:bookmarkEnd w:id="299"/>
    </w:p>
    <w:tbl>
      <w:tblPr>
        <w:tblStyle w:val="Tabelasiatki4akcent5"/>
        <w:tblW w:w="0" w:type="auto"/>
        <w:tblLook w:val="04A0" w:firstRow="1" w:lastRow="0" w:firstColumn="1" w:lastColumn="0" w:noHBand="0" w:noVBand="1"/>
      </w:tblPr>
      <w:tblGrid>
        <w:gridCol w:w="1915"/>
        <w:gridCol w:w="1162"/>
        <w:gridCol w:w="1572"/>
        <w:gridCol w:w="1297"/>
        <w:gridCol w:w="1452"/>
        <w:gridCol w:w="1664"/>
      </w:tblGrid>
      <w:tr w:rsidR="00B43A29" w:rsidRPr="005204C3" w14:paraId="20CB0685" w14:textId="77777777" w:rsidTr="00AC50F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5" w:type="dxa"/>
          </w:tcPr>
          <w:p w14:paraId="755A760D" w14:textId="77777777" w:rsidR="00B43A29" w:rsidRPr="00E27BA6" w:rsidRDefault="00B43A29" w:rsidP="00B43A29">
            <w:pPr>
              <w:rPr>
                <w:rStyle w:val="markedcontent"/>
                <w:rFonts w:cstheme="minorHAnsi"/>
                <w:sz w:val="20"/>
                <w:szCs w:val="20"/>
              </w:rPr>
            </w:pPr>
            <w:r w:rsidRPr="00E27BA6">
              <w:rPr>
                <w:rStyle w:val="markedcontent"/>
                <w:rFonts w:cstheme="minorHAnsi"/>
                <w:sz w:val="20"/>
                <w:szCs w:val="20"/>
              </w:rPr>
              <w:t>Nazwa wskaźnika</w:t>
            </w:r>
          </w:p>
        </w:tc>
        <w:tc>
          <w:tcPr>
            <w:tcW w:w="1162" w:type="dxa"/>
          </w:tcPr>
          <w:p w14:paraId="2A6FD8A5" w14:textId="77777777" w:rsidR="00B43A29" w:rsidRPr="00E27BA6" w:rsidRDefault="00B43A2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E27BA6">
              <w:rPr>
                <w:rStyle w:val="markedcontent"/>
                <w:rFonts w:cstheme="minorHAnsi"/>
                <w:sz w:val="20"/>
                <w:szCs w:val="20"/>
              </w:rPr>
              <w:t>Wartość docelowa</w:t>
            </w:r>
          </w:p>
        </w:tc>
        <w:tc>
          <w:tcPr>
            <w:tcW w:w="1572" w:type="dxa"/>
          </w:tcPr>
          <w:p w14:paraId="1FD6F89A" w14:textId="77777777" w:rsidR="00B43A29" w:rsidRPr="00E27BA6" w:rsidRDefault="00B43A2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E27BA6">
              <w:rPr>
                <w:rStyle w:val="markedcontent"/>
                <w:rFonts w:cstheme="minorHAnsi"/>
                <w:sz w:val="20"/>
                <w:szCs w:val="20"/>
              </w:rPr>
              <w:t>Wartość osiągnięta w zakończonych projektach</w:t>
            </w:r>
          </w:p>
        </w:tc>
        <w:tc>
          <w:tcPr>
            <w:tcW w:w="1297" w:type="dxa"/>
          </w:tcPr>
          <w:p w14:paraId="150BEA70" w14:textId="77777777" w:rsidR="00B43A29" w:rsidRPr="00E27BA6" w:rsidRDefault="00B43A2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E27BA6">
              <w:rPr>
                <w:rStyle w:val="markedcontent"/>
                <w:rFonts w:cstheme="minorHAnsi"/>
                <w:sz w:val="20"/>
                <w:szCs w:val="20"/>
              </w:rPr>
              <w:t xml:space="preserve">Stopień osiągnięcia wartości docelowej (na dzień 30.06 2022) </w:t>
            </w:r>
          </w:p>
        </w:tc>
        <w:tc>
          <w:tcPr>
            <w:tcW w:w="1452" w:type="dxa"/>
          </w:tcPr>
          <w:p w14:paraId="052D90E6" w14:textId="77777777" w:rsidR="00B43A29" w:rsidRPr="00E27BA6" w:rsidRDefault="00B43A2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E27BA6">
              <w:rPr>
                <w:rStyle w:val="markedcontent"/>
                <w:rFonts w:cstheme="minorHAnsi"/>
                <w:sz w:val="20"/>
                <w:szCs w:val="20"/>
              </w:rPr>
              <w:t>Wartość szacowana na podstawie podpisanych umów</w:t>
            </w:r>
          </w:p>
        </w:tc>
        <w:tc>
          <w:tcPr>
            <w:tcW w:w="1664" w:type="dxa"/>
          </w:tcPr>
          <w:p w14:paraId="401C8299" w14:textId="77777777" w:rsidR="00B43A29" w:rsidRPr="00E27BA6" w:rsidRDefault="00B43A2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E27BA6">
              <w:rPr>
                <w:rStyle w:val="markedcontent"/>
                <w:rFonts w:cstheme="minorHAnsi"/>
                <w:sz w:val="20"/>
                <w:szCs w:val="20"/>
              </w:rPr>
              <w:t>Prognozowany stopień osiągnięcia wartości docelowej na podstawie podpisanych umów</w:t>
            </w:r>
          </w:p>
        </w:tc>
      </w:tr>
      <w:tr w:rsidR="00B43A29" w:rsidRPr="005204C3" w14:paraId="6B8D873C"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6"/>
          </w:tcPr>
          <w:p w14:paraId="27C5D51D" w14:textId="77777777" w:rsidR="00B43A29" w:rsidRPr="005204C3" w:rsidRDefault="00B43A29" w:rsidP="00B43A29">
            <w:pPr>
              <w:rPr>
                <w:rStyle w:val="markedcontent"/>
                <w:rFonts w:cstheme="minorHAnsi"/>
                <w:b w:val="0"/>
                <w:bCs w:val="0"/>
              </w:rPr>
            </w:pPr>
            <w:r w:rsidRPr="005204C3">
              <w:rPr>
                <w:rStyle w:val="markedcontent"/>
                <w:rFonts w:cstheme="minorHAnsi"/>
                <w:b w:val="0"/>
                <w:bCs w:val="0"/>
              </w:rPr>
              <w:t>Wskaźniki produktu</w:t>
            </w:r>
          </w:p>
        </w:tc>
      </w:tr>
      <w:tr w:rsidR="00B43A29" w:rsidRPr="005204C3" w14:paraId="5B62E0A1" w14:textId="77777777" w:rsidTr="00AC50F9">
        <w:tc>
          <w:tcPr>
            <w:cnfStyle w:val="001000000000" w:firstRow="0" w:lastRow="0" w:firstColumn="1" w:lastColumn="0" w:oddVBand="0" w:evenVBand="0" w:oddHBand="0" w:evenHBand="0" w:firstRowFirstColumn="0" w:firstRowLastColumn="0" w:lastRowFirstColumn="0" w:lastRowLastColumn="0"/>
            <w:tcW w:w="1915" w:type="dxa"/>
          </w:tcPr>
          <w:p w14:paraId="2F89F080" w14:textId="77777777" w:rsidR="00B43A29" w:rsidRPr="003E0750" w:rsidRDefault="00B43A29" w:rsidP="00AC50F9">
            <w:pPr>
              <w:pStyle w:val="Default"/>
              <w:rPr>
                <w:rStyle w:val="markedcontent"/>
                <w:rFonts w:asciiTheme="minorHAnsi" w:hAnsiTheme="minorHAnsi" w:cstheme="minorHAnsi"/>
                <w:sz w:val="20"/>
                <w:szCs w:val="20"/>
              </w:rPr>
            </w:pPr>
            <w:r w:rsidRPr="003E0750">
              <w:rPr>
                <w:rFonts w:asciiTheme="minorHAnsi" w:hAnsiTheme="minorHAnsi" w:cstheme="minorHAnsi"/>
                <w:sz w:val="20"/>
                <w:szCs w:val="20"/>
              </w:rPr>
              <w:t xml:space="preserve">Liczba przedsiębiorstw otrzymujących wsparcie (CI1), w tym: </w:t>
            </w:r>
          </w:p>
        </w:tc>
        <w:tc>
          <w:tcPr>
            <w:tcW w:w="1162" w:type="dxa"/>
            <w:vAlign w:val="center"/>
          </w:tcPr>
          <w:p w14:paraId="59DC20F6" w14:textId="77777777" w:rsidR="00B43A29" w:rsidRPr="00E12B99"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E12B99">
              <w:rPr>
                <w:rStyle w:val="markedcontent"/>
                <w:rFonts w:cstheme="minorHAnsi"/>
                <w:sz w:val="20"/>
                <w:szCs w:val="20"/>
              </w:rPr>
              <w:t>530</w:t>
            </w:r>
          </w:p>
        </w:tc>
        <w:tc>
          <w:tcPr>
            <w:tcW w:w="1572" w:type="dxa"/>
            <w:vAlign w:val="center"/>
          </w:tcPr>
          <w:p w14:paraId="6CE95BA0" w14:textId="77777777" w:rsidR="00B43A29" w:rsidRPr="00E12B99"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E12B99">
              <w:t>364</w:t>
            </w:r>
          </w:p>
        </w:tc>
        <w:tc>
          <w:tcPr>
            <w:tcW w:w="1297" w:type="dxa"/>
            <w:vAlign w:val="center"/>
          </w:tcPr>
          <w:p w14:paraId="4F6CF64B" w14:textId="77777777" w:rsidR="00B43A29" w:rsidRPr="00E12B99"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E12B99">
              <w:t>68,7%</w:t>
            </w:r>
          </w:p>
        </w:tc>
        <w:tc>
          <w:tcPr>
            <w:tcW w:w="1452" w:type="dxa"/>
            <w:vAlign w:val="center"/>
          </w:tcPr>
          <w:p w14:paraId="22318E1D" w14:textId="77777777" w:rsidR="00B43A29" w:rsidRPr="00E12B99"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E12B99">
              <w:t>524</w:t>
            </w:r>
          </w:p>
        </w:tc>
        <w:tc>
          <w:tcPr>
            <w:tcW w:w="1664" w:type="dxa"/>
            <w:vAlign w:val="center"/>
          </w:tcPr>
          <w:p w14:paraId="6225B378" w14:textId="77777777" w:rsidR="00B43A29" w:rsidRPr="00E12B99"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E12B99">
              <w:t>98,9%</w:t>
            </w:r>
          </w:p>
        </w:tc>
      </w:tr>
      <w:tr w:rsidR="00B43A29" w:rsidRPr="005204C3" w14:paraId="4BA12E93"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7B5058C0" w14:textId="77777777" w:rsidR="00B43A29" w:rsidRPr="003E0750" w:rsidRDefault="00B43A29" w:rsidP="00AC50F9">
            <w:pPr>
              <w:pStyle w:val="Default"/>
              <w:rPr>
                <w:rStyle w:val="markedcontent"/>
                <w:rFonts w:asciiTheme="minorHAnsi" w:hAnsiTheme="minorHAnsi" w:cstheme="minorHAnsi"/>
                <w:sz w:val="20"/>
                <w:szCs w:val="20"/>
              </w:rPr>
            </w:pPr>
            <w:r w:rsidRPr="003E0750">
              <w:rPr>
                <w:rFonts w:asciiTheme="minorHAnsi" w:hAnsiTheme="minorHAnsi" w:cstheme="minorHAnsi"/>
                <w:sz w:val="20"/>
                <w:szCs w:val="20"/>
              </w:rPr>
              <w:t xml:space="preserve">Liczba przedsiębiorstw otrzymujących dotacje (CI2) </w:t>
            </w:r>
          </w:p>
        </w:tc>
        <w:tc>
          <w:tcPr>
            <w:tcW w:w="1162" w:type="dxa"/>
            <w:vAlign w:val="center"/>
          </w:tcPr>
          <w:p w14:paraId="5469BCE7" w14:textId="77777777" w:rsidR="00B43A29" w:rsidRPr="00E12B99"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E12B99">
              <w:rPr>
                <w:rStyle w:val="markedcontent"/>
                <w:rFonts w:cstheme="minorHAnsi"/>
                <w:sz w:val="20"/>
                <w:szCs w:val="20"/>
              </w:rPr>
              <w:t>530</w:t>
            </w:r>
          </w:p>
        </w:tc>
        <w:tc>
          <w:tcPr>
            <w:tcW w:w="1572" w:type="dxa"/>
            <w:vAlign w:val="center"/>
          </w:tcPr>
          <w:p w14:paraId="7780CD32" w14:textId="77777777" w:rsidR="00B43A29" w:rsidRPr="00E12B99"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E12B99">
              <w:t>363</w:t>
            </w:r>
          </w:p>
        </w:tc>
        <w:tc>
          <w:tcPr>
            <w:tcW w:w="1297" w:type="dxa"/>
            <w:vAlign w:val="center"/>
          </w:tcPr>
          <w:p w14:paraId="234CEADB" w14:textId="77777777" w:rsidR="00B43A29" w:rsidRPr="00E12B99"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E12B99">
              <w:t>68,5%</w:t>
            </w:r>
          </w:p>
        </w:tc>
        <w:tc>
          <w:tcPr>
            <w:tcW w:w="1452" w:type="dxa"/>
            <w:vAlign w:val="center"/>
          </w:tcPr>
          <w:p w14:paraId="58DA986B" w14:textId="77777777" w:rsidR="00B43A29" w:rsidRPr="00E12B99"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E12B99">
              <w:t>524</w:t>
            </w:r>
          </w:p>
        </w:tc>
        <w:tc>
          <w:tcPr>
            <w:tcW w:w="1664" w:type="dxa"/>
            <w:vAlign w:val="center"/>
          </w:tcPr>
          <w:p w14:paraId="551617F0" w14:textId="77777777" w:rsidR="00B43A29" w:rsidRPr="00E12B99"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E12B99">
              <w:t>98,9%</w:t>
            </w:r>
          </w:p>
        </w:tc>
      </w:tr>
      <w:tr w:rsidR="00B43A29" w:rsidRPr="005204C3" w14:paraId="5DEFD963" w14:textId="77777777" w:rsidTr="00AC50F9">
        <w:tc>
          <w:tcPr>
            <w:cnfStyle w:val="001000000000" w:firstRow="0" w:lastRow="0" w:firstColumn="1" w:lastColumn="0" w:oddVBand="0" w:evenVBand="0" w:oddHBand="0" w:evenHBand="0" w:firstRowFirstColumn="0" w:firstRowLastColumn="0" w:lastRowFirstColumn="0" w:lastRowLastColumn="0"/>
            <w:tcW w:w="1915" w:type="dxa"/>
          </w:tcPr>
          <w:p w14:paraId="018495D2" w14:textId="77777777" w:rsidR="00B43A29" w:rsidRPr="003E0750" w:rsidRDefault="00B43A29" w:rsidP="00AC50F9">
            <w:pPr>
              <w:pStyle w:val="Default"/>
              <w:rPr>
                <w:rStyle w:val="markedcontent"/>
                <w:rFonts w:asciiTheme="minorHAnsi" w:hAnsiTheme="minorHAnsi" w:cstheme="minorHAnsi"/>
                <w:sz w:val="20"/>
                <w:szCs w:val="20"/>
              </w:rPr>
            </w:pPr>
            <w:r w:rsidRPr="003E0750">
              <w:rPr>
                <w:rFonts w:asciiTheme="minorHAnsi" w:hAnsiTheme="minorHAnsi" w:cstheme="minorHAnsi"/>
                <w:sz w:val="20"/>
                <w:szCs w:val="20"/>
              </w:rPr>
              <w:t xml:space="preserve">Inwestycje prywatne uzupełniające wsparcie publiczne dla przedsiębiorstw (dotacje) (CI6) </w:t>
            </w:r>
          </w:p>
        </w:tc>
        <w:tc>
          <w:tcPr>
            <w:tcW w:w="1162" w:type="dxa"/>
            <w:vAlign w:val="center"/>
          </w:tcPr>
          <w:p w14:paraId="567459A7" w14:textId="77777777" w:rsidR="00B43A29" w:rsidRPr="00E12B99"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E12B99">
              <w:rPr>
                <w:rStyle w:val="markedcontent"/>
                <w:rFonts w:cstheme="minorHAnsi"/>
                <w:sz w:val="20"/>
                <w:szCs w:val="20"/>
              </w:rPr>
              <w:t>16 000 000</w:t>
            </w:r>
          </w:p>
        </w:tc>
        <w:tc>
          <w:tcPr>
            <w:tcW w:w="1572" w:type="dxa"/>
            <w:vAlign w:val="center"/>
          </w:tcPr>
          <w:p w14:paraId="48A036A2" w14:textId="77777777" w:rsidR="00B43A29" w:rsidRPr="00E12B99"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E12B99">
              <w:t>7 865 560,06</w:t>
            </w:r>
          </w:p>
        </w:tc>
        <w:tc>
          <w:tcPr>
            <w:tcW w:w="1297" w:type="dxa"/>
            <w:vAlign w:val="center"/>
          </w:tcPr>
          <w:p w14:paraId="455CB76C" w14:textId="77777777" w:rsidR="00B43A29" w:rsidRPr="00E12B99"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E12B99">
              <w:t>49,2%</w:t>
            </w:r>
          </w:p>
        </w:tc>
        <w:tc>
          <w:tcPr>
            <w:tcW w:w="1452" w:type="dxa"/>
            <w:vAlign w:val="center"/>
          </w:tcPr>
          <w:p w14:paraId="10F58A85" w14:textId="77777777" w:rsidR="00B43A29" w:rsidRPr="00E12B99"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E12B99">
              <w:t>22 114 366,54</w:t>
            </w:r>
          </w:p>
        </w:tc>
        <w:tc>
          <w:tcPr>
            <w:tcW w:w="1664" w:type="dxa"/>
            <w:vAlign w:val="center"/>
          </w:tcPr>
          <w:p w14:paraId="36CFD374" w14:textId="77777777" w:rsidR="00B43A29" w:rsidRPr="00E12B99" w:rsidRDefault="00B43A2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sidRPr="00E12B99">
              <w:t>138,2%</w:t>
            </w:r>
          </w:p>
        </w:tc>
      </w:tr>
      <w:tr w:rsidR="00B43A29" w:rsidRPr="005204C3" w14:paraId="3E52CAD7"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55739968" w14:textId="77777777" w:rsidR="00B43A29" w:rsidRPr="003E0750" w:rsidRDefault="00B43A29" w:rsidP="00AC50F9">
            <w:pPr>
              <w:pStyle w:val="Default"/>
              <w:rPr>
                <w:rStyle w:val="markedcontent"/>
                <w:rFonts w:asciiTheme="minorHAnsi" w:hAnsiTheme="minorHAnsi" w:cstheme="minorHAnsi"/>
                <w:sz w:val="20"/>
                <w:szCs w:val="20"/>
              </w:rPr>
            </w:pPr>
            <w:r w:rsidRPr="003E0750">
              <w:rPr>
                <w:rFonts w:asciiTheme="minorHAnsi" w:hAnsiTheme="minorHAnsi" w:cstheme="minorHAnsi"/>
                <w:sz w:val="20"/>
                <w:szCs w:val="20"/>
              </w:rPr>
              <w:t xml:space="preserve">Liczba przedsiębiorstw wspartych w zakresie internacjonalizacji działalności </w:t>
            </w:r>
          </w:p>
        </w:tc>
        <w:tc>
          <w:tcPr>
            <w:tcW w:w="1162" w:type="dxa"/>
            <w:vAlign w:val="center"/>
          </w:tcPr>
          <w:p w14:paraId="4ED120F1" w14:textId="77777777" w:rsidR="00B43A29" w:rsidRPr="00E12B99"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E12B99">
              <w:rPr>
                <w:rStyle w:val="markedcontent"/>
                <w:rFonts w:cstheme="minorHAnsi"/>
                <w:sz w:val="20"/>
                <w:szCs w:val="20"/>
              </w:rPr>
              <w:t>530</w:t>
            </w:r>
          </w:p>
        </w:tc>
        <w:tc>
          <w:tcPr>
            <w:tcW w:w="1572" w:type="dxa"/>
            <w:vAlign w:val="center"/>
          </w:tcPr>
          <w:p w14:paraId="47E9A88C" w14:textId="77777777" w:rsidR="00B43A29" w:rsidRPr="00E12B99"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E12B99">
              <w:t>361</w:t>
            </w:r>
          </w:p>
        </w:tc>
        <w:tc>
          <w:tcPr>
            <w:tcW w:w="1297" w:type="dxa"/>
            <w:vAlign w:val="center"/>
          </w:tcPr>
          <w:p w14:paraId="69F3EB62" w14:textId="77777777" w:rsidR="00B43A29" w:rsidRPr="00E12B99"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E12B99">
              <w:t>68,1%</w:t>
            </w:r>
          </w:p>
        </w:tc>
        <w:tc>
          <w:tcPr>
            <w:tcW w:w="1452" w:type="dxa"/>
            <w:vAlign w:val="center"/>
          </w:tcPr>
          <w:p w14:paraId="4D99F75A" w14:textId="77777777" w:rsidR="00B43A29" w:rsidRPr="00E12B99"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E12B99">
              <w:t>524</w:t>
            </w:r>
          </w:p>
        </w:tc>
        <w:tc>
          <w:tcPr>
            <w:tcW w:w="1664" w:type="dxa"/>
            <w:vAlign w:val="center"/>
          </w:tcPr>
          <w:p w14:paraId="26B30EFD" w14:textId="77777777" w:rsidR="00B43A29" w:rsidRPr="00E12B99" w:rsidRDefault="00B43A2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sidRPr="00E12B99">
              <w:t>98,9%</w:t>
            </w:r>
          </w:p>
        </w:tc>
      </w:tr>
    </w:tbl>
    <w:p w14:paraId="7A073E4C" w14:textId="77777777" w:rsidR="00B43A29" w:rsidRPr="00207BAB" w:rsidRDefault="00B43A29" w:rsidP="00B43A29">
      <w:pPr>
        <w:rPr>
          <w:rStyle w:val="markedcontent"/>
          <w:rFonts w:cstheme="minorHAnsi"/>
        </w:rPr>
      </w:pPr>
      <w:r w:rsidRPr="00207BAB">
        <w:rPr>
          <w:rStyle w:val="markedcontent"/>
          <w:rFonts w:cstheme="minorHAnsi"/>
        </w:rPr>
        <w:t xml:space="preserve">Źródło: </w:t>
      </w:r>
      <w:r>
        <w:rPr>
          <w:rStyle w:val="markedcontent"/>
          <w:rFonts w:cstheme="minorHAnsi"/>
        </w:rPr>
        <w:t>I</w:t>
      </w:r>
      <w:r w:rsidRPr="00207BAB">
        <w:rPr>
          <w:rStyle w:val="markedcontent"/>
          <w:rFonts w:cstheme="minorHAnsi"/>
        </w:rPr>
        <w:t>nformacja kwartalna PO PW, stan na dzień 30.06.2022</w:t>
      </w:r>
    </w:p>
    <w:p w14:paraId="02EDE34C" w14:textId="77777777" w:rsidR="00B43A29" w:rsidRPr="00B43A29" w:rsidRDefault="00B43A29" w:rsidP="00B43A29">
      <w:pPr>
        <w:rPr>
          <w:rStyle w:val="Wyrnienieintensywne"/>
          <w:i w:val="0"/>
          <w:iCs w:val="0"/>
        </w:rPr>
      </w:pPr>
      <w:r w:rsidRPr="00B43A29">
        <w:rPr>
          <w:rStyle w:val="Wyrnienieintensywne"/>
          <w:i w:val="0"/>
          <w:iCs w:val="0"/>
        </w:rPr>
        <w:lastRenderedPageBreak/>
        <w:t>Identyfikacja wskaźników PI 3b, których wartości na 2023 r. zostaną osiągnięte w wyższym lub niższym stopniu (odchylenie powyżej 15%) od zakładanych wartości docelowych/celów końcowych (2023) w POPW</w:t>
      </w:r>
    </w:p>
    <w:p w14:paraId="7B358D7B" w14:textId="77777777" w:rsidR="00B43A29" w:rsidRPr="00B43A29" w:rsidRDefault="00B43A29" w:rsidP="00B43A29">
      <w:pPr>
        <w:rPr>
          <w:rStyle w:val="Wyrnienieintensywne"/>
          <w:i w:val="0"/>
          <w:iCs w:val="0"/>
          <w:color w:val="auto"/>
        </w:rPr>
      </w:pPr>
      <w:r w:rsidRPr="00B43A29">
        <w:rPr>
          <w:rStyle w:val="Wyrnienieintensywne"/>
          <w:i w:val="0"/>
          <w:iCs w:val="0"/>
          <w:color w:val="auto"/>
        </w:rPr>
        <w:t xml:space="preserve">Z danych aktualnych wynika, że nie ma ryzyka nieosiągnięcia 85% wartości docelowych wskaźników produktu. W przypadku PI 3b raczej założenia poczynione na etapie WoD/ UoD są realizowane, a liczba umów rozwiązanych jest stosunkowo nieduża. Mało prawdopodobne jest, by w przypadku projektów niezakończonych na tyle często dochodziło do nieosiągnięcia założonych wartości wskaźników, by mogło to zagrażać nieosiągnięciu celów na poziomie całego PI. </w:t>
      </w:r>
    </w:p>
    <w:p w14:paraId="5081B4B3" w14:textId="77777777" w:rsidR="00B43A29" w:rsidRPr="00B43A29" w:rsidRDefault="00B43A29" w:rsidP="00B43A29">
      <w:r w:rsidRPr="00B43A29">
        <w:rPr>
          <w:rStyle w:val="Wyrnienieintensywne"/>
          <w:i w:val="0"/>
          <w:iCs w:val="0"/>
          <w:color w:val="auto"/>
        </w:rPr>
        <w:t xml:space="preserve">Bardziej prawdopodobne jest, że wartości wskaźników produktu przekroczą 115% założonych wartości docelowych. W przypadku wskaźnika </w:t>
      </w:r>
      <w:r w:rsidRPr="00B43A29">
        <w:t xml:space="preserve">Inwestycje prywatne uzupełniające wsparcie publiczne dla przedsiębiorstw (dotacje) (CI6) jest to niemal pewne. Już teraz szacowana wartość przekroczy 138%, a należy pamiętać, że w wyniku trwającego konkursu wartość ta wzrośnie. </w:t>
      </w:r>
    </w:p>
    <w:p w14:paraId="1AFE221A" w14:textId="4FC3A2AC" w:rsidR="00B43A29" w:rsidRDefault="00B43A29" w:rsidP="00B43A29">
      <w:pPr>
        <w:rPr>
          <w:rFonts w:ascii="Calibri" w:hAnsi="Calibri" w:cs="Calibri"/>
          <w:color w:val="000000"/>
          <w:shd w:val="clear" w:color="auto" w:fill="FFFFFF"/>
        </w:rPr>
      </w:pPr>
      <w:r w:rsidRPr="00B91D83">
        <w:t xml:space="preserve">Pozostałe trzy wskaźniki produktu są ze sobą silnie powiązane. W związku z tym, że przyjęto dotacyjny model wsparcia, dwa pierwsze wskaźniki osiągają taką samą wartość. Natomiast w związku z tym, że projekty polegają na wsparciu internacjonalizacji działalności, taką samą wartość osiąga również kolejny (czwarty w kolejności) wskaźnik produktu. Instytucja Zarządzająca słusznie przyjęła, że wartości docelowe tych trzech wskaźników powinny być takie same (wynoszą w każdym przypadku 530). Przekroczenie wartości docelowej o 15% będzie miało miejsce, jeśli ze wsparcia skorzysta co najmniej </w:t>
      </w:r>
      <w:commentRangeStart w:id="300"/>
      <w:commentRangeStart w:id="301"/>
      <w:r w:rsidRPr="00B91D83">
        <w:t>610</w:t>
      </w:r>
      <w:r w:rsidRPr="00B91D83">
        <w:rPr>
          <w:rStyle w:val="Odwoanieprzypisudolnego"/>
          <w:rFonts w:cstheme="minorHAnsi"/>
        </w:rPr>
        <w:footnoteReference w:id="3"/>
      </w:r>
      <w:r w:rsidRPr="00B91D83">
        <w:t xml:space="preserve"> </w:t>
      </w:r>
      <w:ins w:id="302" w:author="Jarema Piekutowski" w:date="2022-09-07T13:58:00Z">
        <w:r w:rsidR="000D2844">
          <w:t xml:space="preserve">unikatowych </w:t>
        </w:r>
      </w:ins>
      <w:r w:rsidRPr="00B91D83">
        <w:t>przedsiębiorstw</w:t>
      </w:r>
      <w:commentRangeEnd w:id="300"/>
      <w:r w:rsidR="00797B05">
        <w:rPr>
          <w:rStyle w:val="Odwoaniedokomentarza"/>
        </w:rPr>
        <w:commentReference w:id="300"/>
      </w:r>
      <w:commentRangeEnd w:id="301"/>
      <w:r w:rsidR="000D2844">
        <w:rPr>
          <w:rStyle w:val="Odwoaniedokomentarza"/>
        </w:rPr>
        <w:commentReference w:id="301"/>
      </w:r>
      <w:r w:rsidRPr="00B91D83">
        <w:t xml:space="preserve">. Nastąpi to, jeśli w ostatnim trwającym naborze podpisanych zostanie co najmniej </w:t>
      </w:r>
      <w:commentRangeStart w:id="303"/>
      <w:commentRangeStart w:id="304"/>
      <w:r w:rsidRPr="00B91D83">
        <w:t>86 UoD</w:t>
      </w:r>
      <w:commentRangeEnd w:id="303"/>
      <w:r w:rsidR="00797B05">
        <w:rPr>
          <w:rStyle w:val="Odwoaniedokomentarza"/>
        </w:rPr>
        <w:commentReference w:id="303"/>
      </w:r>
      <w:commentRangeEnd w:id="304"/>
      <w:r w:rsidR="000D2844">
        <w:rPr>
          <w:rStyle w:val="Odwoaniedokomentarza"/>
        </w:rPr>
        <w:commentReference w:id="304"/>
      </w:r>
      <w:ins w:id="305" w:author="Jarema Piekutowski" w:date="2022-09-07T13:58:00Z">
        <w:r w:rsidR="000D2844">
          <w:t xml:space="preserve"> z unikatowymi przedsiębiorstwami</w:t>
        </w:r>
      </w:ins>
      <w:r w:rsidRPr="00B91D83">
        <w:rPr>
          <w:rStyle w:val="Odwoanieprzypisudolnego"/>
          <w:rFonts w:cstheme="minorHAnsi"/>
        </w:rPr>
        <w:footnoteReference w:id="4"/>
      </w:r>
      <w:r w:rsidRPr="00B91D83">
        <w:t>. Szybkie szacowanie</w:t>
      </w:r>
      <w:r w:rsidRPr="00B91D83">
        <w:rPr>
          <w:rFonts w:ascii="Calibri" w:hAnsi="Calibri" w:cs="Calibri"/>
          <w:color w:val="000000"/>
          <w:shd w:val="clear" w:color="auto" w:fill="FFFFFF"/>
        </w:rPr>
        <w:t xml:space="preserve"> wskazuje, że średnia wartość WoD złożonego w ostatnim konkursie wynosi 436 881zł</w:t>
      </w:r>
      <w:r w:rsidRPr="00B91D83">
        <w:rPr>
          <w:rStyle w:val="Odwoanieprzypisudolnego"/>
          <w:rFonts w:ascii="Calibri" w:hAnsi="Calibri" w:cs="Calibri"/>
          <w:color w:val="000000"/>
          <w:shd w:val="clear" w:color="auto" w:fill="FFFFFF"/>
        </w:rPr>
        <w:footnoteReference w:id="5"/>
      </w:r>
      <w:r w:rsidRPr="00B91D83">
        <w:rPr>
          <w:rFonts w:ascii="Calibri" w:hAnsi="Calibri" w:cs="Calibri"/>
          <w:color w:val="000000"/>
          <w:shd w:val="clear" w:color="auto" w:fill="FFFFFF"/>
        </w:rPr>
        <w:t>. Zakładając, że cała alokacja zostanie wykorzystana, oznaczać to będzie zawarcie kolejnych 114 UoD</w:t>
      </w:r>
      <w:r w:rsidRPr="00B91D83">
        <w:rPr>
          <w:rStyle w:val="Odwoanieprzypisudolnego"/>
          <w:rFonts w:ascii="Calibri" w:hAnsi="Calibri" w:cs="Calibri"/>
          <w:color w:val="000000"/>
          <w:shd w:val="clear" w:color="auto" w:fill="FFFFFF"/>
        </w:rPr>
        <w:footnoteReference w:id="6"/>
      </w:r>
      <w:r w:rsidRPr="00B91D83">
        <w:rPr>
          <w:rFonts w:ascii="Calibri" w:hAnsi="Calibri" w:cs="Calibri"/>
          <w:color w:val="000000"/>
          <w:shd w:val="clear" w:color="auto" w:fill="FFFFFF"/>
        </w:rPr>
        <w:t xml:space="preserve">. Wówczas szacowana wartość trzech wskaźników produktu wzrośnie do 638, a tym samym poziom realizacji wyniesie 120%. </w:t>
      </w:r>
    </w:p>
    <w:p w14:paraId="226F0894" w14:textId="77777777" w:rsidR="00B43A29" w:rsidRPr="00F21155" w:rsidRDefault="00B43A29" w:rsidP="00B43A29">
      <w:pPr>
        <w:rPr>
          <w:rStyle w:val="Wyrnienieintensywne"/>
          <w:rFonts w:cstheme="minorHAnsi"/>
          <w:i w:val="0"/>
          <w:iCs w:val="0"/>
        </w:rPr>
      </w:pPr>
      <w:r>
        <w:rPr>
          <w:shd w:val="clear" w:color="auto" w:fill="FFFFFF"/>
        </w:rPr>
        <w:t xml:space="preserve">Podsumowując należy stwierdzić, że nie identyfikuje się ryzyka dla nieosiągnięcie 85% wartości docelowej wskaźników w PI 3b. W toku prowadzonej ewaluacji należy więc śledzić rozstrzygnięcia trwającego konkursu, gdyż od jego wyników zależeć będzie czy wartość wskaźników produktu przekroczy 115%. Obecnie ocenia się, że taka sytuacji nastąpi w przypadku jednego wskaźnika, zaś w przypadku trzech pozostałych jest to umiarkowanie prawdopodobne. </w:t>
      </w:r>
    </w:p>
    <w:p w14:paraId="2B6B3388" w14:textId="340EC930" w:rsidR="00FC7373" w:rsidRDefault="004725F8" w:rsidP="00B43A29">
      <w:pPr>
        <w:rPr>
          <w:rStyle w:val="Wyrnienieintensywne"/>
          <w:rFonts w:cstheme="minorHAnsi"/>
          <w:b/>
          <w:bCs/>
          <w:i w:val="0"/>
          <w:iCs w:val="0"/>
        </w:rPr>
      </w:pPr>
      <w:r w:rsidRPr="004725F8">
        <w:rPr>
          <w:rStyle w:val="Wyrnienieintensywne"/>
          <w:rFonts w:cstheme="minorHAnsi"/>
          <w:b/>
          <w:bCs/>
          <w:i w:val="0"/>
          <w:iCs w:val="0"/>
        </w:rPr>
        <w:lastRenderedPageBreak/>
        <w:t xml:space="preserve">Wstępna prognoza </w:t>
      </w:r>
      <w:r>
        <w:rPr>
          <w:rStyle w:val="Wyrnienieintensywne"/>
          <w:rFonts w:cstheme="minorHAnsi"/>
          <w:b/>
          <w:bCs/>
          <w:i w:val="0"/>
          <w:iCs w:val="0"/>
        </w:rPr>
        <w:t>wskaźnika rezultatu PI 3b</w:t>
      </w:r>
    </w:p>
    <w:p w14:paraId="41ADC920" w14:textId="5AC6E4F7" w:rsidR="004725F8" w:rsidRPr="006374B5" w:rsidRDefault="004725F8" w:rsidP="00B43A29">
      <w:pPr>
        <w:rPr>
          <w:rStyle w:val="Wyrnienieintensywne"/>
          <w:rFonts w:cstheme="minorHAnsi"/>
          <w:i w:val="0"/>
          <w:iCs w:val="0"/>
          <w:color w:val="auto"/>
        </w:rPr>
      </w:pPr>
      <w:r w:rsidRPr="006374B5">
        <w:rPr>
          <w:rStyle w:val="Wyrnienieintensywne"/>
          <w:rFonts w:cstheme="minorHAnsi"/>
          <w:i w:val="0"/>
          <w:iCs w:val="0"/>
          <w:color w:val="auto"/>
        </w:rPr>
        <w:t xml:space="preserve">W ramach PI 3b monitorowany jest wskaźnik rezultatu pn. Wskaźnik przychodów MŚP z Polski Wschodniej ze sprzedaży produktów, towarów i materiałów na eksport (mln zł). </w:t>
      </w:r>
    </w:p>
    <w:p w14:paraId="3706CD6E" w14:textId="57CAED73" w:rsidR="004725F8" w:rsidRPr="006374B5" w:rsidRDefault="004725F8" w:rsidP="00B43A29">
      <w:r w:rsidRPr="006374B5">
        <w:t>Dane potrzebne do oszacowania wartości wskaźników zostały pozyskane z systemu STRATEG. Nazwa wskaźnika w systemie brzmi: Wartość przychodów MŚP z Polski Wschodniej ze sprzedaży produktów, towarów i materiałów na eksport [mln zł]. Przychody ze sprzedaży produktów, towarów i materiałów na eksport dotyczą:</w:t>
      </w:r>
    </w:p>
    <w:p w14:paraId="1B03C31D" w14:textId="5B0282CA" w:rsidR="004725F8" w:rsidRPr="006374B5" w:rsidRDefault="004725F8">
      <w:pPr>
        <w:pStyle w:val="Akapitzlist"/>
        <w:numPr>
          <w:ilvl w:val="0"/>
          <w:numId w:val="30"/>
        </w:numPr>
      </w:pPr>
      <w:commentRangeStart w:id="306"/>
      <w:commentRangeStart w:id="307"/>
      <w:r w:rsidRPr="006374B5">
        <w:t xml:space="preserve">przychodów ze sprzedaży w kraju i na eksport produktów </w:t>
      </w:r>
      <w:ins w:id="308" w:author="Jarema Piekutowski" w:date="2022-09-07T13:59:00Z">
        <w:r w:rsidR="000D2844">
          <w:t xml:space="preserve">(w tym </w:t>
        </w:r>
      </w:ins>
      <w:r w:rsidRPr="006374B5">
        <w:t xml:space="preserve">wytworzone przez jednostkę produkty </w:t>
      </w:r>
      <w:commentRangeEnd w:id="306"/>
      <w:r w:rsidR="00AC03A4">
        <w:rPr>
          <w:rStyle w:val="Odwoaniedokomentarza"/>
        </w:rPr>
        <w:commentReference w:id="306"/>
      </w:r>
      <w:commentRangeEnd w:id="307"/>
      <w:r w:rsidR="000D2844">
        <w:rPr>
          <w:rStyle w:val="Odwoaniedokomentarza"/>
        </w:rPr>
        <w:commentReference w:id="307"/>
      </w:r>
      <w:r w:rsidRPr="006374B5">
        <w:t xml:space="preserve">(wyroby gotowe, półfabrykaty oraz usługi), a także opakowania, wyposażenia i usługi obce, jeżeli są one fakturowane odbiorcom łącznie z produktami, </w:t>
      </w:r>
    </w:p>
    <w:p w14:paraId="7A60F451" w14:textId="77777777" w:rsidR="004725F8" w:rsidRPr="006374B5" w:rsidRDefault="004725F8">
      <w:pPr>
        <w:pStyle w:val="Akapitzlist"/>
        <w:numPr>
          <w:ilvl w:val="0"/>
          <w:numId w:val="30"/>
        </w:numPr>
      </w:pPr>
      <w:r w:rsidRPr="006374B5">
        <w:t>przychodów ze sprzedaży towarów i materiałów nabytych w celu odsprzedaży w stanie nieprzetworzonym rzeczowych aktywów obrotowych oraz produktów wytworzonych przez jednostkę, jeśli sprzedawane są one w sieci własnych sklepów obok towarów obcej produkcji.</w:t>
      </w:r>
    </w:p>
    <w:p w14:paraId="7489BDE2" w14:textId="77777777" w:rsidR="004725F8" w:rsidRPr="006374B5" w:rsidRDefault="004725F8" w:rsidP="00B43A29">
      <w:pPr>
        <w:rPr>
          <w:b/>
          <w:bCs/>
        </w:rPr>
      </w:pPr>
      <w:r w:rsidRPr="006374B5">
        <w:t xml:space="preserve">Szacunki ex-ante bazowały na średniorocznej dynamice eksportu MŚP w latach 2005-2012 i wyniosły 21 460 mln PLN. W ewaluacji mid-term zastosowano model liniowy Holta i dane empiryczne za lata 2008-2017, a prognoza wyniosła </w:t>
      </w:r>
      <w:r w:rsidRPr="006374B5">
        <w:rPr>
          <w:b/>
          <w:bCs/>
        </w:rPr>
        <w:t>27 000 mln PLN.</w:t>
      </w:r>
    </w:p>
    <w:p w14:paraId="63468E0C" w14:textId="77777777" w:rsidR="004725F8" w:rsidRPr="006374B5" w:rsidRDefault="004725F8" w:rsidP="00B43A29">
      <w:r w:rsidRPr="006374B5">
        <w:t>System STRATEG dysponuje dla wskaźnika danymi od roku 2013 do 2020. Dokonano ich analizy eksploracyjnej. Poniżej przedstawiony jest wykres kształtowania się wskaźnika w tychże latach z dodanym trendem liniowym.</w:t>
      </w:r>
    </w:p>
    <w:p w14:paraId="24C44172" w14:textId="10ED3EDF" w:rsidR="004725F8" w:rsidRPr="006374B5" w:rsidRDefault="000D2844" w:rsidP="00B43A29">
      <w:ins w:id="309" w:author="Jarema Piekutowski" w:date="2022-09-07T14:00:00Z">
        <w:r w:rsidRPr="000D2844">
          <w:rPr>
            <w:noProof/>
          </w:rPr>
          <w:drawing>
            <wp:inline distT="0" distB="0" distL="0" distR="0" wp14:anchorId="7891BA97" wp14:editId="40287B7E">
              <wp:extent cx="5760720" cy="1779905"/>
              <wp:effectExtent l="0" t="0" r="0" b="0"/>
              <wp:docPr id="640800461" name="Obraz 64080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79905"/>
                      </a:xfrm>
                      <a:prstGeom prst="rect">
                        <a:avLst/>
                      </a:prstGeom>
                    </pic:spPr>
                  </pic:pic>
                </a:graphicData>
              </a:graphic>
            </wp:inline>
          </w:drawing>
        </w:r>
      </w:ins>
      <w:del w:id="310" w:author="Jarema Piekutowski" w:date="2022-09-07T14:00:00Z">
        <w:r w:rsidR="004725F8" w:rsidRPr="00480E13" w:rsidDel="000D2844">
          <w:rPr>
            <w:noProof/>
            <w:lang w:eastAsia="pl-PL"/>
          </w:rPr>
          <w:drawing>
            <wp:inline distT="0" distB="0" distL="0" distR="0" wp14:anchorId="1B4DFC2F" wp14:editId="45B36B33">
              <wp:extent cx="5760720" cy="1765300"/>
              <wp:effectExtent l="0" t="0" r="0" b="6350"/>
              <wp:docPr id="640800347"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765300"/>
                      </a:xfrm>
                      <a:prstGeom prst="rect">
                        <a:avLst/>
                      </a:prstGeom>
                    </pic:spPr>
                  </pic:pic>
                </a:graphicData>
              </a:graphic>
            </wp:inline>
          </w:drawing>
        </w:r>
      </w:del>
    </w:p>
    <w:p w14:paraId="180F7926" w14:textId="294FC574" w:rsidR="004725F8" w:rsidRPr="006374B5" w:rsidRDefault="004725F8" w:rsidP="00B43A29">
      <w:r w:rsidRPr="006374B5">
        <w:t>Jak wskazuje powyższy wykres, wskaźnik charakteryzował się wyraźnym trendem rosnącym do 2020 r.</w:t>
      </w:r>
      <w:ins w:id="311" w:author="Jarema Piekutowski" w:date="2022-09-07T14:00:00Z">
        <w:r w:rsidR="000D2844">
          <w:t xml:space="preserve"> z niewielkim wahnięciem w roku 2009.</w:t>
        </w:r>
      </w:ins>
      <w:r w:rsidRPr="006374B5">
        <w:t xml:space="preserve"> Dokonano dekompozycji szeregu czasowego, której wyniki przedstawiają poniższe wykresy.</w:t>
      </w:r>
    </w:p>
    <w:p w14:paraId="24A76C44" w14:textId="7C4C8808" w:rsidR="004725F8" w:rsidRPr="006374B5" w:rsidRDefault="000D2844" w:rsidP="00B43A29">
      <w:ins w:id="312" w:author="Jarema Piekutowski" w:date="2022-09-07T14:00:00Z">
        <w:r w:rsidRPr="000D2844">
          <w:rPr>
            <w:noProof/>
          </w:rPr>
          <w:lastRenderedPageBreak/>
          <w:drawing>
            <wp:inline distT="0" distB="0" distL="0" distR="0" wp14:anchorId="1F0B9D95" wp14:editId="1071F7BD">
              <wp:extent cx="5760720" cy="3086100"/>
              <wp:effectExtent l="0" t="0" r="0" b="0"/>
              <wp:docPr id="640800462" name="Obraz 64080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86100"/>
                      </a:xfrm>
                      <a:prstGeom prst="rect">
                        <a:avLst/>
                      </a:prstGeom>
                    </pic:spPr>
                  </pic:pic>
                </a:graphicData>
              </a:graphic>
            </wp:inline>
          </w:drawing>
        </w:r>
      </w:ins>
      <w:commentRangeStart w:id="313"/>
      <w:del w:id="314" w:author="Jarema Piekutowski" w:date="2022-09-07T14:00:00Z">
        <w:r w:rsidR="004725F8" w:rsidRPr="00480E13" w:rsidDel="000D2844">
          <w:rPr>
            <w:noProof/>
            <w:lang w:eastAsia="pl-PL"/>
          </w:rPr>
          <w:drawing>
            <wp:inline distT="0" distB="0" distL="0" distR="0" wp14:anchorId="688F0075" wp14:editId="754413AB">
              <wp:extent cx="5760720" cy="3079115"/>
              <wp:effectExtent l="0" t="0" r="0" b="0"/>
              <wp:docPr id="64080034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9115"/>
                      </a:xfrm>
                      <a:prstGeom prst="rect">
                        <a:avLst/>
                      </a:prstGeom>
                    </pic:spPr>
                  </pic:pic>
                </a:graphicData>
              </a:graphic>
            </wp:inline>
          </w:drawing>
        </w:r>
      </w:del>
      <w:commentRangeEnd w:id="313"/>
      <w:r w:rsidR="00A83C4E">
        <w:rPr>
          <w:rStyle w:val="Odwoaniedokomentarza"/>
        </w:rPr>
        <w:commentReference w:id="313"/>
      </w:r>
    </w:p>
    <w:p w14:paraId="45F12ECA" w14:textId="77777777" w:rsidR="004725F8" w:rsidRPr="006374B5" w:rsidRDefault="004725F8" w:rsidP="00B43A29">
      <w:r w:rsidRPr="006374B5">
        <w:t xml:space="preserve">Dekompozycja wskazuje również na brak istotnych wahań sezonowych oraz </w:t>
      </w:r>
      <w:commentRangeStart w:id="315"/>
      <w:commentRangeStart w:id="316"/>
      <w:r w:rsidRPr="006374B5">
        <w:t>istnienie trendu liniowego</w:t>
      </w:r>
      <w:commentRangeEnd w:id="315"/>
      <w:r w:rsidR="00A83C4E">
        <w:rPr>
          <w:rStyle w:val="Odwoaniedokomentarza"/>
        </w:rPr>
        <w:commentReference w:id="315"/>
      </w:r>
      <w:commentRangeEnd w:id="316"/>
      <w:r w:rsidR="005D0FB3">
        <w:rPr>
          <w:rStyle w:val="Odwoaniedokomentarza"/>
        </w:rPr>
        <w:commentReference w:id="316"/>
      </w:r>
      <w:r w:rsidRPr="006374B5">
        <w:t>. Test Manna-Kendalla (</w:t>
      </w:r>
      <w:r w:rsidRPr="006374B5">
        <w:rPr>
          <w:b/>
          <w:bCs/>
        </w:rPr>
        <w:t>s=149.0</w:t>
      </w:r>
      <w:r w:rsidRPr="006374B5">
        <w:t xml:space="preserve"> przy </w:t>
      </w:r>
      <w:r w:rsidRPr="006374B5">
        <w:rPr>
          <w:b/>
          <w:bCs/>
        </w:rPr>
        <w:t>p=0.000</w:t>
      </w:r>
      <w:r w:rsidRPr="006374B5">
        <w:t>) wskazuje, że trend ten jest istotny.</w:t>
      </w:r>
    </w:p>
    <w:p w14:paraId="509CDD2A" w14:textId="77777777" w:rsidR="004725F8" w:rsidRPr="006374B5" w:rsidRDefault="004725F8" w:rsidP="00B43A29">
      <w:r w:rsidRPr="006374B5">
        <w:t xml:space="preserve">Przeprowadzono prognozę według modelu Holta (ze względu na brak sezonowości i istnienie trendu). Prognozowana wartość wyniosła </w:t>
      </w:r>
      <w:r w:rsidRPr="006374B5">
        <w:rPr>
          <w:b/>
          <w:bCs/>
        </w:rPr>
        <w:t>25 410 mln PLN:</w:t>
      </w:r>
    </w:p>
    <w:p w14:paraId="2CDD6FAC" w14:textId="5F9666BA" w:rsidR="004725F8" w:rsidRPr="006374B5" w:rsidRDefault="005D0FB3" w:rsidP="00B43A29">
      <w:ins w:id="317" w:author="Jarema Piekutowski" w:date="2022-09-07T14:04:00Z">
        <w:r w:rsidRPr="005D0FB3">
          <w:rPr>
            <w:noProof/>
          </w:rPr>
          <w:drawing>
            <wp:inline distT="0" distB="0" distL="0" distR="0" wp14:anchorId="27EFDB1E" wp14:editId="37B5D6CE">
              <wp:extent cx="3743325" cy="2562225"/>
              <wp:effectExtent l="0" t="0" r="9525" b="0"/>
              <wp:docPr id="640800463" name="Obraz 6408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325" cy="2562225"/>
                      </a:xfrm>
                      <a:prstGeom prst="rect">
                        <a:avLst/>
                      </a:prstGeom>
                    </pic:spPr>
                  </pic:pic>
                </a:graphicData>
              </a:graphic>
            </wp:inline>
          </w:drawing>
        </w:r>
      </w:ins>
      <w:del w:id="318" w:author="Jarema Piekutowski" w:date="2022-09-07T14:04:00Z">
        <w:r w:rsidR="004725F8" w:rsidRPr="00480E13" w:rsidDel="005D0FB3">
          <w:rPr>
            <w:noProof/>
            <w:lang w:eastAsia="pl-PL"/>
          </w:rPr>
          <w:drawing>
            <wp:inline distT="0" distB="0" distL="0" distR="0" wp14:anchorId="28CD5865" wp14:editId="68C4D31C">
              <wp:extent cx="3743325" cy="2562225"/>
              <wp:effectExtent l="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3325" cy="2562225"/>
                      </a:xfrm>
                      <a:prstGeom prst="rect">
                        <a:avLst/>
                      </a:prstGeom>
                    </pic:spPr>
                  </pic:pic>
                </a:graphicData>
              </a:graphic>
            </wp:inline>
          </w:drawing>
        </w:r>
      </w:del>
      <w:r w:rsidR="004725F8" w:rsidRPr="006374B5">
        <w:br/>
        <w:t>Wskazana prognoza ma charakter optymistyczny. Na wartość eksportu do Rosji, Ukrainy i Białorusi w kolejnych latach wpłynąć może sytuacja na Wschodzie. Jednak Prognoza Krajowej Izby Gospodarczej</w:t>
      </w:r>
      <w:r w:rsidR="004725F8" w:rsidRPr="006374B5">
        <w:rPr>
          <w:rStyle w:val="Odwoanieprzypisudolnego"/>
        </w:rPr>
        <w:footnoteReference w:id="7"/>
      </w:r>
      <w:r w:rsidR="004725F8" w:rsidRPr="006374B5">
        <w:t xml:space="preserve"> wskazuje, że do roku 2023 eksport będzie nadal rósł w kolejnych latach. We wstępnej prognozie zachowana zatem zostanie wartość </w:t>
      </w:r>
      <w:r w:rsidR="004725F8" w:rsidRPr="006374B5">
        <w:rPr>
          <w:b/>
          <w:bCs/>
        </w:rPr>
        <w:t>25 410 mln PLN</w:t>
      </w:r>
      <w:r w:rsidR="004725F8" w:rsidRPr="006374B5">
        <w:t xml:space="preserve">, </w:t>
      </w:r>
      <w:r w:rsidR="006374B5" w:rsidRPr="006374B5">
        <w:t xml:space="preserve">czyli w wysokości 94% jego wartości docelowej, </w:t>
      </w:r>
      <w:r w:rsidR="004725F8" w:rsidRPr="006374B5">
        <w:t xml:space="preserve">a </w:t>
      </w:r>
      <w:r w:rsidR="004725F8" w:rsidRPr="00A51B1D">
        <w:rPr>
          <w:b/>
          <w:bCs/>
        </w:rPr>
        <w:t xml:space="preserve">na etapie realizacji badania zostanie </w:t>
      </w:r>
      <w:r w:rsidR="004725F8" w:rsidRPr="00A51B1D">
        <w:rPr>
          <w:b/>
          <w:bCs/>
        </w:rPr>
        <w:lastRenderedPageBreak/>
        <w:t>ona przedstawiona w różnych scenariuszach w zależności od oceny wpływu zmiany sytuacji na Rosji, Ukrainie i Białorusi</w:t>
      </w:r>
      <w:r w:rsidR="006374B5" w:rsidRPr="00A51B1D">
        <w:rPr>
          <w:b/>
          <w:bCs/>
        </w:rPr>
        <w:t xml:space="preserve"> i innych czynników wpływających na eksport</w:t>
      </w:r>
      <w:r w:rsidR="004725F8" w:rsidRPr="006374B5">
        <w:t>.</w:t>
      </w:r>
    </w:p>
    <w:p w14:paraId="2D51599E" w14:textId="59E7A10A" w:rsidR="001B57A8" w:rsidRDefault="001B57A8" w:rsidP="001B57A8">
      <w:pPr>
        <w:pStyle w:val="Legenda"/>
      </w:pPr>
      <w:bookmarkStart w:id="319" w:name="_Toc112692621"/>
      <w:r>
        <w:t xml:space="preserve">Tabela </w:t>
      </w:r>
      <w:fldSimple w:instr=" SEQ Tabela \* ARABIC ">
        <w:r w:rsidR="004E29DA">
          <w:rPr>
            <w:noProof/>
          </w:rPr>
          <w:t>4</w:t>
        </w:r>
      </w:fldSimple>
      <w:r>
        <w:t xml:space="preserve"> </w:t>
      </w:r>
      <w:r w:rsidRPr="004D4960">
        <w:t>Prognoza stopnia osiągnięcia wartości wskaźnika rezultatu PI 3b</w:t>
      </w:r>
      <w:bookmarkEnd w:id="319"/>
    </w:p>
    <w:tbl>
      <w:tblPr>
        <w:tblW w:w="47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1"/>
        <w:gridCol w:w="946"/>
        <w:gridCol w:w="991"/>
        <w:gridCol w:w="1091"/>
        <w:gridCol w:w="773"/>
        <w:gridCol w:w="976"/>
        <w:gridCol w:w="1304"/>
        <w:gridCol w:w="1298"/>
      </w:tblGrid>
      <w:tr w:rsidR="005E7F3F" w:rsidRPr="004E6288" w14:paraId="17132AA0" w14:textId="77777777" w:rsidTr="001B57A8">
        <w:trPr>
          <w:cantSplit/>
          <w:trHeight w:val="980"/>
          <w:jc w:val="center"/>
        </w:trPr>
        <w:tc>
          <w:tcPr>
            <w:tcW w:w="670" w:type="pct"/>
            <w:tcBorders>
              <w:bottom w:val="single" w:sz="4" w:space="0" w:color="auto"/>
            </w:tcBorders>
            <w:shd w:val="clear" w:color="auto" w:fill="E5DFEC"/>
            <w:vAlign w:val="center"/>
          </w:tcPr>
          <w:p w14:paraId="0B38EADC" w14:textId="77777777" w:rsidR="005E7F3F" w:rsidRPr="004E6288" w:rsidRDefault="005E7F3F" w:rsidP="008F2057">
            <w:pPr>
              <w:spacing w:before="0" w:after="0" w:line="240" w:lineRule="auto"/>
              <w:rPr>
                <w:sz w:val="18"/>
                <w:szCs w:val="18"/>
              </w:rPr>
            </w:pPr>
            <w:r w:rsidRPr="004E6288">
              <w:rPr>
                <w:sz w:val="18"/>
                <w:szCs w:val="18"/>
              </w:rPr>
              <w:t xml:space="preserve">Wskaźnik </w:t>
            </w:r>
          </w:p>
        </w:tc>
        <w:tc>
          <w:tcPr>
            <w:tcW w:w="555" w:type="pct"/>
            <w:tcBorders>
              <w:bottom w:val="single" w:sz="4" w:space="0" w:color="auto"/>
            </w:tcBorders>
            <w:shd w:val="clear" w:color="auto" w:fill="E5DFEC"/>
            <w:vAlign w:val="center"/>
          </w:tcPr>
          <w:p w14:paraId="2196BB30" w14:textId="77777777" w:rsidR="005E7F3F" w:rsidRPr="004E6288" w:rsidRDefault="005E7F3F" w:rsidP="008F2057">
            <w:pPr>
              <w:spacing w:before="0" w:after="0" w:line="240" w:lineRule="auto"/>
              <w:rPr>
                <w:sz w:val="18"/>
                <w:szCs w:val="18"/>
              </w:rPr>
            </w:pPr>
            <w:r w:rsidRPr="004E6288">
              <w:rPr>
                <w:sz w:val="18"/>
                <w:szCs w:val="18"/>
              </w:rPr>
              <w:t xml:space="preserve">Jednostka </w:t>
            </w:r>
            <w:r w:rsidRPr="004E6288">
              <w:rPr>
                <w:sz w:val="18"/>
                <w:szCs w:val="18"/>
              </w:rPr>
              <w:br/>
              <w:t>miary</w:t>
            </w:r>
          </w:p>
        </w:tc>
        <w:tc>
          <w:tcPr>
            <w:tcW w:w="582" w:type="pct"/>
            <w:tcBorders>
              <w:bottom w:val="single" w:sz="4" w:space="0" w:color="auto"/>
            </w:tcBorders>
            <w:shd w:val="clear" w:color="auto" w:fill="E5DFEC"/>
            <w:vAlign w:val="center"/>
          </w:tcPr>
          <w:p w14:paraId="2E97DBEF" w14:textId="77777777" w:rsidR="005E7F3F" w:rsidRPr="004E6288" w:rsidRDefault="005E7F3F" w:rsidP="008F2057">
            <w:pPr>
              <w:spacing w:before="0" w:after="0" w:line="240" w:lineRule="auto"/>
              <w:rPr>
                <w:sz w:val="18"/>
                <w:szCs w:val="18"/>
              </w:rPr>
            </w:pPr>
            <w:r w:rsidRPr="004E6288">
              <w:rPr>
                <w:sz w:val="18"/>
                <w:szCs w:val="18"/>
              </w:rPr>
              <w:t>Kategoria regionu</w:t>
            </w:r>
          </w:p>
        </w:tc>
        <w:tc>
          <w:tcPr>
            <w:tcW w:w="640" w:type="pct"/>
            <w:tcBorders>
              <w:bottom w:val="single" w:sz="4" w:space="0" w:color="auto"/>
            </w:tcBorders>
            <w:shd w:val="clear" w:color="auto" w:fill="E5DFEC"/>
            <w:vAlign w:val="center"/>
          </w:tcPr>
          <w:p w14:paraId="12DD1BD8" w14:textId="77777777" w:rsidR="005E7F3F" w:rsidRPr="004E6288" w:rsidRDefault="005E7F3F" w:rsidP="008F2057">
            <w:pPr>
              <w:spacing w:before="0" w:after="0" w:line="240" w:lineRule="auto"/>
              <w:rPr>
                <w:sz w:val="18"/>
                <w:szCs w:val="18"/>
              </w:rPr>
            </w:pPr>
            <w:r w:rsidRPr="004E6288">
              <w:rPr>
                <w:sz w:val="18"/>
                <w:szCs w:val="18"/>
              </w:rPr>
              <w:t xml:space="preserve">Wartość początkowa </w:t>
            </w:r>
          </w:p>
        </w:tc>
        <w:tc>
          <w:tcPr>
            <w:tcW w:w="454" w:type="pct"/>
            <w:tcBorders>
              <w:bottom w:val="single" w:sz="4" w:space="0" w:color="auto"/>
            </w:tcBorders>
            <w:shd w:val="clear" w:color="auto" w:fill="E5DFEC"/>
            <w:vAlign w:val="center"/>
          </w:tcPr>
          <w:p w14:paraId="4781F3E7" w14:textId="77777777" w:rsidR="005E7F3F" w:rsidRPr="004E6288" w:rsidRDefault="005E7F3F" w:rsidP="008F2057">
            <w:pPr>
              <w:spacing w:before="0" w:after="0" w:line="240" w:lineRule="auto"/>
              <w:rPr>
                <w:sz w:val="18"/>
                <w:szCs w:val="18"/>
              </w:rPr>
            </w:pPr>
            <w:r w:rsidRPr="004E6288">
              <w:rPr>
                <w:sz w:val="18"/>
                <w:szCs w:val="18"/>
              </w:rPr>
              <w:t>Rok bazowy</w:t>
            </w:r>
          </w:p>
        </w:tc>
        <w:tc>
          <w:tcPr>
            <w:tcW w:w="573" w:type="pct"/>
            <w:tcBorders>
              <w:bottom w:val="single" w:sz="4" w:space="0" w:color="auto"/>
            </w:tcBorders>
            <w:shd w:val="clear" w:color="auto" w:fill="E5DFEC"/>
            <w:vAlign w:val="center"/>
          </w:tcPr>
          <w:p w14:paraId="5F76B4DD" w14:textId="44565169" w:rsidR="005E7F3F" w:rsidRPr="004E6288" w:rsidRDefault="005E7F3F" w:rsidP="008F2057">
            <w:pPr>
              <w:spacing w:before="0" w:after="0" w:line="240" w:lineRule="auto"/>
              <w:rPr>
                <w:sz w:val="18"/>
                <w:szCs w:val="18"/>
              </w:rPr>
            </w:pPr>
            <w:r w:rsidRPr="004E6288">
              <w:rPr>
                <w:sz w:val="18"/>
                <w:szCs w:val="18"/>
              </w:rPr>
              <w:t>Wartość docelowa zakładana w Programie (2023)</w:t>
            </w:r>
          </w:p>
        </w:tc>
        <w:tc>
          <w:tcPr>
            <w:tcW w:w="765" w:type="pct"/>
            <w:tcBorders>
              <w:bottom w:val="single" w:sz="4" w:space="0" w:color="auto"/>
            </w:tcBorders>
            <w:shd w:val="clear" w:color="auto" w:fill="E5DFEC"/>
            <w:vAlign w:val="center"/>
          </w:tcPr>
          <w:p w14:paraId="68057B38" w14:textId="5AD254A8" w:rsidR="005E7F3F" w:rsidRPr="004E6288" w:rsidRDefault="005E7F3F" w:rsidP="008F2057">
            <w:pPr>
              <w:spacing w:before="0" w:after="0" w:line="240" w:lineRule="auto"/>
              <w:rPr>
                <w:sz w:val="18"/>
                <w:szCs w:val="18"/>
              </w:rPr>
            </w:pPr>
            <w:r w:rsidRPr="004E6288">
              <w:rPr>
                <w:sz w:val="18"/>
                <w:szCs w:val="18"/>
              </w:rPr>
              <w:t>Prognozowana wysokość wskaźnika w 2023 roku</w:t>
            </w:r>
          </w:p>
        </w:tc>
        <w:tc>
          <w:tcPr>
            <w:tcW w:w="762" w:type="pct"/>
            <w:tcBorders>
              <w:bottom w:val="single" w:sz="4" w:space="0" w:color="auto"/>
            </w:tcBorders>
            <w:shd w:val="clear" w:color="auto" w:fill="E5DFEC"/>
            <w:vAlign w:val="center"/>
          </w:tcPr>
          <w:p w14:paraId="3554F3A1" w14:textId="60945879" w:rsidR="005E7F3F" w:rsidRPr="004E6288" w:rsidRDefault="005E7F3F" w:rsidP="008F2057">
            <w:pPr>
              <w:spacing w:before="0" w:after="0" w:line="240" w:lineRule="auto"/>
              <w:rPr>
                <w:sz w:val="18"/>
                <w:szCs w:val="18"/>
              </w:rPr>
            </w:pPr>
            <w:r w:rsidRPr="004E6288">
              <w:rPr>
                <w:sz w:val="18"/>
                <w:szCs w:val="18"/>
              </w:rPr>
              <w:t>Prognozowany stopień osiągnięcia zakładanej wartości docelowej</w:t>
            </w:r>
          </w:p>
        </w:tc>
      </w:tr>
      <w:tr w:rsidR="005E7F3F" w:rsidRPr="004E6288" w14:paraId="0AA5796F" w14:textId="77777777" w:rsidTr="001B57A8">
        <w:trPr>
          <w:cantSplit/>
          <w:trHeight w:val="980"/>
          <w:jc w:val="center"/>
        </w:trPr>
        <w:tc>
          <w:tcPr>
            <w:tcW w:w="670" w:type="pct"/>
            <w:shd w:val="clear" w:color="auto" w:fill="auto"/>
            <w:vAlign w:val="center"/>
          </w:tcPr>
          <w:p w14:paraId="078286F6" w14:textId="77777777" w:rsidR="005E7F3F" w:rsidRPr="004E6288" w:rsidRDefault="005E7F3F" w:rsidP="008F2057">
            <w:pPr>
              <w:spacing w:before="0" w:after="0" w:line="240" w:lineRule="auto"/>
              <w:rPr>
                <w:rFonts w:ascii="Times New Roman" w:hAnsi="Times New Roman"/>
                <w:sz w:val="18"/>
                <w:szCs w:val="18"/>
              </w:rPr>
            </w:pPr>
            <w:r w:rsidRPr="004E6288">
              <w:rPr>
                <w:sz w:val="18"/>
                <w:szCs w:val="18"/>
              </w:rPr>
              <w:t xml:space="preserve">Wartość przychodów MŚP z Polski Wschodniej ze sprzedaży produktów, towarów i materiałów na eksport </w:t>
            </w:r>
          </w:p>
        </w:tc>
        <w:tc>
          <w:tcPr>
            <w:tcW w:w="555" w:type="pct"/>
            <w:shd w:val="clear" w:color="auto" w:fill="auto"/>
            <w:vAlign w:val="center"/>
          </w:tcPr>
          <w:p w14:paraId="358034CE" w14:textId="77777777" w:rsidR="005E7F3F" w:rsidRPr="004E6288" w:rsidRDefault="005E7F3F" w:rsidP="008F2057">
            <w:pPr>
              <w:spacing w:before="0" w:after="0" w:line="240" w:lineRule="auto"/>
              <w:rPr>
                <w:sz w:val="18"/>
                <w:szCs w:val="18"/>
              </w:rPr>
            </w:pPr>
            <w:r w:rsidRPr="004E6288">
              <w:rPr>
                <w:sz w:val="18"/>
                <w:szCs w:val="18"/>
              </w:rPr>
              <w:t>mln PLN</w:t>
            </w:r>
          </w:p>
        </w:tc>
        <w:tc>
          <w:tcPr>
            <w:tcW w:w="582" w:type="pct"/>
            <w:shd w:val="clear" w:color="auto" w:fill="auto"/>
            <w:vAlign w:val="center"/>
          </w:tcPr>
          <w:p w14:paraId="12768779" w14:textId="77777777" w:rsidR="005E7F3F" w:rsidRPr="004E6288" w:rsidRDefault="005E7F3F" w:rsidP="008F2057">
            <w:pPr>
              <w:spacing w:before="0" w:after="0" w:line="240" w:lineRule="auto"/>
              <w:rPr>
                <w:sz w:val="18"/>
                <w:szCs w:val="18"/>
              </w:rPr>
            </w:pPr>
            <w:r w:rsidRPr="004E6288">
              <w:rPr>
                <w:sz w:val="18"/>
                <w:szCs w:val="18"/>
              </w:rPr>
              <w:t>regiony słabiej rozwinięte</w:t>
            </w:r>
          </w:p>
        </w:tc>
        <w:tc>
          <w:tcPr>
            <w:tcW w:w="640" w:type="pct"/>
            <w:shd w:val="clear" w:color="auto" w:fill="auto"/>
            <w:vAlign w:val="center"/>
          </w:tcPr>
          <w:p w14:paraId="6837EF1E" w14:textId="77777777" w:rsidR="005E7F3F" w:rsidRPr="004E6288" w:rsidRDefault="005E7F3F" w:rsidP="008F2057">
            <w:pPr>
              <w:pStyle w:val="Legenda"/>
              <w:spacing w:before="0" w:after="0"/>
              <w:jc w:val="right"/>
              <w:rPr>
                <w:b w:val="0"/>
                <w:bCs/>
                <w:i/>
                <w:color w:val="auto"/>
                <w:sz w:val="18"/>
              </w:rPr>
            </w:pPr>
            <w:r w:rsidRPr="004E6288">
              <w:rPr>
                <w:b w:val="0"/>
                <w:bCs/>
                <w:color w:val="auto"/>
                <w:sz w:val="18"/>
              </w:rPr>
              <w:t>16 526</w:t>
            </w:r>
          </w:p>
        </w:tc>
        <w:tc>
          <w:tcPr>
            <w:tcW w:w="454" w:type="pct"/>
            <w:shd w:val="clear" w:color="auto" w:fill="auto"/>
            <w:vAlign w:val="center"/>
          </w:tcPr>
          <w:p w14:paraId="44DD3AA6" w14:textId="77777777" w:rsidR="005E7F3F" w:rsidRPr="004E6288" w:rsidRDefault="005E7F3F" w:rsidP="008F2057">
            <w:pPr>
              <w:pStyle w:val="Legenda"/>
              <w:spacing w:before="0" w:after="0"/>
              <w:jc w:val="right"/>
              <w:rPr>
                <w:b w:val="0"/>
                <w:bCs/>
                <w:i/>
                <w:color w:val="auto"/>
                <w:sz w:val="18"/>
              </w:rPr>
            </w:pPr>
            <w:r w:rsidRPr="004E6288">
              <w:rPr>
                <w:b w:val="0"/>
                <w:bCs/>
                <w:color w:val="auto"/>
                <w:sz w:val="18"/>
              </w:rPr>
              <w:t>2012</w:t>
            </w:r>
          </w:p>
        </w:tc>
        <w:tc>
          <w:tcPr>
            <w:tcW w:w="573" w:type="pct"/>
            <w:shd w:val="clear" w:color="auto" w:fill="auto"/>
            <w:vAlign w:val="center"/>
          </w:tcPr>
          <w:p w14:paraId="761FC998" w14:textId="517518B4" w:rsidR="005E7F3F" w:rsidRPr="004E6288" w:rsidRDefault="005E7F3F" w:rsidP="008F2057">
            <w:pPr>
              <w:pStyle w:val="Legenda"/>
              <w:spacing w:before="0" w:after="0"/>
              <w:jc w:val="right"/>
              <w:rPr>
                <w:b w:val="0"/>
                <w:bCs/>
                <w:i/>
                <w:color w:val="auto"/>
                <w:sz w:val="18"/>
              </w:rPr>
            </w:pPr>
            <w:r w:rsidRPr="004E6288">
              <w:rPr>
                <w:b w:val="0"/>
                <w:bCs/>
                <w:color w:val="auto"/>
                <w:sz w:val="18"/>
              </w:rPr>
              <w:t>27000</w:t>
            </w:r>
          </w:p>
        </w:tc>
        <w:tc>
          <w:tcPr>
            <w:tcW w:w="765" w:type="pct"/>
            <w:shd w:val="clear" w:color="auto" w:fill="auto"/>
            <w:vAlign w:val="center"/>
          </w:tcPr>
          <w:p w14:paraId="3C85BD83" w14:textId="66B2ED5E" w:rsidR="005E7F3F" w:rsidRPr="004E6288" w:rsidRDefault="005E7F3F" w:rsidP="008F2057">
            <w:pPr>
              <w:pStyle w:val="Legenda"/>
              <w:spacing w:before="0" w:after="0"/>
              <w:jc w:val="right"/>
              <w:rPr>
                <w:b w:val="0"/>
                <w:bCs/>
                <w:i/>
                <w:color w:val="auto"/>
                <w:sz w:val="18"/>
              </w:rPr>
            </w:pPr>
            <w:r w:rsidRPr="004E6288">
              <w:rPr>
                <w:b w:val="0"/>
                <w:bCs/>
                <w:color w:val="auto"/>
                <w:sz w:val="18"/>
              </w:rPr>
              <w:t>25410</w:t>
            </w:r>
          </w:p>
        </w:tc>
        <w:tc>
          <w:tcPr>
            <w:tcW w:w="762" w:type="pct"/>
            <w:shd w:val="clear" w:color="auto" w:fill="auto"/>
            <w:vAlign w:val="center"/>
          </w:tcPr>
          <w:p w14:paraId="71C416A4" w14:textId="30C80776" w:rsidR="005E7F3F" w:rsidRPr="004E6288" w:rsidRDefault="005E7F3F" w:rsidP="008F2057">
            <w:pPr>
              <w:pStyle w:val="Legenda"/>
              <w:spacing w:before="0" w:after="0"/>
              <w:jc w:val="right"/>
              <w:rPr>
                <w:b w:val="0"/>
                <w:bCs/>
                <w:i/>
                <w:color w:val="auto"/>
                <w:sz w:val="18"/>
              </w:rPr>
            </w:pPr>
            <w:r w:rsidRPr="004E6288">
              <w:rPr>
                <w:b w:val="0"/>
                <w:bCs/>
                <w:color w:val="auto"/>
                <w:sz w:val="18"/>
              </w:rPr>
              <w:t>94%</w:t>
            </w:r>
          </w:p>
        </w:tc>
      </w:tr>
    </w:tbl>
    <w:p w14:paraId="09304183" w14:textId="616B2711" w:rsidR="004725F8" w:rsidRDefault="006374B5" w:rsidP="00B43A29">
      <w:r>
        <w:t>Źródło: opracowanie własne</w:t>
      </w:r>
    </w:p>
    <w:p w14:paraId="70759502" w14:textId="0FC71B87" w:rsidR="001D0179" w:rsidRPr="008D22B6" w:rsidRDefault="001D0179" w:rsidP="00B43A29">
      <w:pPr>
        <w:pStyle w:val="Nagwek2"/>
        <w:rPr>
          <w:rStyle w:val="Wyrnienieintensywne"/>
          <w:rFonts w:cstheme="minorHAnsi"/>
          <w:i w:val="0"/>
          <w:iCs w:val="0"/>
        </w:rPr>
      </w:pPr>
      <w:bookmarkStart w:id="320" w:name="_Toc112688962"/>
      <w:r w:rsidRPr="008D22B6">
        <w:rPr>
          <w:rStyle w:val="Wyrnienieintensywne"/>
          <w:rFonts w:cstheme="minorHAnsi"/>
          <w:i w:val="0"/>
          <w:iCs w:val="0"/>
        </w:rPr>
        <w:t>Priorytet Inwestycyjny 3c</w:t>
      </w:r>
      <w:r w:rsidR="008D22B6" w:rsidRPr="008D22B6">
        <w:rPr>
          <w:rStyle w:val="Wyrnienieintensywne"/>
          <w:rFonts w:cstheme="minorHAnsi"/>
          <w:i w:val="0"/>
          <w:iCs w:val="0"/>
        </w:rPr>
        <w:t>.</w:t>
      </w:r>
      <w:r w:rsidRPr="008D22B6">
        <w:rPr>
          <w:rStyle w:val="Wyrnienieintensywne"/>
          <w:rFonts w:cstheme="minorHAnsi"/>
          <w:i w:val="0"/>
          <w:iCs w:val="0"/>
        </w:rPr>
        <w:t xml:space="preserve"> Wspieranie tworzenia i poszerzania zaawansowanych zdolności w zakresie rozwoju produktów i usług</w:t>
      </w:r>
      <w:bookmarkEnd w:id="320"/>
    </w:p>
    <w:p w14:paraId="69E25C65" w14:textId="77777777" w:rsidR="001D0179" w:rsidRPr="0023505C" w:rsidRDefault="001D0179" w:rsidP="00B43A29">
      <w:pPr>
        <w:rPr>
          <w:rStyle w:val="markedcontent"/>
          <w:rFonts w:cstheme="minorHAnsi"/>
        </w:rPr>
      </w:pPr>
      <w:r w:rsidRPr="0023505C">
        <w:t xml:space="preserve">Priorytet Inwestycyjny 3c </w:t>
      </w:r>
      <w:r w:rsidRPr="0023505C">
        <w:rPr>
          <w:rStyle w:val="markedcontent"/>
          <w:rFonts w:cstheme="minorHAnsi"/>
        </w:rPr>
        <w:t>Wspieranie tworzenia i poszerzania zaawansowanych zdolności w zakresie rozwoju produktów i usług realizowany jest w Programie w Działaniu 1.3 Ponadregionalne powiązania kooperacyjne, w Działaniu 1.4 Wzór na konkurencję oraz w Działaniu 1.5 Dotacje na kapitał obrotowy. Działanie 1.3 realizowane jest w ramach dwóch Poddziałań: Poddziałanie 1.3.1 Wdrażanie innowacji przez MŚP oraz Poddziałanie 1.3.2 Tworzenie sieciowych produktów przez MŚP.</w:t>
      </w:r>
    </w:p>
    <w:p w14:paraId="2BFF7379" w14:textId="279B3AD0" w:rsidR="001D0179" w:rsidRPr="0023505C" w:rsidRDefault="001D0179" w:rsidP="00B43A29">
      <w:pPr>
        <w:rPr>
          <w:rStyle w:val="markedcontent"/>
          <w:rFonts w:cstheme="minorHAnsi"/>
        </w:rPr>
      </w:pPr>
      <w:r w:rsidRPr="0023505C">
        <w:rPr>
          <w:rStyle w:val="markedcontent"/>
          <w:rFonts w:cstheme="minorHAnsi"/>
        </w:rPr>
        <w:t xml:space="preserve">W ramach PI 3c monitorowane są następujące </w:t>
      </w:r>
      <w:r w:rsidR="00142876">
        <w:rPr>
          <w:rStyle w:val="markedcontent"/>
          <w:rFonts w:cstheme="minorHAnsi"/>
        </w:rPr>
        <w:t xml:space="preserve">programowe </w:t>
      </w:r>
      <w:r w:rsidRPr="0023505C">
        <w:rPr>
          <w:rStyle w:val="markedcontent"/>
          <w:rFonts w:cstheme="minorHAnsi"/>
        </w:rPr>
        <w:t>wskaźniki produktu</w:t>
      </w:r>
      <w:r w:rsidR="00142876">
        <w:rPr>
          <w:rStyle w:val="markedcontent"/>
          <w:rFonts w:cstheme="minorHAnsi"/>
        </w:rPr>
        <w:t>:</w:t>
      </w:r>
    </w:p>
    <w:p w14:paraId="01FDA833" w14:textId="77777777" w:rsidR="001D0179" w:rsidRPr="0023505C" w:rsidRDefault="001D0179" w:rsidP="00B43A29">
      <w:pPr>
        <w:pStyle w:val="Akapitzlist"/>
        <w:numPr>
          <w:ilvl w:val="0"/>
          <w:numId w:val="14"/>
        </w:numPr>
        <w:rPr>
          <w:rStyle w:val="markedcontent"/>
          <w:rFonts w:cstheme="minorHAnsi"/>
        </w:rPr>
      </w:pPr>
      <w:r>
        <w:rPr>
          <w:rStyle w:val="markedcontent"/>
          <w:rFonts w:cstheme="minorHAnsi"/>
        </w:rPr>
        <w:t>L</w:t>
      </w:r>
      <w:r w:rsidRPr="0023505C">
        <w:rPr>
          <w:rStyle w:val="markedcontent"/>
          <w:rFonts w:cstheme="minorHAnsi"/>
        </w:rPr>
        <w:t xml:space="preserve">iczba przedsiębiorstw otrzymujących wsparcie, w tym: − Liczba przedsiębiorstw otrzymujących dotacje  – wszystkie Działania i Poddziałania </w:t>
      </w:r>
    </w:p>
    <w:p w14:paraId="7B2A6BB0" w14:textId="77777777" w:rsidR="001D0179" w:rsidRPr="0023505C" w:rsidRDefault="001D0179" w:rsidP="00B43A29">
      <w:pPr>
        <w:pStyle w:val="Akapitzlist"/>
        <w:numPr>
          <w:ilvl w:val="0"/>
          <w:numId w:val="14"/>
        </w:numPr>
        <w:rPr>
          <w:rStyle w:val="markedcontent"/>
          <w:rFonts w:cstheme="minorHAnsi"/>
        </w:rPr>
      </w:pPr>
      <w:r w:rsidRPr="0023505C">
        <w:rPr>
          <w:rStyle w:val="markedcontent"/>
          <w:rFonts w:cstheme="minorHAnsi"/>
        </w:rPr>
        <w:t xml:space="preserve">Inwestycje prywatne uzupełniające wsparcie publiczne dla przedsiębiorstw (dotacje)  -  Działanie 1.3 i Działanie 1.4 </w:t>
      </w:r>
    </w:p>
    <w:p w14:paraId="2BA248AF" w14:textId="77777777" w:rsidR="001D0179" w:rsidRPr="0023505C" w:rsidRDefault="001D0179" w:rsidP="00B43A29">
      <w:pPr>
        <w:pStyle w:val="Akapitzlist"/>
        <w:numPr>
          <w:ilvl w:val="0"/>
          <w:numId w:val="14"/>
        </w:numPr>
        <w:rPr>
          <w:rStyle w:val="markedcontent"/>
          <w:rFonts w:cstheme="minorHAnsi"/>
        </w:rPr>
      </w:pPr>
      <w:r w:rsidRPr="0023505C">
        <w:rPr>
          <w:rStyle w:val="markedcontent"/>
          <w:rFonts w:cstheme="minorHAnsi"/>
        </w:rPr>
        <w:t xml:space="preserve">Liczba przedsiębiorstw objętych wsparciem w celu wprowadzenia produktów nowych dla firmy  – Działanie 1.3 </w:t>
      </w:r>
    </w:p>
    <w:p w14:paraId="09E7BA68" w14:textId="77777777" w:rsidR="001D0179" w:rsidRPr="0023505C" w:rsidRDefault="001D0179" w:rsidP="00B43A29">
      <w:pPr>
        <w:pStyle w:val="Akapitzlist"/>
        <w:numPr>
          <w:ilvl w:val="0"/>
          <w:numId w:val="14"/>
        </w:numPr>
        <w:rPr>
          <w:rStyle w:val="markedcontent"/>
          <w:rFonts w:cstheme="minorHAnsi"/>
        </w:rPr>
      </w:pPr>
      <w:r w:rsidRPr="0023505C">
        <w:rPr>
          <w:rStyle w:val="markedcontent"/>
          <w:rFonts w:cstheme="minorHAnsi"/>
        </w:rPr>
        <w:t>Liczba przedsiębiorstw otrzymujących dotacje w związku z pandemią</w:t>
      </w:r>
      <w:r w:rsidRPr="0023505C">
        <w:br/>
      </w:r>
      <w:r w:rsidRPr="0023505C">
        <w:rPr>
          <w:rStyle w:val="markedcontent"/>
          <w:rFonts w:cstheme="minorHAnsi"/>
        </w:rPr>
        <w:t>COVID-19 – Działanie 1.5</w:t>
      </w:r>
    </w:p>
    <w:p w14:paraId="19E6D5CA" w14:textId="77777777" w:rsidR="001D0179" w:rsidRPr="0023505C" w:rsidRDefault="001D0179" w:rsidP="00B43A29">
      <w:pPr>
        <w:pStyle w:val="Akapitzlist"/>
        <w:numPr>
          <w:ilvl w:val="0"/>
          <w:numId w:val="14"/>
        </w:numPr>
        <w:rPr>
          <w:rStyle w:val="markedcontent"/>
          <w:rFonts w:cstheme="minorHAnsi"/>
        </w:rPr>
      </w:pPr>
      <w:r w:rsidRPr="0023505C">
        <w:rPr>
          <w:rStyle w:val="markedcontent"/>
          <w:rFonts w:cstheme="minorHAnsi"/>
        </w:rPr>
        <w:t>Liczba MŚP objętych wsparciem bezzwrotnym (dotacje) finansującym</w:t>
      </w:r>
      <w:r w:rsidRPr="0023505C">
        <w:br/>
      </w:r>
      <w:r w:rsidRPr="0023505C">
        <w:rPr>
          <w:rStyle w:val="markedcontent"/>
          <w:rFonts w:cstheme="minorHAnsi"/>
        </w:rPr>
        <w:t>kapitał obrotowy w związku z COVID-19 – Działanie 1.5</w:t>
      </w:r>
    </w:p>
    <w:p w14:paraId="47A46E17" w14:textId="77777777" w:rsidR="001D0179" w:rsidRPr="0023505C" w:rsidRDefault="001D0179" w:rsidP="00B43A29">
      <w:pPr>
        <w:pStyle w:val="Akapitzlist"/>
        <w:numPr>
          <w:ilvl w:val="0"/>
          <w:numId w:val="14"/>
        </w:numPr>
        <w:rPr>
          <w:rStyle w:val="markedcontent"/>
          <w:rFonts w:cstheme="minorHAnsi"/>
        </w:rPr>
      </w:pPr>
      <w:r w:rsidRPr="0023505C">
        <w:rPr>
          <w:rStyle w:val="markedcontent"/>
          <w:rFonts w:cstheme="minorHAnsi"/>
        </w:rPr>
        <w:t>Wartość bezzwrotnego wsparcia (dotacje) dla MŚP finansującego kapitał</w:t>
      </w:r>
      <w:r w:rsidRPr="0023505C">
        <w:br/>
      </w:r>
      <w:r w:rsidRPr="0023505C">
        <w:rPr>
          <w:rStyle w:val="markedcontent"/>
          <w:rFonts w:cstheme="minorHAnsi"/>
        </w:rPr>
        <w:t>obrotowy w związku z COVID-19 (całkowite koszty publiczne) – Działanie 1.5</w:t>
      </w:r>
    </w:p>
    <w:p w14:paraId="0A203BAE" w14:textId="77777777" w:rsidR="001D0179" w:rsidRPr="0023505C" w:rsidRDefault="001D0179" w:rsidP="00B43A29">
      <w:pPr>
        <w:rPr>
          <w:rStyle w:val="markedcontent"/>
          <w:rFonts w:cstheme="minorHAnsi"/>
        </w:rPr>
      </w:pPr>
      <w:r w:rsidRPr="0023505C">
        <w:rPr>
          <w:rStyle w:val="markedcontent"/>
          <w:rFonts w:cstheme="minorHAnsi"/>
        </w:rPr>
        <w:t xml:space="preserve">W PI 3c założono również monitorowanie następujących wskaźników rezultatu bezpośredniego: </w:t>
      </w:r>
    </w:p>
    <w:p w14:paraId="119E3517" w14:textId="77777777" w:rsidR="001D0179" w:rsidRPr="0023505C" w:rsidRDefault="001D0179" w:rsidP="00B43A29">
      <w:pPr>
        <w:pStyle w:val="Akapitzlist"/>
        <w:numPr>
          <w:ilvl w:val="0"/>
          <w:numId w:val="13"/>
        </w:numPr>
        <w:rPr>
          <w:rStyle w:val="markedcontent"/>
          <w:rFonts w:cstheme="minorHAnsi"/>
        </w:rPr>
      </w:pPr>
      <w:r w:rsidRPr="0023505C">
        <w:rPr>
          <w:rStyle w:val="markedcontent"/>
          <w:rFonts w:cstheme="minorHAnsi"/>
        </w:rPr>
        <w:lastRenderedPageBreak/>
        <w:t>Liczba wprowadzonych innowacji – Działanie 1.3 i Działanie 1.4</w:t>
      </w:r>
    </w:p>
    <w:p w14:paraId="2DE3467E" w14:textId="77777777" w:rsidR="001D0179" w:rsidRPr="0023505C" w:rsidRDefault="001D0179" w:rsidP="00B43A29">
      <w:pPr>
        <w:pStyle w:val="Akapitzlist"/>
        <w:numPr>
          <w:ilvl w:val="0"/>
          <w:numId w:val="13"/>
        </w:numPr>
        <w:rPr>
          <w:rStyle w:val="markedcontent"/>
          <w:rFonts w:cstheme="minorHAnsi"/>
        </w:rPr>
      </w:pPr>
      <w:r w:rsidRPr="0023505C">
        <w:rPr>
          <w:rStyle w:val="markedcontent"/>
          <w:rFonts w:cstheme="minorHAnsi"/>
        </w:rPr>
        <w:t>Wzrost zatrudnienia we wspieranych przedsiębiorstwach  -Działanie 1.3  i Działanie 1.4</w:t>
      </w:r>
    </w:p>
    <w:p w14:paraId="0314184F" w14:textId="77777777" w:rsidR="001D0179" w:rsidRPr="0023505C" w:rsidRDefault="001D0179" w:rsidP="00B43A29">
      <w:pPr>
        <w:rPr>
          <w:rStyle w:val="markedcontent"/>
          <w:rFonts w:cstheme="minorHAnsi"/>
        </w:rPr>
      </w:pPr>
      <w:r w:rsidRPr="0023505C">
        <w:rPr>
          <w:rStyle w:val="markedcontent"/>
          <w:rFonts w:cstheme="minorHAnsi"/>
        </w:rPr>
        <w:t xml:space="preserve">Do dnia 30 czerwca 2022 roku w ramach PI 3c zakontraktowano 2 136 490 608,04 PLN, co stanowi </w:t>
      </w:r>
      <w:commentRangeStart w:id="321"/>
      <w:r w:rsidRPr="0023505C">
        <w:rPr>
          <w:rStyle w:val="markedcontent"/>
          <w:rFonts w:cstheme="minorHAnsi"/>
        </w:rPr>
        <w:t>97% alokacji przeznaczonej na ten Priorytet Inwestycyjny</w:t>
      </w:r>
      <w:commentRangeEnd w:id="321"/>
      <w:r w:rsidR="00A83C4E">
        <w:rPr>
          <w:rStyle w:val="Odwoaniedokomentarza"/>
        </w:rPr>
        <w:commentReference w:id="321"/>
      </w:r>
      <w:r w:rsidRPr="0023505C">
        <w:rPr>
          <w:rStyle w:val="markedcontent"/>
          <w:rFonts w:cstheme="minorHAnsi"/>
        </w:rPr>
        <w:t xml:space="preserve">. W roku 2022 zakończono kolejny nabór na wsparcie w ramach Poddziałania 1.3.2  w wysokości 30 000 000 PLN, którego rozstrzygnięcie może spowodować wzrost wykorzystania alokacji do 98,5%. </w:t>
      </w:r>
    </w:p>
    <w:p w14:paraId="2CABF376" w14:textId="6C2CF68C" w:rsidR="009E6D1E" w:rsidRPr="009E6D1E" w:rsidRDefault="001D0179" w:rsidP="00B43A29">
      <w:pPr>
        <w:rPr>
          <w:rFonts w:ascii="Calibri" w:eastAsia="Calibri" w:hAnsi="Calibri" w:cs="Calibri"/>
          <w:bCs/>
        </w:rPr>
      </w:pPr>
      <w:r w:rsidRPr="0023505C">
        <w:rPr>
          <w:rStyle w:val="markedcontent"/>
          <w:rFonts w:cstheme="minorHAnsi"/>
        </w:rPr>
        <w:t xml:space="preserve">Jak wynika z informacji kwartalnej za II kwartał 2022 roku, wartości docelowe wskaźników produktu i rezultatu bezpośredniego przyjęte w Programie dla Działania 1.3 i Działania 1.4 zostały na dzień 30.06.2022 osiągnięte w wysokości wyższej niż zakładana. Na podstawie wartości szacowanych wskaźników rzeczowych, wynikających z podpisanych umów, prognozowane jest jeszcze wyższe przekroczenie skwantyfikowanych celów Programu. </w:t>
      </w:r>
      <w:commentRangeStart w:id="322"/>
      <w:r w:rsidRPr="0023505C">
        <w:rPr>
          <w:rStyle w:val="markedcontent"/>
          <w:rFonts w:cstheme="minorHAnsi"/>
        </w:rPr>
        <w:t xml:space="preserve">Nie określono wartości docelowych dla Działania 1.5. </w:t>
      </w:r>
      <w:commentRangeEnd w:id="322"/>
      <w:r w:rsidR="00E46D69">
        <w:rPr>
          <w:rStyle w:val="Odwoaniedokomentarza"/>
        </w:rPr>
        <w:commentReference w:id="322"/>
      </w:r>
      <w:r w:rsidR="009E6D1E" w:rsidRPr="009E6D1E">
        <w:rPr>
          <w:iCs/>
        </w:rPr>
        <w:t>W</w:t>
      </w:r>
      <w:r w:rsidR="009E6D1E" w:rsidRPr="009E6D1E">
        <w:rPr>
          <w:i/>
        </w:rPr>
        <w:t xml:space="preserve"> </w:t>
      </w:r>
      <w:r w:rsidR="009E6D1E" w:rsidRPr="009E6D1E">
        <w:rPr>
          <w:rFonts w:ascii="Calibri" w:eastAsia="Calibri" w:hAnsi="Calibri" w:cs="Calibri"/>
          <w:bCs/>
        </w:rPr>
        <w:t xml:space="preserve">2022 r. wszystkie projekty w ramach Działania 1.5 miały zatwierdzone wnioski o płatność końcową. Zatem z wysokim prawdopodobieństwem można było zakładać, że wartość docelowa wskaźników POPW będzie równa osiągniętej wartości odpowiednich wskaźników w zatwierdzonych wnioskach o płatność końcową i wyniesie </w:t>
      </w:r>
      <w:r w:rsidR="009E6D1E" w:rsidRPr="009E6D1E">
        <w:rPr>
          <w:rFonts w:ascii="Calibri" w:eastAsia="Calibri" w:hAnsi="Calibri" w:cs="Calibri"/>
          <w:b/>
        </w:rPr>
        <w:t>985 przedsiębiorstw</w:t>
      </w:r>
      <w:r w:rsidR="009E6D1E" w:rsidRPr="009E6D1E">
        <w:rPr>
          <w:rFonts w:ascii="Calibri" w:eastAsia="Calibri" w:hAnsi="Calibri" w:cs="Calibri"/>
          <w:bCs/>
        </w:rPr>
        <w:t xml:space="preserve">. </w:t>
      </w:r>
    </w:p>
    <w:p w14:paraId="06630A6F" w14:textId="79036F2B" w:rsidR="002A4A7B" w:rsidRDefault="002A4A7B" w:rsidP="002A4A7B">
      <w:pPr>
        <w:pStyle w:val="Legenda"/>
      </w:pPr>
      <w:bookmarkStart w:id="323" w:name="_Toc112692622"/>
      <w:bookmarkStart w:id="324" w:name="_Hlk112144696"/>
      <w:r>
        <w:t xml:space="preserve">Tabela </w:t>
      </w:r>
      <w:fldSimple w:instr=" SEQ Tabela \* ARABIC ">
        <w:r w:rsidR="004E29DA">
          <w:rPr>
            <w:noProof/>
          </w:rPr>
          <w:t>5</w:t>
        </w:r>
      </w:fldSimple>
      <w:r>
        <w:t xml:space="preserve"> </w:t>
      </w:r>
      <w:r w:rsidRPr="00CC53C5">
        <w:t>Prognoza wskaźników produktu i wskaźników rezultatu bezpośredniego PI 3c</w:t>
      </w:r>
      <w:bookmarkEnd w:id="323"/>
    </w:p>
    <w:tbl>
      <w:tblPr>
        <w:tblStyle w:val="Tabelasiatki4akcent5"/>
        <w:tblW w:w="0" w:type="auto"/>
        <w:tblLook w:val="04A0" w:firstRow="1" w:lastRow="0" w:firstColumn="1" w:lastColumn="0" w:noHBand="0" w:noVBand="1"/>
      </w:tblPr>
      <w:tblGrid>
        <w:gridCol w:w="2022"/>
        <w:gridCol w:w="1289"/>
        <w:gridCol w:w="1535"/>
        <w:gridCol w:w="1239"/>
        <w:gridCol w:w="1388"/>
        <w:gridCol w:w="1589"/>
      </w:tblGrid>
      <w:tr w:rsidR="001D0179" w:rsidRPr="00EF6F7D" w14:paraId="3AE4EA37" w14:textId="77777777" w:rsidTr="003C44C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53" w:type="dxa"/>
          </w:tcPr>
          <w:p w14:paraId="549F6BD4" w14:textId="77777777" w:rsidR="001D0179" w:rsidRPr="00EF6F7D" w:rsidRDefault="001D0179" w:rsidP="00B43A29">
            <w:pPr>
              <w:rPr>
                <w:rStyle w:val="markedcontent"/>
                <w:rFonts w:cstheme="minorHAnsi"/>
                <w:sz w:val="18"/>
                <w:szCs w:val="18"/>
              </w:rPr>
            </w:pPr>
            <w:r w:rsidRPr="00EF6F7D">
              <w:rPr>
                <w:rStyle w:val="markedcontent"/>
                <w:rFonts w:cstheme="minorHAnsi"/>
                <w:sz w:val="18"/>
                <w:szCs w:val="18"/>
              </w:rPr>
              <w:t>Nazwa wskaźnika</w:t>
            </w:r>
          </w:p>
        </w:tc>
        <w:tc>
          <w:tcPr>
            <w:tcW w:w="1293" w:type="dxa"/>
          </w:tcPr>
          <w:p w14:paraId="02F894F0" w14:textId="77777777" w:rsidR="001D0179" w:rsidRPr="00EF6F7D"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18"/>
                <w:szCs w:val="18"/>
              </w:rPr>
            </w:pPr>
            <w:r w:rsidRPr="00EF6F7D">
              <w:rPr>
                <w:rStyle w:val="markedcontent"/>
                <w:rFonts w:cstheme="minorHAnsi"/>
                <w:sz w:val="18"/>
                <w:szCs w:val="18"/>
              </w:rPr>
              <w:t>Wartość docelowa</w:t>
            </w:r>
          </w:p>
        </w:tc>
        <w:tc>
          <w:tcPr>
            <w:tcW w:w="1560" w:type="dxa"/>
          </w:tcPr>
          <w:p w14:paraId="15766467" w14:textId="77777777" w:rsidR="001D0179" w:rsidRPr="00EF6F7D"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b w:val="0"/>
                <w:bCs w:val="0"/>
                <w:sz w:val="18"/>
                <w:szCs w:val="18"/>
              </w:rPr>
            </w:pPr>
            <w:r w:rsidRPr="00EF6F7D">
              <w:rPr>
                <w:rStyle w:val="markedcontent"/>
                <w:rFonts w:cstheme="minorHAnsi"/>
                <w:sz w:val="18"/>
                <w:szCs w:val="18"/>
              </w:rPr>
              <w:t xml:space="preserve">Wartość osiągnięta w </w:t>
            </w:r>
          </w:p>
          <w:p w14:paraId="79F67325" w14:textId="77777777" w:rsidR="001D0179" w:rsidRPr="00EF6F7D"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18"/>
                <w:szCs w:val="18"/>
              </w:rPr>
            </w:pPr>
            <w:r w:rsidRPr="00EF6F7D">
              <w:rPr>
                <w:rStyle w:val="markedcontent"/>
                <w:rFonts w:cstheme="minorHAnsi"/>
                <w:sz w:val="18"/>
                <w:szCs w:val="18"/>
              </w:rPr>
              <w:t>zakończonych projektach</w:t>
            </w:r>
          </w:p>
        </w:tc>
        <w:tc>
          <w:tcPr>
            <w:tcW w:w="1135" w:type="dxa"/>
          </w:tcPr>
          <w:p w14:paraId="7EAC5E54" w14:textId="77777777" w:rsidR="001D0179" w:rsidRPr="00EF6F7D"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18"/>
                <w:szCs w:val="18"/>
              </w:rPr>
            </w:pPr>
            <w:r w:rsidRPr="00EF6F7D">
              <w:rPr>
                <w:rStyle w:val="markedcontent"/>
                <w:rFonts w:cstheme="minorHAnsi"/>
                <w:sz w:val="18"/>
                <w:szCs w:val="18"/>
              </w:rPr>
              <w:t xml:space="preserve">Stopień osiągnięcia wartości docelowej (na dzień 30.06 2022) </w:t>
            </w:r>
          </w:p>
        </w:tc>
        <w:tc>
          <w:tcPr>
            <w:tcW w:w="1408" w:type="dxa"/>
          </w:tcPr>
          <w:p w14:paraId="35ABC184" w14:textId="77777777" w:rsidR="001D0179" w:rsidRPr="00EF6F7D"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18"/>
                <w:szCs w:val="18"/>
              </w:rPr>
            </w:pPr>
            <w:r w:rsidRPr="00EF6F7D">
              <w:rPr>
                <w:rStyle w:val="markedcontent"/>
                <w:rFonts w:cstheme="minorHAnsi"/>
                <w:sz w:val="18"/>
                <w:szCs w:val="18"/>
              </w:rPr>
              <w:t>Wartość szacowana na podstawie podpisanych umów</w:t>
            </w:r>
          </w:p>
        </w:tc>
        <w:tc>
          <w:tcPr>
            <w:tcW w:w="1613" w:type="dxa"/>
          </w:tcPr>
          <w:p w14:paraId="192BA851" w14:textId="77777777" w:rsidR="001D0179" w:rsidRPr="00EF6F7D"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18"/>
                <w:szCs w:val="18"/>
              </w:rPr>
            </w:pPr>
            <w:r w:rsidRPr="00EF6F7D">
              <w:rPr>
                <w:rStyle w:val="markedcontent"/>
                <w:rFonts w:cstheme="minorHAnsi"/>
                <w:sz w:val="18"/>
                <w:szCs w:val="18"/>
              </w:rPr>
              <w:t>Prognozowany stopień osiągnięcia wartości docelowej na podstawie podpisanych umów</w:t>
            </w:r>
          </w:p>
        </w:tc>
      </w:tr>
      <w:tr w:rsidR="001D0179" w:rsidRPr="00EF6F7D" w14:paraId="68F990BC"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6"/>
          </w:tcPr>
          <w:p w14:paraId="7AFA220F" w14:textId="77777777" w:rsidR="001D0179" w:rsidRPr="00EF6F7D" w:rsidRDefault="001D0179" w:rsidP="00E73D58">
            <w:pPr>
              <w:jc w:val="center"/>
              <w:rPr>
                <w:rStyle w:val="markedcontent"/>
                <w:rFonts w:cstheme="minorHAnsi"/>
                <w:b w:val="0"/>
                <w:bCs w:val="0"/>
                <w:sz w:val="18"/>
                <w:szCs w:val="18"/>
              </w:rPr>
            </w:pPr>
            <w:r w:rsidRPr="00EF6F7D">
              <w:rPr>
                <w:rStyle w:val="markedcontent"/>
                <w:rFonts w:cstheme="minorHAnsi"/>
                <w:b w:val="0"/>
                <w:bCs w:val="0"/>
                <w:sz w:val="18"/>
                <w:szCs w:val="18"/>
              </w:rPr>
              <w:t>Wskaźniki produktu</w:t>
            </w:r>
          </w:p>
        </w:tc>
      </w:tr>
      <w:tr w:rsidR="001D0179" w:rsidRPr="00EF6F7D" w14:paraId="2B0AEF42" w14:textId="77777777" w:rsidTr="003C44C5">
        <w:tc>
          <w:tcPr>
            <w:cnfStyle w:val="001000000000" w:firstRow="0" w:lastRow="0" w:firstColumn="1" w:lastColumn="0" w:oddVBand="0" w:evenVBand="0" w:oddHBand="0" w:evenHBand="0" w:firstRowFirstColumn="0" w:firstRowLastColumn="0" w:lastRowFirstColumn="0" w:lastRowLastColumn="0"/>
            <w:tcW w:w="2053" w:type="dxa"/>
          </w:tcPr>
          <w:p w14:paraId="49325CBB" w14:textId="77777777" w:rsidR="001D0179" w:rsidRPr="00EF6F7D" w:rsidRDefault="001D0179" w:rsidP="00B43A29">
            <w:pPr>
              <w:rPr>
                <w:rStyle w:val="markedcontent"/>
                <w:rFonts w:cstheme="minorHAnsi"/>
                <w:sz w:val="18"/>
                <w:szCs w:val="18"/>
              </w:rPr>
            </w:pPr>
            <w:r w:rsidRPr="00EF6F7D">
              <w:rPr>
                <w:rStyle w:val="markedcontent"/>
                <w:rFonts w:cstheme="minorHAnsi"/>
                <w:sz w:val="18"/>
                <w:szCs w:val="18"/>
              </w:rPr>
              <w:t>Liczba przedsiębiorstw otrzymujących wsparcie</w:t>
            </w:r>
          </w:p>
        </w:tc>
        <w:tc>
          <w:tcPr>
            <w:tcW w:w="1293" w:type="dxa"/>
          </w:tcPr>
          <w:p w14:paraId="2C1C4302"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598</w:t>
            </w:r>
          </w:p>
        </w:tc>
        <w:tc>
          <w:tcPr>
            <w:tcW w:w="1560" w:type="dxa"/>
          </w:tcPr>
          <w:p w14:paraId="53436BBB"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1517</w:t>
            </w:r>
          </w:p>
        </w:tc>
        <w:tc>
          <w:tcPr>
            <w:tcW w:w="1135" w:type="dxa"/>
          </w:tcPr>
          <w:p w14:paraId="5C88D420"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253,7%</w:t>
            </w:r>
          </w:p>
        </w:tc>
        <w:tc>
          <w:tcPr>
            <w:tcW w:w="1408" w:type="dxa"/>
          </w:tcPr>
          <w:p w14:paraId="083EBEBF"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1534</w:t>
            </w:r>
          </w:p>
        </w:tc>
        <w:tc>
          <w:tcPr>
            <w:tcW w:w="1613" w:type="dxa"/>
          </w:tcPr>
          <w:p w14:paraId="6A28672C"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256,5%</w:t>
            </w:r>
          </w:p>
        </w:tc>
      </w:tr>
      <w:tr w:rsidR="001D0179" w:rsidRPr="00EF6F7D" w14:paraId="18223348" w14:textId="77777777" w:rsidTr="003C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5D897C82" w14:textId="77777777" w:rsidR="001D0179" w:rsidRPr="00EF6F7D" w:rsidRDefault="001D0179" w:rsidP="00B43A29">
            <w:pPr>
              <w:rPr>
                <w:rStyle w:val="markedcontent"/>
                <w:rFonts w:cstheme="minorHAnsi"/>
                <w:sz w:val="18"/>
                <w:szCs w:val="18"/>
              </w:rPr>
            </w:pPr>
            <w:r w:rsidRPr="00EF6F7D">
              <w:rPr>
                <w:rStyle w:val="markedcontent"/>
                <w:rFonts w:cstheme="minorHAnsi"/>
                <w:sz w:val="18"/>
                <w:szCs w:val="18"/>
              </w:rPr>
              <w:t>Liczba przedsiębiorstw otrzymujących dotacje</w:t>
            </w:r>
          </w:p>
        </w:tc>
        <w:tc>
          <w:tcPr>
            <w:tcW w:w="1293" w:type="dxa"/>
          </w:tcPr>
          <w:p w14:paraId="7E7A76A4"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598</w:t>
            </w:r>
          </w:p>
        </w:tc>
        <w:tc>
          <w:tcPr>
            <w:tcW w:w="1560" w:type="dxa"/>
          </w:tcPr>
          <w:p w14:paraId="3B26759A"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1517</w:t>
            </w:r>
          </w:p>
        </w:tc>
        <w:tc>
          <w:tcPr>
            <w:tcW w:w="1135" w:type="dxa"/>
          </w:tcPr>
          <w:p w14:paraId="4D7A70E2"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253,7%</w:t>
            </w:r>
          </w:p>
        </w:tc>
        <w:tc>
          <w:tcPr>
            <w:tcW w:w="1408" w:type="dxa"/>
          </w:tcPr>
          <w:p w14:paraId="6D496311"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1534</w:t>
            </w:r>
          </w:p>
        </w:tc>
        <w:tc>
          <w:tcPr>
            <w:tcW w:w="1613" w:type="dxa"/>
          </w:tcPr>
          <w:p w14:paraId="336A82A1"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256,5%</w:t>
            </w:r>
          </w:p>
        </w:tc>
      </w:tr>
      <w:tr w:rsidR="001D0179" w:rsidRPr="00EF6F7D" w14:paraId="49369A86" w14:textId="77777777" w:rsidTr="003C44C5">
        <w:tc>
          <w:tcPr>
            <w:cnfStyle w:val="001000000000" w:firstRow="0" w:lastRow="0" w:firstColumn="1" w:lastColumn="0" w:oddVBand="0" w:evenVBand="0" w:oddHBand="0" w:evenHBand="0" w:firstRowFirstColumn="0" w:firstRowLastColumn="0" w:lastRowFirstColumn="0" w:lastRowLastColumn="0"/>
            <w:tcW w:w="2053" w:type="dxa"/>
          </w:tcPr>
          <w:p w14:paraId="73160DFF" w14:textId="77777777" w:rsidR="001D0179" w:rsidRPr="00EF6F7D" w:rsidRDefault="001D0179" w:rsidP="00B43A29">
            <w:pPr>
              <w:rPr>
                <w:rStyle w:val="markedcontent"/>
                <w:rFonts w:cstheme="minorHAnsi"/>
                <w:sz w:val="18"/>
                <w:szCs w:val="18"/>
              </w:rPr>
            </w:pPr>
            <w:r w:rsidRPr="00EF6F7D">
              <w:rPr>
                <w:rStyle w:val="markedcontent"/>
                <w:rFonts w:cstheme="minorHAnsi"/>
                <w:sz w:val="18"/>
                <w:szCs w:val="18"/>
              </w:rPr>
              <w:t>Inwestycje prywatne uzupełniające wsparcie publiczne dla przedsiębiorstw (dotacje)</w:t>
            </w:r>
          </w:p>
        </w:tc>
        <w:tc>
          <w:tcPr>
            <w:tcW w:w="1293" w:type="dxa"/>
          </w:tcPr>
          <w:p w14:paraId="3023DC5C"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 xml:space="preserve">285 650 000    </w:t>
            </w:r>
          </w:p>
        </w:tc>
        <w:tc>
          <w:tcPr>
            <w:tcW w:w="1560" w:type="dxa"/>
          </w:tcPr>
          <w:p w14:paraId="6AC97E7A"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 xml:space="preserve">230 173 334,62    </w:t>
            </w:r>
          </w:p>
        </w:tc>
        <w:tc>
          <w:tcPr>
            <w:tcW w:w="1135" w:type="dxa"/>
          </w:tcPr>
          <w:p w14:paraId="4F05EBFB"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80,6%</w:t>
            </w:r>
          </w:p>
        </w:tc>
        <w:tc>
          <w:tcPr>
            <w:tcW w:w="1408" w:type="dxa"/>
          </w:tcPr>
          <w:p w14:paraId="313AD81F"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 xml:space="preserve">387 120 67,04    </w:t>
            </w:r>
          </w:p>
        </w:tc>
        <w:tc>
          <w:tcPr>
            <w:tcW w:w="1613" w:type="dxa"/>
          </w:tcPr>
          <w:p w14:paraId="3981F23B"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135,5%</w:t>
            </w:r>
          </w:p>
        </w:tc>
      </w:tr>
      <w:tr w:rsidR="001D0179" w:rsidRPr="00EF6F7D" w14:paraId="549AA017" w14:textId="77777777" w:rsidTr="003C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0E1A8179" w14:textId="77777777" w:rsidR="001D0179" w:rsidRPr="00EF6F7D" w:rsidRDefault="001D0179" w:rsidP="00B43A29">
            <w:pPr>
              <w:rPr>
                <w:rStyle w:val="markedcontent"/>
                <w:rFonts w:cstheme="minorHAnsi"/>
                <w:sz w:val="18"/>
                <w:szCs w:val="18"/>
              </w:rPr>
            </w:pPr>
            <w:r w:rsidRPr="00EF6F7D">
              <w:rPr>
                <w:rStyle w:val="markedcontent"/>
                <w:rFonts w:cstheme="minorHAnsi"/>
                <w:sz w:val="18"/>
                <w:szCs w:val="18"/>
              </w:rPr>
              <w:t xml:space="preserve">Liczba przedsiębiorstw objętych wsparciem w celu wprowadzenia </w:t>
            </w:r>
            <w:r w:rsidRPr="00EF6F7D">
              <w:rPr>
                <w:rStyle w:val="markedcontent"/>
                <w:rFonts w:cstheme="minorHAnsi"/>
                <w:sz w:val="18"/>
                <w:szCs w:val="18"/>
              </w:rPr>
              <w:lastRenderedPageBreak/>
              <w:t xml:space="preserve">produktów nowych dla firmy  </w:t>
            </w:r>
          </w:p>
        </w:tc>
        <w:tc>
          <w:tcPr>
            <w:tcW w:w="1293" w:type="dxa"/>
          </w:tcPr>
          <w:p w14:paraId="29E5B91A"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del w:id="325" w:author="Marta Brzozowska" w:date="2022-09-02T08:29:00Z">
              <w:r w:rsidRPr="00E73D58">
                <w:rPr>
                  <w:sz w:val="18"/>
                  <w:szCs w:val="18"/>
                </w:rPr>
                <w:lastRenderedPageBreak/>
                <w:delText>218</w:delText>
              </w:r>
            </w:del>
            <w:ins w:id="326" w:author="Marta Brzozowska" w:date="2022-09-02T08:29:00Z">
              <w:r w:rsidR="00665187">
                <w:rPr>
                  <w:sz w:val="18"/>
                  <w:szCs w:val="18"/>
                </w:rPr>
                <w:t>1</w:t>
              </w:r>
              <w:commentRangeStart w:id="327"/>
              <w:r w:rsidR="00665187">
                <w:rPr>
                  <w:sz w:val="18"/>
                  <w:szCs w:val="18"/>
                </w:rPr>
                <w:t>85</w:t>
              </w:r>
              <w:commentRangeEnd w:id="327"/>
              <w:r w:rsidR="00665187">
                <w:rPr>
                  <w:rStyle w:val="Odwoaniedokomentarza"/>
                </w:rPr>
                <w:commentReference w:id="327"/>
              </w:r>
            </w:ins>
          </w:p>
        </w:tc>
        <w:tc>
          <w:tcPr>
            <w:tcW w:w="1560" w:type="dxa"/>
          </w:tcPr>
          <w:p w14:paraId="6CFAF27C"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356</w:t>
            </w:r>
          </w:p>
        </w:tc>
        <w:tc>
          <w:tcPr>
            <w:tcW w:w="1135" w:type="dxa"/>
          </w:tcPr>
          <w:p w14:paraId="7235694B"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commentRangeStart w:id="328"/>
            <w:r w:rsidRPr="00E73D58">
              <w:rPr>
                <w:sz w:val="18"/>
                <w:szCs w:val="18"/>
              </w:rPr>
              <w:t>163,3%</w:t>
            </w:r>
            <w:commentRangeEnd w:id="328"/>
            <w:r w:rsidR="00483A6C">
              <w:rPr>
                <w:rStyle w:val="Odwoaniedokomentarza"/>
              </w:rPr>
              <w:commentReference w:id="328"/>
            </w:r>
          </w:p>
        </w:tc>
        <w:tc>
          <w:tcPr>
            <w:tcW w:w="1408" w:type="dxa"/>
          </w:tcPr>
          <w:p w14:paraId="061551F8"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439</w:t>
            </w:r>
          </w:p>
        </w:tc>
        <w:tc>
          <w:tcPr>
            <w:tcW w:w="1613" w:type="dxa"/>
          </w:tcPr>
          <w:p w14:paraId="7AF643F9"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201,4%</w:t>
            </w:r>
          </w:p>
        </w:tc>
      </w:tr>
      <w:tr w:rsidR="00EF6F7D" w:rsidRPr="00EF6F7D" w14:paraId="7A6EC04B" w14:textId="77777777" w:rsidTr="003C44C5">
        <w:tc>
          <w:tcPr>
            <w:cnfStyle w:val="001000000000" w:firstRow="0" w:lastRow="0" w:firstColumn="1" w:lastColumn="0" w:oddVBand="0" w:evenVBand="0" w:oddHBand="0" w:evenHBand="0" w:firstRowFirstColumn="0" w:firstRowLastColumn="0" w:lastRowFirstColumn="0" w:lastRowLastColumn="0"/>
            <w:tcW w:w="2053" w:type="dxa"/>
          </w:tcPr>
          <w:p w14:paraId="4944E7DE" w14:textId="77777777" w:rsidR="001D0179" w:rsidRPr="00EF6F7D" w:rsidRDefault="001D0179" w:rsidP="00B43A29">
            <w:pPr>
              <w:rPr>
                <w:rStyle w:val="markedcontent"/>
                <w:rFonts w:cstheme="minorHAnsi"/>
                <w:sz w:val="18"/>
                <w:szCs w:val="18"/>
              </w:rPr>
            </w:pPr>
            <w:r w:rsidRPr="00EF6F7D">
              <w:rPr>
                <w:rStyle w:val="markedcontent"/>
                <w:rFonts w:cstheme="minorHAnsi"/>
                <w:sz w:val="18"/>
                <w:szCs w:val="18"/>
              </w:rPr>
              <w:t>Liczba przedsiębiorstw otrzymujących dotacje w związku z pandemią</w:t>
            </w:r>
            <w:r w:rsidRPr="00EF6F7D">
              <w:br/>
            </w:r>
            <w:r w:rsidRPr="00EF6F7D">
              <w:rPr>
                <w:rStyle w:val="markedcontent"/>
                <w:rFonts w:cstheme="minorHAnsi"/>
                <w:sz w:val="18"/>
                <w:szCs w:val="18"/>
              </w:rPr>
              <w:t>COVID-19</w:t>
            </w:r>
          </w:p>
        </w:tc>
        <w:tc>
          <w:tcPr>
            <w:tcW w:w="1293" w:type="dxa"/>
          </w:tcPr>
          <w:p w14:paraId="737FF9F9"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commentRangeStart w:id="329"/>
            <w:r w:rsidRPr="00E73D58">
              <w:rPr>
                <w:rStyle w:val="markedcontent"/>
                <w:rFonts w:cstheme="minorHAnsi"/>
                <w:sz w:val="18"/>
                <w:szCs w:val="18"/>
              </w:rPr>
              <w:t>nd</w:t>
            </w:r>
            <w:commentRangeEnd w:id="329"/>
            <w:r w:rsidR="00665187">
              <w:rPr>
                <w:rStyle w:val="Odwoaniedokomentarza"/>
              </w:rPr>
              <w:commentReference w:id="329"/>
            </w:r>
          </w:p>
        </w:tc>
        <w:tc>
          <w:tcPr>
            <w:tcW w:w="1560" w:type="dxa"/>
          </w:tcPr>
          <w:p w14:paraId="0FA5CCDB"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985</w:t>
            </w:r>
          </w:p>
        </w:tc>
        <w:tc>
          <w:tcPr>
            <w:tcW w:w="1135" w:type="dxa"/>
          </w:tcPr>
          <w:p w14:paraId="66B0A9B9"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commentRangeStart w:id="330"/>
            <w:r w:rsidRPr="00E73D58">
              <w:rPr>
                <w:rStyle w:val="markedcontent"/>
                <w:rFonts w:cstheme="minorHAnsi"/>
                <w:sz w:val="18"/>
                <w:szCs w:val="18"/>
              </w:rPr>
              <w:t>nd</w:t>
            </w:r>
            <w:commentRangeEnd w:id="330"/>
            <w:r w:rsidR="00E46D69">
              <w:rPr>
                <w:rStyle w:val="Odwoaniedokomentarza"/>
              </w:rPr>
              <w:commentReference w:id="330"/>
            </w:r>
          </w:p>
        </w:tc>
        <w:tc>
          <w:tcPr>
            <w:tcW w:w="1408" w:type="dxa"/>
          </w:tcPr>
          <w:p w14:paraId="226C18F1"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985</w:t>
            </w:r>
          </w:p>
        </w:tc>
        <w:tc>
          <w:tcPr>
            <w:tcW w:w="1613" w:type="dxa"/>
          </w:tcPr>
          <w:p w14:paraId="28059D42"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commentRangeStart w:id="331"/>
            <w:r w:rsidRPr="00E73D58">
              <w:rPr>
                <w:rStyle w:val="markedcontent"/>
                <w:rFonts w:cstheme="minorHAnsi"/>
                <w:sz w:val="18"/>
                <w:szCs w:val="18"/>
              </w:rPr>
              <w:t>nd</w:t>
            </w:r>
            <w:commentRangeEnd w:id="331"/>
            <w:r w:rsidR="00BA2F89">
              <w:rPr>
                <w:rStyle w:val="Odwoaniedokomentarza"/>
              </w:rPr>
              <w:commentReference w:id="331"/>
            </w:r>
          </w:p>
        </w:tc>
      </w:tr>
      <w:tr w:rsidR="00EF6F7D" w:rsidRPr="00EF6F7D" w14:paraId="3BF37A26" w14:textId="77777777" w:rsidTr="003C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05D3FCDA" w14:textId="77777777" w:rsidR="001D0179" w:rsidRPr="00EF6F7D" w:rsidRDefault="001D0179" w:rsidP="00B43A29">
            <w:pPr>
              <w:rPr>
                <w:rStyle w:val="markedcontent"/>
                <w:rFonts w:cstheme="minorHAnsi"/>
                <w:sz w:val="18"/>
                <w:szCs w:val="18"/>
              </w:rPr>
            </w:pPr>
            <w:r w:rsidRPr="00EF6F7D">
              <w:rPr>
                <w:rStyle w:val="markedcontent"/>
                <w:rFonts w:cstheme="minorHAnsi"/>
                <w:sz w:val="18"/>
                <w:szCs w:val="18"/>
              </w:rPr>
              <w:t>Liczba MŚP objętych wsparciem bezzwrotnym (dotacje) finansującym</w:t>
            </w:r>
            <w:r w:rsidRPr="00EF6F7D">
              <w:br/>
            </w:r>
            <w:r w:rsidRPr="00EF6F7D">
              <w:rPr>
                <w:rStyle w:val="markedcontent"/>
                <w:rFonts w:cstheme="minorHAnsi"/>
                <w:sz w:val="18"/>
                <w:szCs w:val="18"/>
              </w:rPr>
              <w:t>kapitał obrotowy w związku z COVID-19</w:t>
            </w:r>
          </w:p>
        </w:tc>
        <w:tc>
          <w:tcPr>
            <w:tcW w:w="1293" w:type="dxa"/>
          </w:tcPr>
          <w:p w14:paraId="3097F78F"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commentRangeStart w:id="332"/>
            <w:r w:rsidRPr="00E73D58">
              <w:rPr>
                <w:rStyle w:val="markedcontent"/>
                <w:rFonts w:cstheme="minorHAnsi"/>
                <w:sz w:val="18"/>
                <w:szCs w:val="18"/>
              </w:rPr>
              <w:t>nd</w:t>
            </w:r>
            <w:commentRangeEnd w:id="332"/>
            <w:r w:rsidR="00665187">
              <w:rPr>
                <w:rStyle w:val="Odwoaniedokomentarza"/>
              </w:rPr>
              <w:commentReference w:id="332"/>
            </w:r>
          </w:p>
        </w:tc>
        <w:tc>
          <w:tcPr>
            <w:tcW w:w="1560" w:type="dxa"/>
          </w:tcPr>
          <w:p w14:paraId="510103E9"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985</w:t>
            </w:r>
          </w:p>
        </w:tc>
        <w:tc>
          <w:tcPr>
            <w:tcW w:w="1135" w:type="dxa"/>
          </w:tcPr>
          <w:p w14:paraId="2EFFEF1E"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commentRangeStart w:id="333"/>
            <w:r w:rsidRPr="00E73D58">
              <w:rPr>
                <w:rStyle w:val="markedcontent"/>
                <w:rFonts w:cstheme="minorHAnsi"/>
                <w:sz w:val="18"/>
                <w:szCs w:val="18"/>
              </w:rPr>
              <w:t>nd</w:t>
            </w:r>
            <w:commentRangeEnd w:id="333"/>
            <w:r w:rsidR="00E46D69">
              <w:rPr>
                <w:rStyle w:val="Odwoaniedokomentarza"/>
              </w:rPr>
              <w:commentReference w:id="333"/>
            </w:r>
          </w:p>
        </w:tc>
        <w:tc>
          <w:tcPr>
            <w:tcW w:w="1408" w:type="dxa"/>
          </w:tcPr>
          <w:p w14:paraId="2B8513D6"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985</w:t>
            </w:r>
          </w:p>
        </w:tc>
        <w:tc>
          <w:tcPr>
            <w:tcW w:w="1613" w:type="dxa"/>
          </w:tcPr>
          <w:p w14:paraId="2B56CC97"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commentRangeStart w:id="334"/>
            <w:r w:rsidRPr="00E73D58">
              <w:rPr>
                <w:rStyle w:val="markedcontent"/>
                <w:rFonts w:cstheme="minorHAnsi"/>
                <w:sz w:val="18"/>
                <w:szCs w:val="18"/>
              </w:rPr>
              <w:t>nd</w:t>
            </w:r>
            <w:commentRangeEnd w:id="334"/>
            <w:r w:rsidR="00BA2F89">
              <w:rPr>
                <w:rStyle w:val="Odwoaniedokomentarza"/>
              </w:rPr>
              <w:commentReference w:id="334"/>
            </w:r>
          </w:p>
        </w:tc>
      </w:tr>
      <w:tr w:rsidR="00EF6F7D" w:rsidRPr="00EF6F7D" w14:paraId="71A4F015" w14:textId="77777777" w:rsidTr="003C44C5">
        <w:tc>
          <w:tcPr>
            <w:cnfStyle w:val="001000000000" w:firstRow="0" w:lastRow="0" w:firstColumn="1" w:lastColumn="0" w:oddVBand="0" w:evenVBand="0" w:oddHBand="0" w:evenHBand="0" w:firstRowFirstColumn="0" w:firstRowLastColumn="0" w:lastRowFirstColumn="0" w:lastRowLastColumn="0"/>
            <w:tcW w:w="2053" w:type="dxa"/>
          </w:tcPr>
          <w:p w14:paraId="06A1CD9D" w14:textId="77777777" w:rsidR="001D0179" w:rsidRPr="00EF6F7D" w:rsidRDefault="001D0179" w:rsidP="00B43A29">
            <w:pPr>
              <w:rPr>
                <w:rStyle w:val="markedcontent"/>
                <w:rFonts w:cstheme="minorHAnsi"/>
                <w:sz w:val="18"/>
                <w:szCs w:val="18"/>
              </w:rPr>
            </w:pPr>
            <w:r w:rsidRPr="00EF6F7D">
              <w:rPr>
                <w:rStyle w:val="markedcontent"/>
                <w:rFonts w:cstheme="minorHAnsi"/>
                <w:sz w:val="18"/>
                <w:szCs w:val="18"/>
              </w:rPr>
              <w:t>Wartość bezzwrotnego wsparcia (dotacje) dla MŚP finansującego kapitał</w:t>
            </w:r>
            <w:r w:rsidRPr="00EF6F7D">
              <w:br/>
            </w:r>
            <w:r w:rsidRPr="00EF6F7D">
              <w:rPr>
                <w:rStyle w:val="markedcontent"/>
                <w:rFonts w:cstheme="minorHAnsi"/>
                <w:sz w:val="18"/>
                <w:szCs w:val="18"/>
              </w:rPr>
              <w:t>obrotowy w związku z COVID-19</w:t>
            </w:r>
          </w:p>
        </w:tc>
        <w:tc>
          <w:tcPr>
            <w:tcW w:w="1293" w:type="dxa"/>
          </w:tcPr>
          <w:p w14:paraId="0859B04B"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commentRangeStart w:id="335"/>
            <w:r w:rsidRPr="00E73D58">
              <w:rPr>
                <w:rStyle w:val="markedcontent"/>
                <w:rFonts w:cstheme="minorHAnsi"/>
                <w:sz w:val="18"/>
                <w:szCs w:val="18"/>
              </w:rPr>
              <w:t>nd</w:t>
            </w:r>
            <w:commentRangeEnd w:id="335"/>
            <w:r w:rsidR="00665187">
              <w:rPr>
                <w:rStyle w:val="Odwoaniedokomentarza"/>
              </w:rPr>
              <w:commentReference w:id="335"/>
            </w:r>
          </w:p>
        </w:tc>
        <w:tc>
          <w:tcPr>
            <w:tcW w:w="1560" w:type="dxa"/>
          </w:tcPr>
          <w:p w14:paraId="73CCDFD2"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 xml:space="preserve">203 224 848,28    </w:t>
            </w:r>
          </w:p>
        </w:tc>
        <w:tc>
          <w:tcPr>
            <w:tcW w:w="1135" w:type="dxa"/>
          </w:tcPr>
          <w:p w14:paraId="15B36C6F"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commentRangeStart w:id="336"/>
            <w:r w:rsidRPr="00E73D58">
              <w:rPr>
                <w:rStyle w:val="markedcontent"/>
                <w:rFonts w:cstheme="minorHAnsi"/>
                <w:sz w:val="18"/>
                <w:szCs w:val="18"/>
              </w:rPr>
              <w:t>nd</w:t>
            </w:r>
            <w:commentRangeEnd w:id="336"/>
            <w:r w:rsidR="00E46D69">
              <w:rPr>
                <w:rStyle w:val="Odwoaniedokomentarza"/>
              </w:rPr>
              <w:commentReference w:id="336"/>
            </w:r>
          </w:p>
        </w:tc>
        <w:tc>
          <w:tcPr>
            <w:tcW w:w="1408" w:type="dxa"/>
          </w:tcPr>
          <w:p w14:paraId="1F539C98"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 xml:space="preserve"> 204 072 035    </w:t>
            </w:r>
          </w:p>
        </w:tc>
        <w:tc>
          <w:tcPr>
            <w:tcW w:w="1613" w:type="dxa"/>
          </w:tcPr>
          <w:p w14:paraId="65AB2485"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commentRangeStart w:id="337"/>
            <w:r w:rsidRPr="00E73D58">
              <w:rPr>
                <w:rStyle w:val="markedcontent"/>
                <w:rFonts w:cstheme="minorHAnsi"/>
                <w:sz w:val="18"/>
                <w:szCs w:val="18"/>
              </w:rPr>
              <w:t>nd</w:t>
            </w:r>
            <w:commentRangeEnd w:id="337"/>
            <w:r w:rsidR="00BA2F89">
              <w:rPr>
                <w:rStyle w:val="Odwoaniedokomentarza"/>
              </w:rPr>
              <w:commentReference w:id="337"/>
            </w:r>
          </w:p>
        </w:tc>
      </w:tr>
      <w:tr w:rsidR="001D0179" w:rsidRPr="00EF6F7D" w14:paraId="4C700AAA"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6"/>
          </w:tcPr>
          <w:p w14:paraId="32E9BFCE" w14:textId="77777777" w:rsidR="001D0179" w:rsidRPr="00E73D58" w:rsidRDefault="001D0179" w:rsidP="00E73D58">
            <w:pPr>
              <w:jc w:val="center"/>
              <w:rPr>
                <w:rStyle w:val="markedcontent"/>
                <w:rFonts w:cstheme="minorHAnsi"/>
                <w:b w:val="0"/>
                <w:bCs w:val="0"/>
                <w:sz w:val="18"/>
                <w:szCs w:val="18"/>
              </w:rPr>
            </w:pPr>
            <w:r w:rsidRPr="00E73D58">
              <w:rPr>
                <w:rStyle w:val="markedcontent"/>
                <w:rFonts w:cstheme="minorHAnsi"/>
                <w:b w:val="0"/>
                <w:bCs w:val="0"/>
                <w:sz w:val="18"/>
                <w:szCs w:val="18"/>
              </w:rPr>
              <w:t>Wskaźniki rezultatu</w:t>
            </w:r>
          </w:p>
        </w:tc>
      </w:tr>
      <w:tr w:rsidR="003C44C5" w:rsidRPr="00EF6F7D" w14:paraId="2CE26F14" w14:textId="77777777" w:rsidTr="003C44C5">
        <w:tc>
          <w:tcPr>
            <w:cnfStyle w:val="001000000000" w:firstRow="0" w:lastRow="0" w:firstColumn="1" w:lastColumn="0" w:oddVBand="0" w:evenVBand="0" w:oddHBand="0" w:evenHBand="0" w:firstRowFirstColumn="0" w:firstRowLastColumn="0" w:lastRowFirstColumn="0" w:lastRowLastColumn="0"/>
            <w:tcW w:w="2053" w:type="dxa"/>
          </w:tcPr>
          <w:p w14:paraId="01560AE1" w14:textId="77777777" w:rsidR="001D0179" w:rsidRPr="00EF6F7D" w:rsidRDefault="001D0179" w:rsidP="00B43A29">
            <w:pPr>
              <w:rPr>
                <w:rStyle w:val="markedcontent"/>
                <w:rFonts w:cstheme="minorHAnsi"/>
                <w:sz w:val="18"/>
                <w:szCs w:val="18"/>
              </w:rPr>
            </w:pPr>
            <w:r w:rsidRPr="00EF6F7D">
              <w:rPr>
                <w:rStyle w:val="markedcontent"/>
                <w:rFonts w:cstheme="minorHAnsi"/>
                <w:sz w:val="18"/>
                <w:szCs w:val="18"/>
              </w:rPr>
              <w:t>Liczba wprowadzonych innowacji</w:t>
            </w:r>
          </w:p>
        </w:tc>
        <w:tc>
          <w:tcPr>
            <w:tcW w:w="1293" w:type="dxa"/>
          </w:tcPr>
          <w:p w14:paraId="5CEC1B86"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del w:id="338" w:author="Marta Brzozowska" w:date="2022-09-02T08:30:00Z">
              <w:r w:rsidRPr="00E73D58">
                <w:rPr>
                  <w:sz w:val="18"/>
                  <w:szCs w:val="18"/>
                </w:rPr>
                <w:delText>375</w:delText>
              </w:r>
            </w:del>
            <w:ins w:id="339" w:author="Marta Brzozowska" w:date="2022-09-02T08:30:00Z">
              <w:r w:rsidR="00665187">
                <w:rPr>
                  <w:sz w:val="18"/>
                  <w:szCs w:val="18"/>
                </w:rPr>
                <w:t>285</w:t>
              </w:r>
            </w:ins>
          </w:p>
        </w:tc>
        <w:tc>
          <w:tcPr>
            <w:tcW w:w="1560" w:type="dxa"/>
          </w:tcPr>
          <w:p w14:paraId="68E8CFF3"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955</w:t>
            </w:r>
          </w:p>
        </w:tc>
        <w:tc>
          <w:tcPr>
            <w:tcW w:w="1135" w:type="dxa"/>
          </w:tcPr>
          <w:p w14:paraId="467E94A3"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commentRangeStart w:id="340"/>
            <w:r w:rsidRPr="00E73D58">
              <w:rPr>
                <w:sz w:val="18"/>
                <w:szCs w:val="18"/>
              </w:rPr>
              <w:t>254,7%</w:t>
            </w:r>
            <w:commentRangeEnd w:id="340"/>
            <w:r w:rsidR="00483A6C">
              <w:rPr>
                <w:rStyle w:val="Odwoaniedokomentarza"/>
              </w:rPr>
              <w:commentReference w:id="340"/>
            </w:r>
          </w:p>
        </w:tc>
        <w:tc>
          <w:tcPr>
            <w:tcW w:w="1408" w:type="dxa"/>
          </w:tcPr>
          <w:p w14:paraId="0119189F" w14:textId="77777777" w:rsidR="001D0179" w:rsidRPr="00E73D5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2355</w:t>
            </w:r>
          </w:p>
        </w:tc>
        <w:tc>
          <w:tcPr>
            <w:tcW w:w="1613" w:type="dxa"/>
          </w:tcPr>
          <w:p w14:paraId="3AD2325A" w14:textId="46127E2E" w:rsidR="001D0179" w:rsidRPr="00E73D58" w:rsidRDefault="006B6EF3"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E73D58">
              <w:rPr>
                <w:sz w:val="18"/>
                <w:szCs w:val="18"/>
              </w:rPr>
              <w:t>628</w:t>
            </w:r>
            <w:r w:rsidR="001D0179" w:rsidRPr="00E73D58">
              <w:rPr>
                <w:sz w:val="18"/>
                <w:szCs w:val="18"/>
              </w:rPr>
              <w:t>%</w:t>
            </w:r>
          </w:p>
        </w:tc>
      </w:tr>
      <w:tr w:rsidR="003C44C5" w:rsidRPr="00EF6F7D" w14:paraId="5C8C8C9C" w14:textId="77777777" w:rsidTr="003C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1EEEC0C7" w14:textId="77777777" w:rsidR="001D0179" w:rsidRPr="00EF6F7D" w:rsidRDefault="001D0179" w:rsidP="00B43A29">
            <w:pPr>
              <w:rPr>
                <w:rStyle w:val="markedcontent"/>
                <w:rFonts w:cstheme="minorHAnsi"/>
                <w:sz w:val="18"/>
                <w:szCs w:val="18"/>
              </w:rPr>
            </w:pPr>
            <w:r w:rsidRPr="00EF6F7D">
              <w:rPr>
                <w:rStyle w:val="markedcontent"/>
                <w:rFonts w:cstheme="minorHAnsi"/>
                <w:sz w:val="18"/>
                <w:szCs w:val="18"/>
              </w:rPr>
              <w:t xml:space="preserve">Wzrost zatrudnienia we wspieranych przedsiębiorstwach  </w:t>
            </w:r>
          </w:p>
        </w:tc>
        <w:tc>
          <w:tcPr>
            <w:tcW w:w="1293" w:type="dxa"/>
          </w:tcPr>
          <w:p w14:paraId="48664997"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142</w:t>
            </w:r>
          </w:p>
        </w:tc>
        <w:tc>
          <w:tcPr>
            <w:tcW w:w="1560" w:type="dxa"/>
          </w:tcPr>
          <w:p w14:paraId="172201A5"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546,85</w:t>
            </w:r>
          </w:p>
        </w:tc>
        <w:tc>
          <w:tcPr>
            <w:tcW w:w="1135" w:type="dxa"/>
          </w:tcPr>
          <w:p w14:paraId="0EA5DDFA"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385,1%</w:t>
            </w:r>
          </w:p>
        </w:tc>
        <w:tc>
          <w:tcPr>
            <w:tcW w:w="1408" w:type="dxa"/>
          </w:tcPr>
          <w:p w14:paraId="0C417ACB" w14:textId="77777777" w:rsidR="001D0179" w:rsidRPr="00E73D5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1379,88</w:t>
            </w:r>
          </w:p>
        </w:tc>
        <w:tc>
          <w:tcPr>
            <w:tcW w:w="1613" w:type="dxa"/>
          </w:tcPr>
          <w:p w14:paraId="47106F59" w14:textId="04441951" w:rsidR="001D0179" w:rsidRPr="00E73D58" w:rsidRDefault="003C44C5"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E73D58">
              <w:rPr>
                <w:sz w:val="18"/>
                <w:szCs w:val="18"/>
              </w:rPr>
              <w:t>972</w:t>
            </w:r>
            <w:r w:rsidR="001D0179" w:rsidRPr="00E73D58">
              <w:rPr>
                <w:sz w:val="18"/>
                <w:szCs w:val="18"/>
              </w:rPr>
              <w:t>%</w:t>
            </w:r>
          </w:p>
        </w:tc>
      </w:tr>
    </w:tbl>
    <w:p w14:paraId="16FB305D" w14:textId="5310FA97" w:rsidR="001D0179" w:rsidRPr="0023505C" w:rsidRDefault="001D0179" w:rsidP="00B43A29">
      <w:pPr>
        <w:rPr>
          <w:rStyle w:val="markedcontent"/>
          <w:rFonts w:cstheme="minorHAnsi"/>
        </w:rPr>
      </w:pPr>
      <w:r w:rsidRPr="0023505C">
        <w:rPr>
          <w:rStyle w:val="markedcontent"/>
          <w:rFonts w:cstheme="minorHAnsi"/>
        </w:rPr>
        <w:t xml:space="preserve">Źródło: informacja kwartalna </w:t>
      </w:r>
      <w:r w:rsidR="00AE3C33">
        <w:rPr>
          <w:rStyle w:val="markedcontent"/>
          <w:rFonts w:cstheme="minorHAnsi"/>
        </w:rPr>
        <w:t>POPW</w:t>
      </w:r>
      <w:r w:rsidRPr="0023505C">
        <w:rPr>
          <w:rStyle w:val="markedcontent"/>
          <w:rFonts w:cstheme="minorHAnsi"/>
        </w:rPr>
        <w:t>, stan na dzień 30.06.2022</w:t>
      </w:r>
    </w:p>
    <w:bookmarkEnd w:id="324"/>
    <w:p w14:paraId="3D7B24A5" w14:textId="77777777" w:rsidR="001D0179" w:rsidRPr="00855D6A" w:rsidRDefault="001D0179" w:rsidP="00B43A29">
      <w:pPr>
        <w:rPr>
          <w:rStyle w:val="Wyrnienieintensywne"/>
          <w:rFonts w:cstheme="minorHAnsi"/>
          <w:i w:val="0"/>
          <w:iCs w:val="0"/>
        </w:rPr>
      </w:pPr>
      <w:r w:rsidRPr="00855D6A">
        <w:rPr>
          <w:rStyle w:val="Wyrnienieintensywne"/>
          <w:rFonts w:cstheme="minorHAnsi"/>
          <w:i w:val="0"/>
          <w:iCs w:val="0"/>
        </w:rPr>
        <w:t>Identyfikacja wskaźników PI 3c, których wartości na 2023 r. zostaną osiągnięte w wyższym lub niższym stopniu (odchylenie powyżej 15%) od zakładanych wartości docelowych/celów końcowych (2023) w POPW</w:t>
      </w:r>
    </w:p>
    <w:p w14:paraId="3839A502" w14:textId="77777777" w:rsidR="001D0179" w:rsidRPr="00855D6A" w:rsidRDefault="001D0179" w:rsidP="00B43A29">
      <w:pPr>
        <w:rPr>
          <w:rStyle w:val="markedcontent"/>
          <w:rFonts w:cstheme="minorHAnsi"/>
        </w:rPr>
      </w:pPr>
      <w:r w:rsidRPr="00855D6A">
        <w:rPr>
          <w:rStyle w:val="Wyrnienieintensywne"/>
          <w:rFonts w:cstheme="minorHAnsi"/>
          <w:i w:val="0"/>
          <w:iCs w:val="0"/>
          <w:color w:val="auto"/>
        </w:rPr>
        <w:t xml:space="preserve">Prognoza stopnia osiągnięcia wartości docelowych wskaźników produktu i rezultatu bezpośredniego PI 3c na koniec 2023 roku wskazuje na fakt, iż </w:t>
      </w:r>
      <w:commentRangeStart w:id="341"/>
      <w:r w:rsidRPr="00855D6A">
        <w:rPr>
          <w:rStyle w:val="Wyrnienieintensywne"/>
          <w:rFonts w:cstheme="minorHAnsi"/>
          <w:i w:val="0"/>
          <w:iCs w:val="0"/>
          <w:color w:val="auto"/>
        </w:rPr>
        <w:t>wszystkie przekroczą 115% ich zakładanej wysokości</w:t>
      </w:r>
      <w:commentRangeEnd w:id="341"/>
      <w:r w:rsidR="00BA2F89">
        <w:rPr>
          <w:rStyle w:val="Odwoaniedokomentarza"/>
        </w:rPr>
        <w:commentReference w:id="341"/>
      </w:r>
      <w:r w:rsidRPr="00855D6A">
        <w:rPr>
          <w:rStyle w:val="Wyrnienieintensywne"/>
          <w:rFonts w:cstheme="minorHAnsi"/>
          <w:i w:val="0"/>
          <w:iCs w:val="0"/>
          <w:color w:val="auto"/>
        </w:rPr>
        <w:t xml:space="preserve">. Kwestia ta wynika zarówno z szerszej skali innowacji podejmowanych przez beneficjentów niż zakładano na etapie programowania, jak i z dużej podaży projektów, skutkującej zwiększeniem alokacji na Działanie 1.3. W przypadku prognozy wskaźnika </w:t>
      </w:r>
      <w:r w:rsidRPr="00855D6A">
        <w:rPr>
          <w:rStyle w:val="Wyrnienieintensywne"/>
          <w:rFonts w:cstheme="minorHAnsi"/>
          <w:i w:val="0"/>
          <w:iCs w:val="0"/>
          <w:color w:val="auto"/>
        </w:rPr>
        <w:lastRenderedPageBreak/>
        <w:t xml:space="preserve">produktu Liczba przedsiębiorstw otrzymujących wsparcie oraz Liczba przedsiębiorstw otrzymujących dotacje jego znaczne przekroczenie jest ponadto wynikiem uruchomienia w 2020 roku Działania 1.5 w związku z konsekwencjami pandemii COVID-19, także generującego przedmiotowe wskaźniki. Prognozowana wysoka wartość wskaźnika rezultatu </w:t>
      </w:r>
      <w:r w:rsidRPr="00855D6A">
        <w:rPr>
          <w:rStyle w:val="markedcontent"/>
          <w:rFonts w:cstheme="minorHAnsi"/>
        </w:rPr>
        <w:t xml:space="preserve">Wzrost zatrudnienia we wspieranych przedsiębiorstwach jest rezultatem wykazywania go nie tylko w projektach Poddziałania 1.3.2 – jak wynikało z założeń logiki interwencji – ale także w projektach Poddziałania 1.3.1, jak i Działania 1.4. </w:t>
      </w:r>
    </w:p>
    <w:p w14:paraId="167C1A1E" w14:textId="7F53A5A7" w:rsidR="001D0179" w:rsidRDefault="001D0179" w:rsidP="00B43A29">
      <w:pPr>
        <w:rPr>
          <w:rStyle w:val="markedcontent"/>
          <w:rFonts w:cstheme="minorHAnsi"/>
        </w:rPr>
      </w:pPr>
      <w:r w:rsidRPr="0023505C">
        <w:rPr>
          <w:rStyle w:val="markedcontent"/>
          <w:rFonts w:cstheme="minorHAnsi"/>
        </w:rPr>
        <w:t xml:space="preserve">Jak wynika z </w:t>
      </w:r>
      <w:r w:rsidRPr="004E6288">
        <w:rPr>
          <w:rStyle w:val="markedcontent"/>
          <w:rFonts w:cstheme="minorHAnsi"/>
        </w:rPr>
        <w:t>tabeli nr</w:t>
      </w:r>
      <w:r w:rsidR="004E6288">
        <w:rPr>
          <w:rStyle w:val="markedcontent"/>
          <w:rFonts w:cstheme="minorHAnsi"/>
        </w:rPr>
        <w:t xml:space="preserve"> 5</w:t>
      </w:r>
      <w:r w:rsidRPr="0023505C">
        <w:rPr>
          <w:rStyle w:val="markedcontent"/>
          <w:rFonts w:cstheme="minorHAnsi"/>
        </w:rPr>
        <w:t xml:space="preserve"> ryzyko nieosiągnięcia wartości docelowej Programu poprzez niekorzystne sytuacje w projektach niezakończonych dotyczy </w:t>
      </w:r>
      <w:commentRangeStart w:id="342"/>
      <w:r w:rsidRPr="0023505C">
        <w:rPr>
          <w:rStyle w:val="markedcontent"/>
          <w:rFonts w:cstheme="minorHAnsi"/>
        </w:rPr>
        <w:t>jedynie</w:t>
      </w:r>
      <w:commentRangeEnd w:id="342"/>
      <w:r w:rsidR="00A437A1">
        <w:rPr>
          <w:rStyle w:val="Odwoaniedokomentarza"/>
        </w:rPr>
        <w:commentReference w:id="342"/>
      </w:r>
      <w:r w:rsidRPr="0023505C">
        <w:rPr>
          <w:rStyle w:val="markedcontent"/>
          <w:rFonts w:cstheme="minorHAnsi"/>
        </w:rPr>
        <w:t xml:space="preserve"> wskaźnika pn. Inwestycje prywatne uzupełniające wsparcie publiczne dla przedsiębiorstw (dotacje). Jedynie w przypadku przedmiotowego wskaźnika bowiem, jego wartość docelowa zakładana w Programie nie została osiągnięta </w:t>
      </w:r>
      <w:commentRangeStart w:id="343"/>
      <w:r w:rsidRPr="0023505C">
        <w:rPr>
          <w:rStyle w:val="markedcontent"/>
          <w:rFonts w:cstheme="minorHAnsi"/>
        </w:rPr>
        <w:t xml:space="preserve">w projektach zakończonych. </w:t>
      </w:r>
      <w:commentRangeEnd w:id="343"/>
      <w:r w:rsidR="00A437A1">
        <w:rPr>
          <w:rStyle w:val="Odwoaniedokomentarza"/>
        </w:rPr>
        <w:commentReference w:id="343"/>
      </w:r>
      <w:r w:rsidRPr="0023505C">
        <w:rPr>
          <w:rStyle w:val="markedcontent"/>
          <w:rFonts w:cstheme="minorHAnsi"/>
        </w:rPr>
        <w:t xml:space="preserve">W oparciu o analizy WoP oraz informacji kwartalnej można zidentyfikować problemy beneficjentów związane z konsekwencjami wojny w Ukrainie – spadek zdolności kredytowej, wzrost kursu walut, przerwane łańcuchy dostaw, utrata personelu pochodzącego z Ukrainy, wzrost cen towarów i usług skutkujący brakiem możliwości rozstrzygnięcia postepowań przetargowych w zakładanym budżecie. Istotnym czynnikiem ryzyka są także konsekwencje pandemii COVID-19, w których wyniku pogorszyła się płynność finansowa niektórych beneficjentów. Problemy te, stwarzające </w:t>
      </w:r>
      <w:commentRangeStart w:id="344"/>
      <w:r w:rsidRPr="0023505C">
        <w:rPr>
          <w:rStyle w:val="markedcontent"/>
          <w:rFonts w:cstheme="minorHAnsi"/>
        </w:rPr>
        <w:t xml:space="preserve">ryzyko niezakończenia interwencji </w:t>
      </w:r>
      <w:commentRangeEnd w:id="344"/>
      <w:r w:rsidR="00A437A1">
        <w:rPr>
          <w:rStyle w:val="Odwoaniedokomentarza"/>
        </w:rPr>
        <w:commentReference w:id="344"/>
      </w:r>
      <w:r w:rsidRPr="0023505C">
        <w:rPr>
          <w:rStyle w:val="markedcontent"/>
          <w:rFonts w:cstheme="minorHAnsi"/>
        </w:rPr>
        <w:t xml:space="preserve">do 31.12.2023 lub rozwiązania umów dotyczą potencjalnie 67 realizowanych projektów Działania 1.3. Oszacowanie tego ryzyka będzie przedmiotem badań terenowych. </w:t>
      </w:r>
    </w:p>
    <w:p w14:paraId="2AFB8309" w14:textId="285657C8" w:rsidR="0079156F" w:rsidRPr="00A51B1D" w:rsidRDefault="0079156F" w:rsidP="00B43A29">
      <w:pPr>
        <w:rPr>
          <w:rStyle w:val="markedcontent"/>
          <w:rFonts w:cstheme="minorHAnsi"/>
          <w:b/>
          <w:bCs/>
          <w:color w:val="1F4E79" w:themeColor="accent5" w:themeShade="80"/>
        </w:rPr>
      </w:pPr>
      <w:r w:rsidRPr="00A51B1D">
        <w:rPr>
          <w:rStyle w:val="markedcontent"/>
          <w:rFonts w:cstheme="minorHAnsi"/>
          <w:b/>
          <w:bCs/>
          <w:color w:val="1F4E79" w:themeColor="accent5" w:themeShade="80"/>
        </w:rPr>
        <w:t>Wstępna prognoza wskaźnika rezultatu</w:t>
      </w:r>
      <w:r w:rsidR="00A51B1D">
        <w:rPr>
          <w:rStyle w:val="markedcontent"/>
          <w:rFonts w:cstheme="minorHAnsi"/>
          <w:b/>
          <w:bCs/>
          <w:color w:val="1F4E79" w:themeColor="accent5" w:themeShade="80"/>
        </w:rPr>
        <w:t xml:space="preserve"> PI 3c</w:t>
      </w:r>
    </w:p>
    <w:p w14:paraId="25A92C4A" w14:textId="45C53CA5" w:rsidR="00A51B1D" w:rsidRPr="003C44C5" w:rsidRDefault="00A51B1D" w:rsidP="00B43A29">
      <w:r w:rsidRPr="003C44C5">
        <w:t>W ramach PI 3c monitorowany jest wskaźnik rezultatu Nakłady inwestycyjne na działalność innowacyjną MŚP (przemysłowych i sektora usług) w Polsce Wschodniej w latach 2013-2023 (mln. zł).</w:t>
      </w:r>
    </w:p>
    <w:p w14:paraId="23E68338" w14:textId="36FEB3FB" w:rsidR="0079156F" w:rsidRPr="003C44C5" w:rsidRDefault="0079156F" w:rsidP="00B43A29">
      <w:r w:rsidRPr="003C44C5">
        <w:t>Dane potrzebne do oszacowania wartości wskaźników zostały pozyskane z systemu STRATEG. Nazwa wskaźnika w systemie brzmi</w:t>
      </w:r>
      <w:r w:rsidR="00A51B1D" w:rsidRPr="003C44C5">
        <w:t>: Nakłady inwestycyjne na działalność innowacyjną MŚP (przemysłowych i sektora usług) w Polsce Wschodniej w latach 2013-2023 (mln. zł)</w:t>
      </w:r>
      <w:r w:rsidRPr="003C44C5">
        <w:t xml:space="preserve">, a jego definicja: Suma nakładów na działalność innowacyjną poniesionych łącznie w przedsiębiorstwach MŚP przemysłowych i z sektora usług w Polsce Wschodniej, o liczbie pracujących 10 – 249 osób. Suma dotyczy nakładów poniesionych narastająco począwszy od 2013 r., wyrażona w mln zł. </w:t>
      </w:r>
    </w:p>
    <w:p w14:paraId="5D44B051" w14:textId="77777777" w:rsidR="0079156F" w:rsidRPr="003C44C5" w:rsidRDefault="0079156F" w:rsidP="00B43A29">
      <w:r w:rsidRPr="003C44C5">
        <w:t xml:space="preserve">Nakłady na działalność innowacyjną w przedsiębiorstwach jest to suma nakładów na działalność innowacyjną poniesionych łącznie w przedsiębiorstwach przemysłowych i z sektora usług. Nakłady te uwzględniają wydatki na innowacje produktowe i procesowe (bieżące i inwestycyjne), poniesione w roku sprawozdawczym, na prace zakończone sukcesem (tzn. wdrożeniem innowacji), niezakończone (kontynuowane) oraz przerwane lub </w:t>
      </w:r>
      <w:r w:rsidRPr="003C44C5">
        <w:lastRenderedPageBreak/>
        <w:t>zaniechane. Dane są pozyskiwane przez GUS na podstawie badania obejmujące przedsiębiorstwa przemysłowe oraz z sektora usług ((PNT-02) i (PNT-02/u)).</w:t>
      </w:r>
    </w:p>
    <w:p w14:paraId="2F2CFD60" w14:textId="77777777" w:rsidR="0079156F" w:rsidRPr="003C44C5" w:rsidRDefault="0079156F" w:rsidP="00B43A29">
      <w:r w:rsidRPr="003C44C5">
        <w:t>Nakłady finansowe poniesione na działalność innowacyjną w zakresie innowacji produktowych i procesowych obejmują:</w:t>
      </w:r>
    </w:p>
    <w:p w14:paraId="6C011F91" w14:textId="77777777" w:rsidR="0079156F" w:rsidRPr="003C44C5" w:rsidRDefault="0079156F">
      <w:pPr>
        <w:pStyle w:val="Akapitzlist"/>
        <w:numPr>
          <w:ilvl w:val="0"/>
          <w:numId w:val="29"/>
        </w:numPr>
      </w:pPr>
      <w:r w:rsidRPr="003C44C5">
        <w:t>zakup wiedzy ze źródeł zewnętrznych w postaci patentów, wynalazków (rozwiązań) nieopatentowanych, projektów, wzorów użytkowych i przemysłowych, licencji, ujawnień know-how, znaków towarowych oraz usług technicznych związanych z wdrażaniem innowacji produktowych i procesowych;</w:t>
      </w:r>
    </w:p>
    <w:p w14:paraId="0224F9C3" w14:textId="77777777" w:rsidR="0079156F" w:rsidRPr="003C44C5" w:rsidRDefault="0079156F">
      <w:pPr>
        <w:pStyle w:val="Akapitzlist"/>
        <w:numPr>
          <w:ilvl w:val="0"/>
          <w:numId w:val="29"/>
        </w:numPr>
      </w:pPr>
      <w:r w:rsidRPr="003C44C5">
        <w:t>zakup oprogramowania związany z wdrażaniem innowacji produktowych i procesowych;</w:t>
      </w:r>
    </w:p>
    <w:p w14:paraId="5F8E5985" w14:textId="77777777" w:rsidR="0079156F" w:rsidRPr="003C44C5" w:rsidRDefault="0079156F">
      <w:pPr>
        <w:pStyle w:val="Akapitzlist"/>
        <w:numPr>
          <w:ilvl w:val="0"/>
          <w:numId w:val="29"/>
        </w:numPr>
      </w:pPr>
      <w:r w:rsidRPr="003C44C5">
        <w:t>zakup i montaż maszyn i urządzeń technicznych, zakup środków transportu, narzędzi, przyrządów, ruchomości, wyposażenia oraz nakłady na budowę, rozbudowę i modernizację budynków służących wdrażaniu innowacji produktowych i procesowych;</w:t>
      </w:r>
    </w:p>
    <w:p w14:paraId="730D3F8C" w14:textId="77777777" w:rsidR="0079156F" w:rsidRPr="003C44C5" w:rsidRDefault="0079156F">
      <w:pPr>
        <w:pStyle w:val="Akapitzlist"/>
        <w:numPr>
          <w:ilvl w:val="0"/>
          <w:numId w:val="29"/>
        </w:numPr>
      </w:pPr>
      <w:r w:rsidRPr="003C44C5">
        <w:t>szkolenie personelu związane z działalnością innowacyjną począwszy od etapu projektowania aż do fazy marketingu (zarówno nakłady na nabycie zewnętrznych usług szkoleniowych, jak i nakłady na szkolenie wewnętrzne);</w:t>
      </w:r>
    </w:p>
    <w:p w14:paraId="5E4BD4D8" w14:textId="77777777" w:rsidR="0079156F" w:rsidRPr="003C44C5" w:rsidRDefault="0079156F">
      <w:pPr>
        <w:pStyle w:val="Akapitzlist"/>
        <w:numPr>
          <w:ilvl w:val="0"/>
          <w:numId w:val="29"/>
        </w:numPr>
      </w:pPr>
      <w:r w:rsidRPr="003C44C5">
        <w:t>marketing dotyczący nowych lub istotnie ulepszonych produktów (wydatki na wstępne badania rynkowe, testy rynkowe oraz reklamę wprowadzanych na rynek nowych lub istotnie ulepszonych produktów);</w:t>
      </w:r>
    </w:p>
    <w:p w14:paraId="1E314D65" w14:textId="77777777" w:rsidR="0079156F" w:rsidRPr="003C44C5" w:rsidRDefault="0079156F">
      <w:pPr>
        <w:pStyle w:val="Akapitzlist"/>
        <w:numPr>
          <w:ilvl w:val="0"/>
          <w:numId w:val="29"/>
        </w:numPr>
      </w:pPr>
      <w:r w:rsidRPr="003C44C5">
        <w:t>prace badawcze i rozwojowe (B+R) związane z opracowywaniem nowych lub istotnie ulepszonych produktów i procesów, wykonane przez własne zaplecze rozwojowe lub nabyte od innych jednostek;</w:t>
      </w:r>
    </w:p>
    <w:p w14:paraId="6472D6E2" w14:textId="77777777" w:rsidR="0079156F" w:rsidRPr="003C44C5" w:rsidRDefault="0079156F">
      <w:pPr>
        <w:pStyle w:val="Akapitzlist"/>
        <w:numPr>
          <w:ilvl w:val="0"/>
          <w:numId w:val="29"/>
        </w:numPr>
      </w:pPr>
      <w:r w:rsidRPr="003C44C5">
        <w:t>pozostałe przygotowania do wprowadzania innowacji produktowych lub procesowych (np. studia wykonalności, testowanie i ocenę nowych lub znacząco ulepszonych produktów i procesów, standardowe opracowywanie i udoskonalanie oprogramowania, oprzyrządowanie, prace inżynieryjno-przygotowawcze.</w:t>
      </w:r>
    </w:p>
    <w:p w14:paraId="24AA88F9" w14:textId="77777777" w:rsidR="0079156F" w:rsidRPr="003C44C5" w:rsidRDefault="0079156F" w:rsidP="00B43A29">
      <w:r w:rsidRPr="003C44C5">
        <w:t xml:space="preserve">Od momentu dokonania ewaluacji mid-term zmieniono wskaźnik dotyczący ogółu przedsiębiorstw na wskaźnik odnoszący się tylko do MŚP, gdyż, jak wskazali ewaluatorzy, lepiej odpowiadać będzie on zakresowi interwencji. Wskaźnik obejmuje MŚP czyli przedsiębiorstwa przemysłowe i z sektora usług o liczbie pracujących 10-249 osób.  </w:t>
      </w:r>
    </w:p>
    <w:p w14:paraId="3D558F60" w14:textId="77777777" w:rsidR="0079156F" w:rsidRPr="003C44C5" w:rsidRDefault="0079156F" w:rsidP="00B43A29">
      <w:r w:rsidRPr="003C44C5">
        <w:t>System STRATEG dysponuje dla wskaźnika danymi od roku 2013 do 2020. Dokonano ich analizy eksploracyjnej. Poniżej przedstawiony jest wykres kształtowania się wskaźnika w tychże latach z dodanym trendem liniowym.</w:t>
      </w:r>
    </w:p>
    <w:p w14:paraId="166A2454" w14:textId="77777777" w:rsidR="0079156F" w:rsidRPr="003C44C5" w:rsidRDefault="0079156F" w:rsidP="00B43A29">
      <w:r w:rsidRPr="00480E13">
        <w:rPr>
          <w:noProof/>
          <w:lang w:eastAsia="pl-PL"/>
        </w:rPr>
        <w:lastRenderedPageBreak/>
        <w:drawing>
          <wp:inline distT="0" distB="0" distL="0" distR="0" wp14:anchorId="39ED05F8" wp14:editId="550AC81E">
            <wp:extent cx="5760720" cy="1765300"/>
            <wp:effectExtent l="0" t="0" r="0" b="6350"/>
            <wp:docPr id="64080034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765300"/>
                    </a:xfrm>
                    <a:prstGeom prst="rect">
                      <a:avLst/>
                    </a:prstGeom>
                  </pic:spPr>
                </pic:pic>
              </a:graphicData>
            </a:graphic>
          </wp:inline>
        </w:drawing>
      </w:r>
    </w:p>
    <w:p w14:paraId="010064D0" w14:textId="77777777" w:rsidR="0079156F" w:rsidRPr="003C44C5" w:rsidRDefault="0079156F" w:rsidP="00B43A29">
      <w:r w:rsidRPr="003C44C5">
        <w:t>Jak wskazuje powyższy wykres, wskaźnik charakteryzował się wyraźnym trendem rosnącym do 2020 r. Dokonano dekompozycji szeregu czasowego, której wyniki przedstawiają poniższe wykresy.</w:t>
      </w:r>
    </w:p>
    <w:p w14:paraId="07283F2E" w14:textId="0F887BB4" w:rsidR="0079156F" w:rsidRPr="003C44C5" w:rsidRDefault="005D0FB3" w:rsidP="00B43A29">
      <w:ins w:id="345" w:author="Jarema Piekutowski" w:date="2022-09-07T14:06:00Z">
        <w:r w:rsidRPr="005D0FB3">
          <w:rPr>
            <w:noProof/>
          </w:rPr>
          <w:drawing>
            <wp:inline distT="0" distB="0" distL="0" distR="0" wp14:anchorId="01FE6D7B" wp14:editId="6BCBCCF3">
              <wp:extent cx="5760720" cy="3086100"/>
              <wp:effectExtent l="0" t="0" r="0" b="0"/>
              <wp:docPr id="640800464" name="Obraz 64080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86100"/>
                      </a:xfrm>
                      <a:prstGeom prst="rect">
                        <a:avLst/>
                      </a:prstGeom>
                    </pic:spPr>
                  </pic:pic>
                </a:graphicData>
              </a:graphic>
            </wp:inline>
          </w:drawing>
        </w:r>
      </w:ins>
      <w:commentRangeStart w:id="346"/>
      <w:del w:id="347" w:author="Jarema Piekutowski" w:date="2022-09-07T14:06:00Z">
        <w:r w:rsidR="0079156F" w:rsidRPr="00480E13" w:rsidDel="005D0FB3">
          <w:rPr>
            <w:noProof/>
            <w:lang w:eastAsia="pl-PL"/>
          </w:rPr>
          <w:drawing>
            <wp:inline distT="0" distB="0" distL="0" distR="0" wp14:anchorId="19AC1C9D" wp14:editId="3FA35256">
              <wp:extent cx="5760720" cy="3079115"/>
              <wp:effectExtent l="0" t="0" r="0" b="0"/>
              <wp:docPr id="64080034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9115"/>
                      </a:xfrm>
                      <a:prstGeom prst="rect">
                        <a:avLst/>
                      </a:prstGeom>
                    </pic:spPr>
                  </pic:pic>
                </a:graphicData>
              </a:graphic>
            </wp:inline>
          </w:drawing>
        </w:r>
      </w:del>
      <w:commentRangeEnd w:id="346"/>
      <w:r w:rsidR="00A95EAF">
        <w:rPr>
          <w:rStyle w:val="Odwoaniedokomentarza"/>
        </w:rPr>
        <w:commentReference w:id="346"/>
      </w:r>
    </w:p>
    <w:p w14:paraId="2E0C835B" w14:textId="77777777" w:rsidR="0079156F" w:rsidRPr="003C44C5" w:rsidRDefault="0079156F" w:rsidP="00B43A29">
      <w:r w:rsidRPr="003C44C5">
        <w:t xml:space="preserve">Dekompozycja wskazuje również na brak istotnych wahań sezonowych oraz </w:t>
      </w:r>
      <w:commentRangeStart w:id="348"/>
      <w:commentRangeStart w:id="349"/>
      <w:r w:rsidRPr="003C44C5">
        <w:t>istnienie trendu liniowego</w:t>
      </w:r>
      <w:commentRangeEnd w:id="348"/>
      <w:r w:rsidR="00A95EAF">
        <w:rPr>
          <w:rStyle w:val="Odwoaniedokomentarza"/>
        </w:rPr>
        <w:commentReference w:id="348"/>
      </w:r>
      <w:commentRangeEnd w:id="349"/>
      <w:r w:rsidR="005D0FB3">
        <w:rPr>
          <w:rStyle w:val="Odwoaniedokomentarza"/>
        </w:rPr>
        <w:commentReference w:id="349"/>
      </w:r>
      <w:r w:rsidRPr="003C44C5">
        <w:t>. Test Manna-Kendalla (</w:t>
      </w:r>
      <w:r w:rsidRPr="003C44C5">
        <w:rPr>
          <w:b/>
          <w:bCs/>
        </w:rPr>
        <w:t>s=28.0</w:t>
      </w:r>
      <w:r w:rsidRPr="003C44C5">
        <w:t xml:space="preserve"> przy </w:t>
      </w:r>
      <w:r w:rsidRPr="003C44C5">
        <w:rPr>
          <w:b/>
          <w:bCs/>
        </w:rPr>
        <w:t>p=0.000</w:t>
      </w:r>
      <w:r w:rsidRPr="003C44C5">
        <w:t>) wskazuje, że trend ten jest istotny</w:t>
      </w:r>
    </w:p>
    <w:p w14:paraId="31180F84" w14:textId="77777777" w:rsidR="0079156F" w:rsidRPr="003C44C5" w:rsidRDefault="0079156F" w:rsidP="00B43A29">
      <w:r w:rsidRPr="003C44C5">
        <w:t xml:space="preserve">Przeprowadzono prognozę według modelu Holta (ze względu na brak sezonowości i istnienie trendu). Prognozowana wartość wyniosła </w:t>
      </w:r>
      <w:r w:rsidRPr="001F299D">
        <w:rPr>
          <w:b/>
          <w:bCs/>
          <w:rPrChange w:id="350" w:author="Jarema Piekutowski" w:date="2022-09-07T14:11:00Z">
            <w:rPr/>
          </w:rPrChange>
        </w:rPr>
        <w:t>16 249 mln PLN</w:t>
      </w:r>
      <w:r w:rsidRPr="003C44C5">
        <w:t>:</w:t>
      </w:r>
    </w:p>
    <w:p w14:paraId="4BEFC7DB" w14:textId="3F0E76C2" w:rsidR="0079156F" w:rsidRPr="002A4A7B" w:rsidRDefault="0079156F" w:rsidP="00B43A29">
      <w:pPr>
        <w:rPr>
          <w:b/>
          <w:bCs/>
        </w:rPr>
      </w:pPr>
      <w:r w:rsidRPr="00480E13">
        <w:rPr>
          <w:noProof/>
          <w:lang w:eastAsia="pl-PL"/>
        </w:rPr>
        <w:lastRenderedPageBreak/>
        <w:drawing>
          <wp:inline distT="0" distB="0" distL="0" distR="0" wp14:anchorId="76C18998" wp14:editId="79C872CB">
            <wp:extent cx="3743325" cy="2562225"/>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3325" cy="2562225"/>
                    </a:xfrm>
                    <a:prstGeom prst="rect">
                      <a:avLst/>
                    </a:prstGeom>
                  </pic:spPr>
                </pic:pic>
              </a:graphicData>
            </a:graphic>
          </wp:inline>
        </w:drawing>
      </w:r>
      <w:r w:rsidRPr="003C44C5">
        <w:br/>
        <w:t>Należy jednak zwrócić uwagę, że wskazana prognoza ma charakter optymistyczny. Dane NBP</w:t>
      </w:r>
      <w:r w:rsidRPr="003C44C5">
        <w:rPr>
          <w:rStyle w:val="Odwoanieprzypisudolnego"/>
        </w:rPr>
        <w:footnoteReference w:id="8"/>
      </w:r>
      <w:r w:rsidRPr="003C44C5">
        <w:t xml:space="preserve"> wskazują, że od trzech kwartałów pogarszał się optymizm inwestycyjny inwestorów, na co wpływ miała przede wszystkim wojna na Ukrainie i rosnące ceny energii, choć w II kwartale 2022 nastroje inwestycyjne poprawiły się. Innego zdania są ekonomiści ZPP, którzy przewidują spadek stopy inwestycji w 2022 r. o 0,5 pp (3%). Dlatego obok ekstrapolacji trendu niezbędne jest przedstawienie także scenariusza pesymistycznego, zgodnie z którym w latach 2021-2023 nastąpi spadek stopy inwestycji także na działalność inwestycyjną (dla scenariusza pesymistycznego przyjęto współczynnik spadku o </w:t>
      </w:r>
      <w:ins w:id="351" w:author="Jarema Piekutowski" w:date="2022-09-07T14:13:00Z">
        <w:r w:rsidR="00750F27">
          <w:t>6</w:t>
        </w:r>
      </w:ins>
      <w:del w:id="352" w:author="Jarema Piekutowski" w:date="2022-09-07T14:13:00Z">
        <w:r w:rsidRPr="003C44C5" w:rsidDel="00750F27">
          <w:delText>3</w:delText>
        </w:r>
      </w:del>
      <w:r w:rsidRPr="003C44C5">
        <w:t>% r/r wg prognozy ZPP</w:t>
      </w:r>
      <w:ins w:id="353" w:author="Jarema Piekutowski" w:date="2022-09-07T14:13:00Z">
        <w:r w:rsidR="00750F27">
          <w:t xml:space="preserve"> – dwukrotnie wyższy</w:t>
        </w:r>
      </w:ins>
      <w:ins w:id="354" w:author="Jarema Piekutowski" w:date="2022-09-07T14:14:00Z">
        <w:r w:rsidR="00750F27">
          <w:t>, gdyż obejmuje szczególnie wrażliwą działalność innowacyjną</w:t>
        </w:r>
      </w:ins>
      <w:r w:rsidRPr="003C44C5">
        <w:t xml:space="preserve">). W tym scenariuszu prognozowana wartość wskaźnika wynosi </w:t>
      </w:r>
      <w:r w:rsidRPr="003C44C5">
        <w:rPr>
          <w:b/>
          <w:bCs/>
        </w:rPr>
        <w:t>1</w:t>
      </w:r>
      <w:ins w:id="355" w:author="Jarema Piekutowski" w:date="2022-09-07T14:15:00Z">
        <w:r w:rsidR="00750F27">
          <w:rPr>
            <w:b/>
            <w:bCs/>
          </w:rPr>
          <w:t>5</w:t>
        </w:r>
      </w:ins>
      <w:del w:id="356" w:author="Jarema Piekutowski" w:date="2022-09-07T14:11:00Z">
        <w:r w:rsidRPr="003C44C5" w:rsidDel="001F299D">
          <w:rPr>
            <w:b/>
            <w:bCs/>
          </w:rPr>
          <w:delText>0</w:delText>
        </w:r>
      </w:del>
      <w:r w:rsidRPr="003C44C5">
        <w:rPr>
          <w:b/>
          <w:bCs/>
        </w:rPr>
        <w:t> </w:t>
      </w:r>
      <w:del w:id="357" w:author="Jarema Piekutowski" w:date="2022-09-07T14:11:00Z">
        <w:r w:rsidRPr="003C44C5" w:rsidDel="001F299D">
          <w:rPr>
            <w:b/>
            <w:bCs/>
          </w:rPr>
          <w:delText>334</w:delText>
        </w:r>
      </w:del>
      <w:ins w:id="358" w:author="Jarema Piekutowski" w:date="2022-09-07T14:15:00Z">
        <w:r w:rsidR="00750F27">
          <w:rPr>
            <w:b/>
            <w:bCs/>
          </w:rPr>
          <w:t>619</w:t>
        </w:r>
      </w:ins>
      <w:r w:rsidRPr="003C44C5">
        <w:rPr>
          <w:b/>
          <w:bCs/>
        </w:rPr>
        <w:t>,</w:t>
      </w:r>
      <w:ins w:id="359" w:author="Jarema Piekutowski" w:date="2022-09-07T14:15:00Z">
        <w:r w:rsidR="00750F27">
          <w:rPr>
            <w:b/>
            <w:bCs/>
          </w:rPr>
          <w:t>6</w:t>
        </w:r>
      </w:ins>
      <w:del w:id="360" w:author="Jarema Piekutowski" w:date="2022-09-07T14:11:00Z">
        <w:r w:rsidRPr="003C44C5" w:rsidDel="001F299D">
          <w:rPr>
            <w:b/>
            <w:bCs/>
          </w:rPr>
          <w:delText>20</w:delText>
        </w:r>
      </w:del>
      <w:r w:rsidRPr="003C44C5">
        <w:rPr>
          <w:b/>
          <w:bCs/>
        </w:rPr>
        <w:t xml:space="preserve"> mln PLN.</w:t>
      </w:r>
    </w:p>
    <w:p w14:paraId="48D2FB3C" w14:textId="267DFF7C" w:rsidR="0079156F" w:rsidRPr="003C44C5" w:rsidRDefault="00750F27" w:rsidP="00B43A29">
      <w:ins w:id="361" w:author="Jarema Piekutowski" w:date="2022-09-07T14:15:00Z">
        <w:r w:rsidRPr="00750F27">
          <w:rPr>
            <w:noProof/>
          </w:rPr>
          <w:drawing>
            <wp:inline distT="0" distB="0" distL="0" distR="0" wp14:anchorId="4ABF079F" wp14:editId="1D9434DB">
              <wp:extent cx="3743325" cy="2571750"/>
              <wp:effectExtent l="0" t="0" r="9525" b="0"/>
              <wp:docPr id="640800466" name="Obraz 64080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3325" cy="2571750"/>
                      </a:xfrm>
                      <a:prstGeom prst="rect">
                        <a:avLst/>
                      </a:prstGeom>
                    </pic:spPr>
                  </pic:pic>
                </a:graphicData>
              </a:graphic>
            </wp:inline>
          </w:drawing>
        </w:r>
      </w:ins>
      <w:del w:id="362" w:author="Jarema Piekutowski" w:date="2022-09-07T14:12:00Z">
        <w:r w:rsidR="0079156F" w:rsidRPr="00480E13" w:rsidDel="00750F27">
          <w:rPr>
            <w:noProof/>
            <w:lang w:eastAsia="pl-PL"/>
          </w:rPr>
          <w:drawing>
            <wp:inline distT="0" distB="0" distL="0" distR="0" wp14:anchorId="19E8C937" wp14:editId="0025E9CE">
              <wp:extent cx="3743325" cy="2562225"/>
              <wp:effectExtent l="0" t="0" r="9525" b="0"/>
              <wp:docPr id="64080034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3325" cy="2562225"/>
                      </a:xfrm>
                      <a:prstGeom prst="rect">
                        <a:avLst/>
                      </a:prstGeom>
                    </pic:spPr>
                  </pic:pic>
                </a:graphicData>
              </a:graphic>
            </wp:inline>
          </w:drawing>
        </w:r>
      </w:del>
    </w:p>
    <w:p w14:paraId="0CE5B82A" w14:textId="25345D49" w:rsidR="0079156F" w:rsidRDefault="0079156F" w:rsidP="00B43A29">
      <w:r w:rsidRPr="003C44C5">
        <w:t>Proponujemy zatem wstępnie zastosowanie wariantu pesymistycznego</w:t>
      </w:r>
      <w:r w:rsidR="00224F3C" w:rsidRPr="003C44C5">
        <w:t xml:space="preserve">, który zostanie zweryfikowany na etapie badania </w:t>
      </w:r>
      <w:ins w:id="363" w:author="Marta Brzozowska" w:date="2022-08-31T10:22:00Z">
        <w:r w:rsidR="00A33DA2">
          <w:t>w</w:t>
        </w:r>
      </w:ins>
      <w:r w:rsidR="00224F3C" w:rsidRPr="003C44C5">
        <w:t xml:space="preserve"> trakcie modelowania ekonometrycznego opisanego </w:t>
      </w:r>
      <w:r w:rsidR="00224F3C" w:rsidRPr="003C44C5">
        <w:lastRenderedPageBreak/>
        <w:t xml:space="preserve">szerzej w rozdziale </w:t>
      </w:r>
      <w:r w:rsidR="00E91302">
        <w:t>6</w:t>
      </w:r>
      <w:r w:rsidR="003419E8" w:rsidRPr="003C44C5">
        <w:t xml:space="preserve">.5. Wartość docelowa wskaźnika wstępnie szacowana jest w wysokości </w:t>
      </w:r>
      <w:del w:id="364" w:author="Jarema Piekutowski" w:date="2022-09-07T14:15:00Z">
        <w:r w:rsidR="003419E8" w:rsidRPr="003C44C5" w:rsidDel="00750F27">
          <w:rPr>
            <w:b/>
            <w:bCs/>
          </w:rPr>
          <w:delText xml:space="preserve">10334 </w:delText>
        </w:r>
      </w:del>
      <w:ins w:id="365" w:author="Jarema Piekutowski" w:date="2022-09-07T14:15:00Z">
        <w:r w:rsidR="00750F27">
          <w:rPr>
            <w:b/>
            <w:bCs/>
          </w:rPr>
          <w:t>15 619,6</w:t>
        </w:r>
        <w:r w:rsidR="00750F27" w:rsidRPr="003C44C5">
          <w:rPr>
            <w:b/>
            <w:bCs/>
          </w:rPr>
          <w:t xml:space="preserve"> </w:t>
        </w:r>
      </w:ins>
      <w:r w:rsidR="003419E8" w:rsidRPr="003C44C5">
        <w:rPr>
          <w:b/>
          <w:bCs/>
        </w:rPr>
        <w:t>mln</w:t>
      </w:r>
      <w:del w:id="366" w:author="Jarema Piekutowski" w:date="2022-09-07T14:15:00Z">
        <w:r w:rsidR="003419E8" w:rsidRPr="003C44C5" w:rsidDel="00750F27">
          <w:rPr>
            <w:b/>
            <w:bCs/>
          </w:rPr>
          <w:delText>.</w:delText>
        </w:r>
      </w:del>
      <w:r w:rsidR="003419E8" w:rsidRPr="003C44C5">
        <w:rPr>
          <w:b/>
          <w:bCs/>
        </w:rPr>
        <w:t xml:space="preserve"> PLN</w:t>
      </w:r>
      <w:r w:rsidR="003419E8" w:rsidRPr="003C44C5">
        <w:t xml:space="preserve">, co stanowi 85% zakładanej wartości docelowej. </w:t>
      </w:r>
    </w:p>
    <w:p w14:paraId="727939BE" w14:textId="1CE5C3C5" w:rsidR="002A4A7B" w:rsidRDefault="002A4A7B" w:rsidP="002A4A7B">
      <w:pPr>
        <w:pStyle w:val="Legenda"/>
      </w:pPr>
      <w:bookmarkStart w:id="367" w:name="_Toc112692623"/>
      <w:r>
        <w:t xml:space="preserve">Tabela </w:t>
      </w:r>
      <w:fldSimple w:instr=" SEQ Tabela \* ARABIC ">
        <w:r w:rsidR="004E29DA">
          <w:rPr>
            <w:noProof/>
          </w:rPr>
          <w:t>6</w:t>
        </w:r>
      </w:fldSimple>
      <w:r>
        <w:t xml:space="preserve"> </w:t>
      </w:r>
      <w:r w:rsidRPr="006E20FC">
        <w:t>Prognoza stopnia osiągnięcia wartości wskaźnika rezultatu PI 3c</w:t>
      </w:r>
      <w:bookmarkEnd w:id="367"/>
    </w:p>
    <w:tbl>
      <w:tblPr>
        <w:tblW w:w="48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2"/>
        <w:gridCol w:w="975"/>
        <w:gridCol w:w="1021"/>
        <w:gridCol w:w="1126"/>
        <w:gridCol w:w="795"/>
        <w:gridCol w:w="1006"/>
        <w:gridCol w:w="1346"/>
        <w:gridCol w:w="1341"/>
      </w:tblGrid>
      <w:tr w:rsidR="0033312E" w:rsidRPr="00EA75AD" w14:paraId="088D2964" w14:textId="77777777" w:rsidTr="002A4A7B">
        <w:trPr>
          <w:cantSplit/>
          <w:trHeight w:val="980"/>
          <w:jc w:val="center"/>
        </w:trPr>
        <w:tc>
          <w:tcPr>
            <w:tcW w:w="800" w:type="pct"/>
            <w:tcBorders>
              <w:bottom w:val="single" w:sz="4" w:space="0" w:color="auto"/>
            </w:tcBorders>
            <w:shd w:val="clear" w:color="auto" w:fill="E5DFEC"/>
            <w:vAlign w:val="center"/>
          </w:tcPr>
          <w:p w14:paraId="2CC77CFF" w14:textId="77777777" w:rsidR="0033312E" w:rsidRPr="00EA75AD" w:rsidRDefault="0033312E" w:rsidP="00B43A29">
            <w:pPr>
              <w:rPr>
                <w:sz w:val="20"/>
                <w:szCs w:val="20"/>
              </w:rPr>
            </w:pPr>
            <w:r w:rsidRPr="00EA75AD">
              <w:rPr>
                <w:sz w:val="20"/>
                <w:szCs w:val="20"/>
              </w:rPr>
              <w:t xml:space="preserve">Wskaźnik </w:t>
            </w:r>
          </w:p>
        </w:tc>
        <w:tc>
          <w:tcPr>
            <w:tcW w:w="539" w:type="pct"/>
            <w:tcBorders>
              <w:bottom w:val="single" w:sz="4" w:space="0" w:color="auto"/>
            </w:tcBorders>
            <w:shd w:val="clear" w:color="auto" w:fill="E5DFEC"/>
            <w:vAlign w:val="center"/>
          </w:tcPr>
          <w:p w14:paraId="7C12FEA7" w14:textId="77777777" w:rsidR="0033312E" w:rsidRPr="00EA75AD" w:rsidRDefault="0033312E" w:rsidP="00B43A29">
            <w:pPr>
              <w:rPr>
                <w:sz w:val="20"/>
                <w:szCs w:val="20"/>
              </w:rPr>
            </w:pPr>
            <w:r w:rsidRPr="00EA75AD">
              <w:rPr>
                <w:sz w:val="20"/>
                <w:szCs w:val="20"/>
              </w:rPr>
              <w:t xml:space="preserve">Jednostka </w:t>
            </w:r>
            <w:r w:rsidRPr="00EA75AD">
              <w:rPr>
                <w:sz w:val="20"/>
                <w:szCs w:val="20"/>
              </w:rPr>
              <w:br/>
              <w:t>miary</w:t>
            </w:r>
          </w:p>
        </w:tc>
        <w:tc>
          <w:tcPr>
            <w:tcW w:w="564" w:type="pct"/>
            <w:tcBorders>
              <w:bottom w:val="single" w:sz="4" w:space="0" w:color="auto"/>
            </w:tcBorders>
            <w:shd w:val="clear" w:color="auto" w:fill="E5DFEC"/>
            <w:vAlign w:val="center"/>
          </w:tcPr>
          <w:p w14:paraId="7FC03976" w14:textId="77777777" w:rsidR="0033312E" w:rsidRPr="00EA75AD" w:rsidRDefault="0033312E" w:rsidP="00B43A29">
            <w:pPr>
              <w:rPr>
                <w:sz w:val="20"/>
                <w:szCs w:val="20"/>
              </w:rPr>
            </w:pPr>
            <w:r w:rsidRPr="00EA75AD">
              <w:rPr>
                <w:sz w:val="20"/>
                <w:szCs w:val="20"/>
              </w:rPr>
              <w:t>Kategoria regionu</w:t>
            </w:r>
          </w:p>
        </w:tc>
        <w:tc>
          <w:tcPr>
            <w:tcW w:w="621" w:type="pct"/>
            <w:tcBorders>
              <w:bottom w:val="single" w:sz="4" w:space="0" w:color="auto"/>
            </w:tcBorders>
            <w:shd w:val="clear" w:color="auto" w:fill="E5DFEC"/>
            <w:vAlign w:val="center"/>
          </w:tcPr>
          <w:p w14:paraId="0C695A2F" w14:textId="77777777" w:rsidR="0033312E" w:rsidRPr="00EA75AD" w:rsidRDefault="0033312E" w:rsidP="00B43A29">
            <w:pPr>
              <w:rPr>
                <w:sz w:val="20"/>
                <w:szCs w:val="20"/>
              </w:rPr>
            </w:pPr>
            <w:r w:rsidRPr="00EA75AD">
              <w:rPr>
                <w:sz w:val="20"/>
                <w:szCs w:val="20"/>
              </w:rPr>
              <w:t xml:space="preserve">Wartość początkowa </w:t>
            </w:r>
          </w:p>
        </w:tc>
        <w:tc>
          <w:tcPr>
            <w:tcW w:w="440" w:type="pct"/>
            <w:tcBorders>
              <w:bottom w:val="single" w:sz="4" w:space="0" w:color="auto"/>
            </w:tcBorders>
            <w:shd w:val="clear" w:color="auto" w:fill="E5DFEC"/>
            <w:vAlign w:val="center"/>
          </w:tcPr>
          <w:p w14:paraId="40B5695B" w14:textId="77777777" w:rsidR="0033312E" w:rsidRPr="00EA75AD" w:rsidRDefault="0033312E" w:rsidP="00B43A29">
            <w:pPr>
              <w:rPr>
                <w:sz w:val="20"/>
                <w:szCs w:val="20"/>
              </w:rPr>
            </w:pPr>
            <w:r w:rsidRPr="00EA75AD">
              <w:rPr>
                <w:sz w:val="20"/>
                <w:szCs w:val="20"/>
              </w:rPr>
              <w:t>Rok bazowy</w:t>
            </w:r>
          </w:p>
        </w:tc>
        <w:tc>
          <w:tcPr>
            <w:tcW w:w="556" w:type="pct"/>
            <w:tcBorders>
              <w:bottom w:val="single" w:sz="4" w:space="0" w:color="auto"/>
            </w:tcBorders>
            <w:shd w:val="clear" w:color="auto" w:fill="E5DFEC"/>
            <w:vAlign w:val="center"/>
          </w:tcPr>
          <w:p w14:paraId="0A97AF50" w14:textId="55CF2B88" w:rsidR="0033312E" w:rsidRPr="00EA75AD" w:rsidRDefault="0033312E" w:rsidP="00B43A29">
            <w:pPr>
              <w:rPr>
                <w:sz w:val="20"/>
                <w:szCs w:val="20"/>
              </w:rPr>
            </w:pPr>
            <w:r w:rsidRPr="00EA75AD">
              <w:rPr>
                <w:sz w:val="20"/>
                <w:szCs w:val="20"/>
              </w:rPr>
              <w:t>Wartość docelowa zakładana w Programie (2023)</w:t>
            </w:r>
          </w:p>
        </w:tc>
        <w:tc>
          <w:tcPr>
            <w:tcW w:w="742" w:type="pct"/>
            <w:tcBorders>
              <w:bottom w:val="single" w:sz="4" w:space="0" w:color="auto"/>
            </w:tcBorders>
            <w:shd w:val="clear" w:color="auto" w:fill="E5DFEC"/>
            <w:vAlign w:val="center"/>
          </w:tcPr>
          <w:p w14:paraId="782D4F13" w14:textId="5020E8B7" w:rsidR="0033312E" w:rsidRPr="00EA75AD" w:rsidRDefault="0033312E" w:rsidP="00B43A29">
            <w:pPr>
              <w:rPr>
                <w:sz w:val="20"/>
                <w:szCs w:val="20"/>
              </w:rPr>
            </w:pPr>
            <w:r w:rsidRPr="00EA75AD">
              <w:rPr>
                <w:sz w:val="20"/>
                <w:szCs w:val="20"/>
              </w:rPr>
              <w:t>Prognozowana wysokość wskaźnika w 2023 roku</w:t>
            </w:r>
          </w:p>
        </w:tc>
        <w:tc>
          <w:tcPr>
            <w:tcW w:w="739" w:type="pct"/>
            <w:tcBorders>
              <w:bottom w:val="single" w:sz="4" w:space="0" w:color="auto"/>
            </w:tcBorders>
            <w:shd w:val="clear" w:color="auto" w:fill="E5DFEC"/>
            <w:vAlign w:val="center"/>
          </w:tcPr>
          <w:p w14:paraId="7D3F82E3" w14:textId="4386EB92" w:rsidR="0033312E" w:rsidRPr="00EA75AD" w:rsidRDefault="0033312E" w:rsidP="00B43A29">
            <w:pPr>
              <w:rPr>
                <w:sz w:val="20"/>
                <w:szCs w:val="20"/>
              </w:rPr>
            </w:pPr>
            <w:r w:rsidRPr="00EA75AD">
              <w:rPr>
                <w:sz w:val="20"/>
                <w:szCs w:val="20"/>
              </w:rPr>
              <w:t>Prognozowany stopień osiągnięcia zakładanej wartości docelowej</w:t>
            </w:r>
          </w:p>
        </w:tc>
      </w:tr>
      <w:tr w:rsidR="0033312E" w:rsidRPr="00EA75AD" w14:paraId="0A7B5EB5" w14:textId="77777777" w:rsidTr="002A4A7B">
        <w:trPr>
          <w:cantSplit/>
          <w:trHeight w:val="980"/>
          <w:jc w:val="center"/>
        </w:trPr>
        <w:tc>
          <w:tcPr>
            <w:tcW w:w="800" w:type="pct"/>
            <w:shd w:val="clear" w:color="auto" w:fill="auto"/>
            <w:vAlign w:val="center"/>
          </w:tcPr>
          <w:p w14:paraId="16796710" w14:textId="77777777" w:rsidR="0033312E" w:rsidRPr="00EA75AD" w:rsidRDefault="0033312E" w:rsidP="00B43A29">
            <w:pPr>
              <w:rPr>
                <w:rFonts w:ascii="Times New Roman" w:hAnsi="Times New Roman" w:cs="Tahoma"/>
                <w:sz w:val="20"/>
                <w:szCs w:val="20"/>
              </w:rPr>
            </w:pPr>
            <w:r w:rsidRPr="00EA75AD">
              <w:rPr>
                <w:sz w:val="20"/>
                <w:szCs w:val="20"/>
              </w:rPr>
              <w:t>Nakłady na działalność innowacyjną MŚP (przemysłowych i z sektora usług) w latach 2013-2023 w Polsce Wschodniej</w:t>
            </w:r>
          </w:p>
        </w:tc>
        <w:tc>
          <w:tcPr>
            <w:tcW w:w="539" w:type="pct"/>
            <w:shd w:val="clear" w:color="auto" w:fill="auto"/>
            <w:vAlign w:val="center"/>
          </w:tcPr>
          <w:p w14:paraId="4A737D3F" w14:textId="77777777" w:rsidR="0033312E" w:rsidRPr="00EA75AD" w:rsidRDefault="0033312E" w:rsidP="00B43A29">
            <w:pPr>
              <w:rPr>
                <w:sz w:val="20"/>
                <w:szCs w:val="20"/>
              </w:rPr>
            </w:pPr>
            <w:r w:rsidRPr="00EA75AD">
              <w:rPr>
                <w:sz w:val="20"/>
                <w:szCs w:val="20"/>
              </w:rPr>
              <w:t>mln PLN</w:t>
            </w:r>
          </w:p>
        </w:tc>
        <w:tc>
          <w:tcPr>
            <w:tcW w:w="564" w:type="pct"/>
            <w:shd w:val="clear" w:color="auto" w:fill="auto"/>
            <w:vAlign w:val="center"/>
          </w:tcPr>
          <w:p w14:paraId="4B98A8B6" w14:textId="77777777" w:rsidR="0033312E" w:rsidRPr="00EA75AD" w:rsidRDefault="0033312E" w:rsidP="00B43A29">
            <w:pPr>
              <w:rPr>
                <w:sz w:val="20"/>
                <w:szCs w:val="20"/>
              </w:rPr>
            </w:pPr>
            <w:r w:rsidRPr="00EA75AD">
              <w:rPr>
                <w:sz w:val="20"/>
                <w:szCs w:val="20"/>
              </w:rPr>
              <w:t>regiony słabiej rozwinięte</w:t>
            </w:r>
          </w:p>
        </w:tc>
        <w:tc>
          <w:tcPr>
            <w:tcW w:w="621" w:type="pct"/>
            <w:shd w:val="clear" w:color="auto" w:fill="auto"/>
            <w:vAlign w:val="center"/>
          </w:tcPr>
          <w:p w14:paraId="3A8D2B41" w14:textId="77777777" w:rsidR="0033312E" w:rsidRPr="00EA75AD" w:rsidRDefault="0033312E" w:rsidP="00EA75AD">
            <w:pPr>
              <w:pStyle w:val="Legenda"/>
              <w:jc w:val="right"/>
              <w:rPr>
                <w:b w:val="0"/>
                <w:bCs/>
                <w:i/>
                <w:color w:val="auto"/>
                <w:sz w:val="20"/>
                <w:szCs w:val="20"/>
                <w:lang w:eastAsia="pl-PL"/>
              </w:rPr>
            </w:pPr>
            <w:r w:rsidRPr="00EA75AD">
              <w:rPr>
                <w:b w:val="0"/>
                <w:bCs/>
                <w:color w:val="auto"/>
                <w:sz w:val="20"/>
                <w:szCs w:val="20"/>
                <w:lang w:eastAsia="pl-PL"/>
              </w:rPr>
              <w:t>1 022,2</w:t>
            </w:r>
          </w:p>
        </w:tc>
        <w:tc>
          <w:tcPr>
            <w:tcW w:w="440" w:type="pct"/>
            <w:shd w:val="clear" w:color="auto" w:fill="auto"/>
            <w:vAlign w:val="center"/>
          </w:tcPr>
          <w:p w14:paraId="54C12DFC" w14:textId="77777777" w:rsidR="0033312E" w:rsidRPr="00EA75AD" w:rsidRDefault="0033312E" w:rsidP="00EA75AD">
            <w:pPr>
              <w:pStyle w:val="Legenda"/>
              <w:jc w:val="right"/>
              <w:rPr>
                <w:b w:val="0"/>
                <w:bCs/>
                <w:i/>
                <w:color w:val="auto"/>
                <w:sz w:val="20"/>
                <w:szCs w:val="20"/>
              </w:rPr>
            </w:pPr>
            <w:r w:rsidRPr="00EA75AD">
              <w:rPr>
                <w:b w:val="0"/>
                <w:bCs/>
                <w:color w:val="auto"/>
                <w:sz w:val="20"/>
                <w:szCs w:val="20"/>
              </w:rPr>
              <w:t>2013</w:t>
            </w:r>
          </w:p>
        </w:tc>
        <w:tc>
          <w:tcPr>
            <w:tcW w:w="556" w:type="pct"/>
            <w:shd w:val="clear" w:color="auto" w:fill="auto"/>
            <w:vAlign w:val="center"/>
          </w:tcPr>
          <w:p w14:paraId="120E006E" w14:textId="7BE3DBDE" w:rsidR="0033312E" w:rsidRPr="00EA75AD" w:rsidRDefault="0033312E" w:rsidP="00EA75AD">
            <w:pPr>
              <w:pStyle w:val="Legenda"/>
              <w:jc w:val="right"/>
              <w:rPr>
                <w:b w:val="0"/>
                <w:bCs/>
                <w:i/>
                <w:color w:val="auto"/>
                <w:sz w:val="20"/>
                <w:szCs w:val="20"/>
              </w:rPr>
            </w:pPr>
            <w:r w:rsidRPr="00EA75AD">
              <w:rPr>
                <w:b w:val="0"/>
                <w:bCs/>
                <w:color w:val="auto"/>
                <w:sz w:val="20"/>
                <w:szCs w:val="20"/>
                <w:lang w:eastAsia="pl-PL"/>
              </w:rPr>
              <w:t>12140</w:t>
            </w:r>
          </w:p>
        </w:tc>
        <w:tc>
          <w:tcPr>
            <w:tcW w:w="742" w:type="pct"/>
            <w:shd w:val="clear" w:color="auto" w:fill="auto"/>
            <w:vAlign w:val="center"/>
          </w:tcPr>
          <w:p w14:paraId="3E33344F" w14:textId="527B64B5" w:rsidR="0033312E" w:rsidRPr="00EA75AD" w:rsidRDefault="0033312E" w:rsidP="00EA75AD">
            <w:pPr>
              <w:pStyle w:val="Legenda"/>
              <w:jc w:val="right"/>
              <w:rPr>
                <w:b w:val="0"/>
                <w:bCs/>
                <w:i/>
                <w:color w:val="auto"/>
                <w:sz w:val="20"/>
                <w:szCs w:val="20"/>
              </w:rPr>
            </w:pPr>
            <w:del w:id="368" w:author="Jarema Piekutowski" w:date="2022-09-07T14:13:00Z">
              <w:r w:rsidRPr="00EA75AD" w:rsidDel="00750F27">
                <w:rPr>
                  <w:b w:val="0"/>
                  <w:bCs/>
                  <w:color w:val="auto"/>
                  <w:sz w:val="20"/>
                  <w:szCs w:val="20"/>
                </w:rPr>
                <w:delText>10334</w:delText>
              </w:r>
            </w:del>
            <w:ins w:id="369" w:author="Jarema Piekutowski" w:date="2022-09-07T14:17:00Z">
              <w:r w:rsidR="00750F27">
                <w:rPr>
                  <w:b w:val="0"/>
                  <w:bCs/>
                  <w:color w:val="auto"/>
                  <w:sz w:val="20"/>
                  <w:szCs w:val="20"/>
                </w:rPr>
                <w:t>15619</w:t>
              </w:r>
            </w:ins>
            <w:ins w:id="370" w:author="Jarema Piekutowski" w:date="2022-09-07T14:13:00Z">
              <w:r w:rsidR="00750F27">
                <w:rPr>
                  <w:b w:val="0"/>
                  <w:bCs/>
                  <w:color w:val="auto"/>
                  <w:sz w:val="20"/>
                  <w:szCs w:val="20"/>
                </w:rPr>
                <w:t>,</w:t>
              </w:r>
            </w:ins>
            <w:ins w:id="371" w:author="Jarema Piekutowski" w:date="2022-09-07T14:17:00Z">
              <w:r w:rsidR="00750F27">
                <w:rPr>
                  <w:b w:val="0"/>
                  <w:bCs/>
                  <w:color w:val="auto"/>
                  <w:sz w:val="20"/>
                  <w:szCs w:val="20"/>
                </w:rPr>
                <w:t>6</w:t>
              </w:r>
            </w:ins>
          </w:p>
        </w:tc>
        <w:tc>
          <w:tcPr>
            <w:tcW w:w="739" w:type="pct"/>
            <w:shd w:val="clear" w:color="auto" w:fill="auto"/>
            <w:vAlign w:val="center"/>
          </w:tcPr>
          <w:p w14:paraId="4D6A84F4" w14:textId="355ADCF9" w:rsidR="0033312E" w:rsidRPr="00EA75AD" w:rsidRDefault="00080C9F" w:rsidP="00EA75AD">
            <w:pPr>
              <w:pStyle w:val="Legenda"/>
              <w:jc w:val="right"/>
              <w:rPr>
                <w:b w:val="0"/>
                <w:bCs/>
                <w:i/>
                <w:color w:val="auto"/>
                <w:sz w:val="20"/>
                <w:szCs w:val="20"/>
              </w:rPr>
            </w:pPr>
            <w:del w:id="372" w:author="Jarema Piekutowski" w:date="2022-09-07T14:16:00Z">
              <w:r w:rsidRPr="00EA75AD" w:rsidDel="00750F27">
                <w:rPr>
                  <w:b w:val="0"/>
                  <w:bCs/>
                  <w:color w:val="auto"/>
                  <w:sz w:val="20"/>
                  <w:szCs w:val="20"/>
                </w:rPr>
                <w:delText>85</w:delText>
              </w:r>
            </w:del>
            <w:ins w:id="373" w:author="Jarema Piekutowski" w:date="2022-09-07T14:16:00Z">
              <w:r w:rsidR="00750F27">
                <w:rPr>
                  <w:b w:val="0"/>
                  <w:bCs/>
                  <w:color w:val="auto"/>
                  <w:sz w:val="20"/>
                  <w:szCs w:val="20"/>
                </w:rPr>
                <w:t>128</w:t>
              </w:r>
            </w:ins>
            <w:r w:rsidRPr="00EA75AD">
              <w:rPr>
                <w:b w:val="0"/>
                <w:bCs/>
                <w:color w:val="auto"/>
                <w:sz w:val="20"/>
                <w:szCs w:val="20"/>
              </w:rPr>
              <w:t>%</w:t>
            </w:r>
          </w:p>
        </w:tc>
      </w:tr>
    </w:tbl>
    <w:p w14:paraId="069C23CB" w14:textId="27D82636" w:rsidR="0079156F" w:rsidRDefault="003419E8" w:rsidP="00B43A29">
      <w:pPr>
        <w:rPr>
          <w:rStyle w:val="markedcontent"/>
          <w:rFonts w:cstheme="minorHAnsi"/>
        </w:rPr>
      </w:pPr>
      <w:r>
        <w:rPr>
          <w:rStyle w:val="markedcontent"/>
          <w:rFonts w:cstheme="minorHAnsi"/>
        </w:rPr>
        <w:t>Źródło: opracowanie własne</w:t>
      </w:r>
    </w:p>
    <w:p w14:paraId="1B1B4975" w14:textId="77777777" w:rsidR="0033312E" w:rsidRPr="009D4221" w:rsidRDefault="0033312E" w:rsidP="00B43A29"/>
    <w:p w14:paraId="00DDD30B" w14:textId="77777777" w:rsidR="0033312E" w:rsidRPr="0084657C" w:rsidRDefault="0033312E" w:rsidP="00B43A29">
      <w:pPr>
        <w:pStyle w:val="Nagwek2"/>
        <w:rPr>
          <w:rStyle w:val="markedcontent"/>
          <w:rFonts w:cstheme="majorHAnsi"/>
        </w:rPr>
      </w:pPr>
      <w:bookmarkStart w:id="374" w:name="_Toc112688963"/>
      <w:r w:rsidRPr="0084657C">
        <w:rPr>
          <w:rStyle w:val="Wyrnienieintensywne"/>
          <w:rFonts w:cstheme="majorHAnsi"/>
          <w:i w:val="0"/>
          <w:iCs w:val="0"/>
          <w:color w:val="2F5496" w:themeColor="accent1" w:themeShade="BF"/>
        </w:rPr>
        <w:t>Prognoza osiągnięcia Ram Wykonania dla OP I  Przedsiębiorcza Polska Wschodnia</w:t>
      </w:r>
      <w:bookmarkEnd w:id="374"/>
    </w:p>
    <w:p w14:paraId="089D5A03" w14:textId="77777777" w:rsidR="004C04E2" w:rsidRDefault="004C04E2" w:rsidP="004C04E2">
      <w:pPr>
        <w:rPr>
          <w:rStyle w:val="markedcontent"/>
          <w:rFonts w:cstheme="minorHAnsi"/>
        </w:rPr>
      </w:pPr>
      <w:r>
        <w:rPr>
          <w:rStyle w:val="markedcontent"/>
          <w:rFonts w:cstheme="minorHAnsi"/>
        </w:rPr>
        <w:t>W Osi Priorytetowej I wśród wskaźników Ram Wykonania wskazano dwa:</w:t>
      </w:r>
    </w:p>
    <w:p w14:paraId="1792E24F" w14:textId="77777777" w:rsidR="004C04E2" w:rsidRDefault="004C04E2">
      <w:pPr>
        <w:pStyle w:val="Akapitzlist"/>
        <w:numPr>
          <w:ilvl w:val="0"/>
          <w:numId w:val="64"/>
        </w:numPr>
        <w:rPr>
          <w:rStyle w:val="markedcontent"/>
          <w:rFonts w:cstheme="minorHAnsi"/>
        </w:rPr>
      </w:pPr>
      <w:r>
        <w:rPr>
          <w:rStyle w:val="markedcontent"/>
          <w:rFonts w:cstheme="minorHAnsi"/>
        </w:rPr>
        <w:t xml:space="preserve">Wskaźnik postępu finansowego: </w:t>
      </w:r>
      <w:r w:rsidRPr="0001069C">
        <w:rPr>
          <w:rStyle w:val="markedcontent"/>
          <w:rFonts w:cstheme="minorHAnsi"/>
        </w:rPr>
        <w:t>Całkowita kwota certyfikowanych wydatków kwalifikowanych</w:t>
      </w:r>
    </w:p>
    <w:p w14:paraId="7900B388" w14:textId="77777777" w:rsidR="004C04E2" w:rsidRPr="0001069C" w:rsidRDefault="004C04E2">
      <w:pPr>
        <w:pStyle w:val="Akapitzlist"/>
        <w:numPr>
          <w:ilvl w:val="0"/>
          <w:numId w:val="64"/>
        </w:numPr>
        <w:rPr>
          <w:rStyle w:val="markedcontent"/>
          <w:rFonts w:cstheme="minorHAnsi"/>
        </w:rPr>
      </w:pPr>
      <w:r>
        <w:rPr>
          <w:rStyle w:val="markedcontent"/>
          <w:rFonts w:cstheme="minorHAnsi"/>
        </w:rPr>
        <w:t xml:space="preserve">Wskaźnik postępu rzeczowego: </w:t>
      </w:r>
      <w:r w:rsidRPr="0001069C">
        <w:rPr>
          <w:rStyle w:val="markedcontent"/>
          <w:rFonts w:cstheme="minorHAnsi"/>
        </w:rPr>
        <w:t>Liczba przedsiębiorstw otrzymujących wsparcie</w:t>
      </w:r>
    </w:p>
    <w:p w14:paraId="2AF46982" w14:textId="77777777" w:rsidR="004C04E2" w:rsidRDefault="004C04E2" w:rsidP="004C04E2">
      <w:pPr>
        <w:rPr>
          <w:rStyle w:val="markedcontent"/>
          <w:rFonts w:cstheme="minorHAnsi"/>
        </w:rPr>
      </w:pPr>
      <w:r>
        <w:rPr>
          <w:rStyle w:val="markedcontent"/>
          <w:rFonts w:cstheme="minorHAnsi"/>
        </w:rPr>
        <w:t xml:space="preserve">W przypadku pierwszego z nich aktualna wartość wynosi </w:t>
      </w:r>
      <w:r w:rsidRPr="0001069C">
        <w:rPr>
          <w:rStyle w:val="markedcontent"/>
          <w:rFonts w:cstheme="minorHAnsi"/>
        </w:rPr>
        <w:t>557</w:t>
      </w:r>
      <w:r>
        <w:rPr>
          <w:rStyle w:val="markedcontent"/>
          <w:rFonts w:cstheme="minorHAnsi"/>
        </w:rPr>
        <w:t xml:space="preserve"> </w:t>
      </w:r>
      <w:r w:rsidRPr="0001069C">
        <w:rPr>
          <w:rStyle w:val="markedcontent"/>
          <w:rFonts w:cstheme="minorHAnsi"/>
        </w:rPr>
        <w:t>320</w:t>
      </w:r>
      <w:r>
        <w:rPr>
          <w:rStyle w:val="markedcontent"/>
          <w:rFonts w:cstheme="minorHAnsi"/>
        </w:rPr>
        <w:t> </w:t>
      </w:r>
      <w:r w:rsidRPr="0001069C">
        <w:rPr>
          <w:rStyle w:val="markedcontent"/>
          <w:rFonts w:cstheme="minorHAnsi"/>
        </w:rPr>
        <w:t>956</w:t>
      </w:r>
      <w:r>
        <w:rPr>
          <w:rStyle w:val="markedcontent"/>
          <w:rFonts w:cstheme="minorHAnsi"/>
        </w:rPr>
        <w:t xml:space="preserve">, co stanowi 68,7% założonej wartości docelowej. Co bardziej istotne, zarówno w roku 2020 jak i w 2021 udało się przekroczyć ustalone na dany rok cele – odpowiednio na poziomie 108,8% oraz 106,7%. Postęp realizacji wskaźnika finansowego obrazuje </w:t>
      </w:r>
      <w:commentRangeStart w:id="375"/>
      <w:r>
        <w:rPr>
          <w:rStyle w:val="markedcontent"/>
          <w:rFonts w:cstheme="minorHAnsi"/>
        </w:rPr>
        <w:t>poniższy wykres</w:t>
      </w:r>
      <w:ins w:id="376" w:author="Marta Brzozowska" w:date="2022-09-05T14:02:00Z">
        <w:r>
          <w:rPr>
            <w:rStyle w:val="markedcontent"/>
            <w:rFonts w:cstheme="minorHAnsi"/>
          </w:rPr>
          <w:t>:</w:t>
        </w:r>
      </w:ins>
      <w:commentRangeEnd w:id="375"/>
      <w:ins w:id="377" w:author="Marta Brzozowska" w:date="2022-09-05T14:14:00Z">
        <w:r w:rsidR="00C91585">
          <w:rPr>
            <w:rStyle w:val="Odwoaniedokomentarza"/>
          </w:rPr>
          <w:commentReference w:id="375"/>
        </w:r>
      </w:ins>
      <w:ins w:id="378" w:author="Pokorski Jacek" w:date="2022-09-05T14:02:00Z">
        <w:r>
          <w:rPr>
            <w:rStyle w:val="markedcontent"/>
            <w:rFonts w:cstheme="minorHAnsi"/>
          </w:rPr>
          <w:t>:</w:t>
        </w:r>
      </w:ins>
    </w:p>
    <w:p w14:paraId="5C50A26E" w14:textId="77777777" w:rsidR="004C04E2" w:rsidRDefault="004C04E2" w:rsidP="004C04E2">
      <w:pPr>
        <w:rPr>
          <w:rStyle w:val="markedcontent"/>
          <w:rFonts w:cstheme="minorHAnsi"/>
        </w:rPr>
      </w:pPr>
      <w:r>
        <w:rPr>
          <w:rStyle w:val="markedcontent"/>
          <w:rFonts w:cstheme="minorHAnsi"/>
        </w:rPr>
        <w:t>Analiza trendu wskazuje, że na koniec 2023 roku wartość wskaźnika postępu finansowego osiągnie 94,4%. Nie ma więc ryzyka, że poziom 85% nie zostanie osiągnięty.</w:t>
      </w:r>
    </w:p>
    <w:p w14:paraId="1C742B75" w14:textId="77777777" w:rsidR="004C04E2" w:rsidRDefault="004C04E2" w:rsidP="004C04E2">
      <w:pPr>
        <w:rPr>
          <w:rStyle w:val="markedcontent"/>
          <w:rFonts w:cstheme="minorHAnsi"/>
        </w:rPr>
      </w:pPr>
      <w:r>
        <w:rPr>
          <w:rStyle w:val="markedcontent"/>
          <w:rFonts w:cstheme="minorHAnsi"/>
        </w:rPr>
        <w:t xml:space="preserve">W przypadku wskaźnika postępu rzeczowego, należy wziąć pod uwagę realizację jego wartości w trzech Priorytetach Inwestycyjnych: 3a, 3b oraz 3c. Ponadto trzeba uwzględnić założenie, zgodnie z którym przedsiębiorcę realizującego więcej niż 1 projekt w ramach Osi I należy liczyć tylko jeden raz. Na etapie tworzenia metodologii (na podstawie doświadczeń perspektywy 2007-2013) obliczono, że wskaźnik korekty związanej z tym założeniem wynosi </w:t>
      </w:r>
      <w:r>
        <w:rPr>
          <w:rStyle w:val="markedcontent"/>
          <w:rFonts w:cstheme="minorHAnsi"/>
        </w:rPr>
        <w:lastRenderedPageBreak/>
        <w:t xml:space="preserve">0,69. </w:t>
      </w:r>
      <w:commentRangeStart w:id="379"/>
      <w:r>
        <w:rPr>
          <w:rStyle w:val="markedcontent"/>
          <w:rFonts w:cstheme="minorHAnsi"/>
        </w:rPr>
        <w:t>Obecnie w trzech wskazanych Priorytetach Inwestycyjnych łączna wartość wskaźnika wynosi 3125 (PI 3a: 1244, PI 3b: 364, PI 3c: 1517). Wartość szacowana wskaźnika wynosi zaś 3439 (odpowiednio: 1381, 524, 1534). Przyjmując założony wskaźnik 0,69 wartość aktualna wyniosłaby 2156 (co stanowi 95,4% wartości docelowej), zaś wartość szacowana 2372 (105% wartości docelowej).</w:t>
      </w:r>
      <w:commentRangeEnd w:id="379"/>
      <w:r w:rsidR="00061ADC">
        <w:rPr>
          <w:rStyle w:val="Odwoaniedokomentarza"/>
        </w:rPr>
        <w:commentReference w:id="379"/>
      </w:r>
    </w:p>
    <w:p w14:paraId="09515FDA" w14:textId="03465D4F" w:rsidR="004C04E2" w:rsidRDefault="004C04E2" w:rsidP="004C04E2">
      <w:pPr>
        <w:rPr>
          <w:rStyle w:val="markedcontent"/>
          <w:rFonts w:cstheme="minorHAnsi"/>
        </w:rPr>
      </w:pPr>
      <w:r>
        <w:rPr>
          <w:rStyle w:val="markedcontent"/>
          <w:rFonts w:cstheme="minorHAnsi"/>
        </w:rPr>
        <w:t>Należy więc stwierdzić, że na etapie wstępnej analizy danych nie identyfikuje się zagrożeń dla osiągnięcia wartości docelowych Ram Wykonania dla Osi Priorytetowej I.</w:t>
      </w:r>
    </w:p>
    <w:p w14:paraId="2F784A79" w14:textId="103D3A30" w:rsidR="008D22B6" w:rsidRPr="0084657C" w:rsidRDefault="00855D6A" w:rsidP="00B43A29">
      <w:pPr>
        <w:pStyle w:val="Nagwek2"/>
        <w:rPr>
          <w:rStyle w:val="markedcontent"/>
          <w:rFonts w:cstheme="majorHAnsi"/>
        </w:rPr>
      </w:pPr>
      <w:bookmarkStart w:id="380" w:name="_Toc112688964"/>
      <w:r w:rsidRPr="0084657C">
        <w:rPr>
          <w:rStyle w:val="markedcontent"/>
          <w:rFonts w:cstheme="majorHAnsi"/>
        </w:rPr>
        <w:t xml:space="preserve">Priorytet Inwestycyjny 4e. </w:t>
      </w:r>
      <w:r w:rsidR="008D22B6" w:rsidRPr="0084657C">
        <w:rPr>
          <w:rStyle w:val="markedcontent"/>
          <w:rFonts w:cstheme="majorHAnsi"/>
        </w:rPr>
        <w:t>Promowanie strategii niskoemisyjnych dla wszystkich rodzajów terytoriów, w szczególności dla obszarów miejskich, w tym wspieranie zrównoważonej multimodalnej mobilności miejskiej i działań adaptacyjnych mających oddziaływanie łagodzące na zmiany klimatu.</w:t>
      </w:r>
      <w:bookmarkEnd w:id="380"/>
    </w:p>
    <w:p w14:paraId="7D50D620" w14:textId="77777777" w:rsidR="00E92213" w:rsidRPr="00E92213" w:rsidRDefault="00E92213" w:rsidP="00E92213">
      <w:pPr>
        <w:rPr>
          <w:rStyle w:val="Wyrnienieintensywne"/>
          <w:i w:val="0"/>
          <w:iCs w:val="0"/>
          <w:color w:val="auto"/>
        </w:rPr>
      </w:pPr>
      <w:r w:rsidRPr="00E92213">
        <w:rPr>
          <w:rStyle w:val="Wyrnienieintensywne"/>
          <w:i w:val="0"/>
          <w:iCs w:val="0"/>
          <w:color w:val="auto"/>
        </w:rPr>
        <w:t>Powyższy Priorytet Inwestycyjny jest realizowany w ramach Działania 2.1 Zrównoważony transport miejski. Jest trzecim priorytetem pod kątem wielkości przypisanej alokacji (ponad 1,9 mld zł wkładu UE).</w:t>
      </w:r>
    </w:p>
    <w:p w14:paraId="21338A0E" w14:textId="77777777" w:rsidR="00E92213" w:rsidRPr="00E92213" w:rsidRDefault="00E92213" w:rsidP="00E92213">
      <w:pPr>
        <w:rPr>
          <w:rStyle w:val="Wyrnienieintensywne"/>
          <w:i w:val="0"/>
          <w:iCs w:val="0"/>
          <w:color w:val="auto"/>
        </w:rPr>
      </w:pPr>
      <w:r w:rsidRPr="00E92213">
        <w:rPr>
          <w:rStyle w:val="Wyrnienieintensywne"/>
          <w:i w:val="0"/>
          <w:iCs w:val="0"/>
          <w:color w:val="auto"/>
        </w:rPr>
        <w:t xml:space="preserve">Do końca II kwartału 2022 r. w ramach PI 4e podpisano 14 umów o dofinansowanie o łącznej wartości 1 933 563 449,19 zł wkładu UE. Oznacza to, że wykorzystano dotychczas 99,75% dostępnej alokacji. Środki zostały rozdysponowane podczas jednego naboru wniosków w formule pozakonkursowej. Odbył się on między III kwartałem 2016 r. a I kwartałem 2017 r. Wkład UE w złożonych wnioskach o dofinansowanie był niższy niż przewidziana alokacja (1 547 713 042,77 zł), </w:t>
      </w:r>
      <w:commentRangeStart w:id="381"/>
      <w:commentRangeStart w:id="382"/>
      <w:r w:rsidRPr="00E92213">
        <w:rPr>
          <w:rStyle w:val="Wyrnienieintensywne"/>
          <w:i w:val="0"/>
          <w:iCs w:val="0"/>
          <w:color w:val="auto"/>
        </w:rPr>
        <w:t xml:space="preserve">jednak umowy zostały podpisane na kwotę niemal wyczerpującą alokację. </w:t>
      </w:r>
      <w:commentRangeEnd w:id="381"/>
      <w:r w:rsidR="00D745F0">
        <w:rPr>
          <w:rStyle w:val="Odwoaniedokomentarza"/>
        </w:rPr>
        <w:commentReference w:id="381"/>
      </w:r>
      <w:commentRangeEnd w:id="382"/>
      <w:r w:rsidR="00665187">
        <w:rPr>
          <w:rStyle w:val="Odwoaniedokomentarza"/>
        </w:rPr>
        <w:commentReference w:id="382"/>
      </w:r>
      <w:r w:rsidRPr="00E92213">
        <w:rPr>
          <w:rStyle w:val="Wyrnienieintensywne"/>
          <w:i w:val="0"/>
          <w:iCs w:val="0"/>
          <w:color w:val="auto"/>
        </w:rPr>
        <w:t xml:space="preserve">Wydatki z zatwierdzonych wniosków o płatność według stanu na koniec II kwartału 2022 r. wyniosły 1 280 173 655,42 zł, co odpowiada realizacji 66% </w:t>
      </w:r>
      <w:commentRangeStart w:id="383"/>
      <w:r w:rsidRPr="00E92213">
        <w:rPr>
          <w:rStyle w:val="Wyrnienieintensywne"/>
          <w:i w:val="0"/>
          <w:iCs w:val="0"/>
          <w:color w:val="auto"/>
        </w:rPr>
        <w:t>zobowiązań UE.</w:t>
      </w:r>
      <w:commentRangeEnd w:id="383"/>
      <w:r w:rsidR="00CF7011">
        <w:rPr>
          <w:rStyle w:val="Odwoaniedokomentarza"/>
        </w:rPr>
        <w:commentReference w:id="383"/>
      </w:r>
    </w:p>
    <w:p w14:paraId="5143FB73" w14:textId="77777777" w:rsidR="00E92213" w:rsidRPr="00E92213" w:rsidRDefault="00E92213" w:rsidP="00E92213">
      <w:pPr>
        <w:rPr>
          <w:rStyle w:val="Wyrnienieintensywne"/>
          <w:i w:val="0"/>
          <w:iCs w:val="0"/>
          <w:color w:val="auto"/>
        </w:rPr>
      </w:pPr>
      <w:r w:rsidRPr="00E92213">
        <w:rPr>
          <w:rStyle w:val="Wyrnienieintensywne"/>
          <w:i w:val="0"/>
          <w:iCs w:val="0"/>
          <w:color w:val="auto"/>
        </w:rPr>
        <w:t xml:space="preserve">Efekty wsparcia PI 4e są monitorowane za pomocą </w:t>
      </w:r>
      <w:commentRangeStart w:id="384"/>
      <w:r w:rsidRPr="00E92213">
        <w:rPr>
          <w:rStyle w:val="Wyrnienieintensywne"/>
          <w:i w:val="0"/>
          <w:iCs w:val="0"/>
          <w:color w:val="auto"/>
        </w:rPr>
        <w:t>czterech wskaźników produktu:</w:t>
      </w:r>
      <w:commentRangeEnd w:id="384"/>
      <w:r w:rsidR="00D745F0">
        <w:rPr>
          <w:rStyle w:val="Odwoaniedokomentarza"/>
        </w:rPr>
        <w:commentReference w:id="384"/>
      </w:r>
    </w:p>
    <w:p w14:paraId="381245BE" w14:textId="77777777" w:rsidR="00E92213" w:rsidRPr="00E92213" w:rsidRDefault="00E92213">
      <w:pPr>
        <w:pStyle w:val="Akapitzlist"/>
        <w:numPr>
          <w:ilvl w:val="0"/>
          <w:numId w:val="84"/>
        </w:numPr>
        <w:rPr>
          <w:rStyle w:val="Wyrnienieintensywne"/>
          <w:i w:val="0"/>
          <w:iCs w:val="0"/>
          <w:color w:val="auto"/>
        </w:rPr>
        <w:pPrChange w:id="385" w:author="Pokorski Jacek" w:date="2022-09-05T14:14:00Z">
          <w:pPr/>
        </w:pPrChange>
      </w:pPr>
      <w:r w:rsidRPr="00E92213">
        <w:rPr>
          <w:rStyle w:val="Wyrnienieintensywne"/>
          <w:i w:val="0"/>
          <w:iCs w:val="0"/>
          <w:color w:val="auto"/>
        </w:rPr>
        <w:t>Liczba zakupionych jednostek taboru pasażerskiego w publicznym transporcie zbiorowym komunikacji miejskiej</w:t>
      </w:r>
    </w:p>
    <w:p w14:paraId="300A5122" w14:textId="77777777" w:rsidR="00E92213" w:rsidRPr="00E92213" w:rsidRDefault="00E92213">
      <w:pPr>
        <w:pStyle w:val="Akapitzlist"/>
        <w:numPr>
          <w:ilvl w:val="0"/>
          <w:numId w:val="84"/>
        </w:numPr>
        <w:rPr>
          <w:rStyle w:val="Wyrnienieintensywne"/>
          <w:i w:val="0"/>
          <w:iCs w:val="0"/>
          <w:color w:val="auto"/>
        </w:rPr>
        <w:pPrChange w:id="386" w:author="Pokorski Jacek" w:date="2022-09-05T14:14:00Z">
          <w:pPr/>
        </w:pPrChange>
      </w:pPr>
      <w:r w:rsidRPr="00E92213">
        <w:rPr>
          <w:rStyle w:val="Wyrnienieintensywne"/>
          <w:i w:val="0"/>
          <w:iCs w:val="0"/>
          <w:color w:val="auto"/>
        </w:rPr>
        <w:t>Całkowita długość nowych lub przebudowanych linii komunikacji miejskiej</w:t>
      </w:r>
    </w:p>
    <w:p w14:paraId="16D7474B" w14:textId="77777777" w:rsidR="00E92213" w:rsidRPr="00E92213" w:rsidRDefault="00E92213">
      <w:pPr>
        <w:pStyle w:val="Akapitzlist"/>
        <w:numPr>
          <w:ilvl w:val="0"/>
          <w:numId w:val="84"/>
        </w:numPr>
        <w:rPr>
          <w:rStyle w:val="Wyrnienieintensywne"/>
          <w:i w:val="0"/>
          <w:iCs w:val="0"/>
          <w:color w:val="auto"/>
        </w:rPr>
        <w:pPrChange w:id="387" w:author="Pokorski Jacek" w:date="2022-09-05T14:14:00Z">
          <w:pPr/>
        </w:pPrChange>
      </w:pPr>
      <w:r w:rsidRPr="00E92213">
        <w:rPr>
          <w:rStyle w:val="Wyrnienieintensywne"/>
          <w:i w:val="0"/>
          <w:iCs w:val="0"/>
          <w:color w:val="auto"/>
        </w:rPr>
        <w:t>Liczba zainstalowanych inteligentnych systemów transportowych.</w:t>
      </w:r>
    </w:p>
    <w:p w14:paraId="300B6EE0" w14:textId="77777777" w:rsidR="00E92213" w:rsidRPr="00E92213" w:rsidRDefault="00E92213" w:rsidP="00E92213">
      <w:pPr>
        <w:rPr>
          <w:rStyle w:val="Wyrnienieintensywne"/>
          <w:i w:val="0"/>
          <w:iCs w:val="0"/>
          <w:color w:val="auto"/>
        </w:rPr>
      </w:pPr>
      <w:r w:rsidRPr="00E92213">
        <w:rPr>
          <w:rStyle w:val="Wyrnienieintensywne"/>
          <w:i w:val="0"/>
          <w:iCs w:val="0"/>
          <w:color w:val="auto"/>
        </w:rPr>
        <w:t xml:space="preserve">W przypadku dwóch wskaźników produktu udało się osiągnąć założoną wartość docelową powyżej 100% (w złożonych wnioskach o płatność). Wskaźnik Całkowita długość nowych lub przebudowanych linii komunikacji miejskiej osiągnął wartość 158,2%, natomiast wskaźnik Liczba zainstalowanych inteligentnych systemów transportowych został wykonany na poziomie 160%. W przypadku wskaźnika Liczba zakupionych jednostek taboru pasażerskiego w publicznym transporcie zbiorowym komunikacji miejskiej zrealizowano 95,9% wartości docelowej. Na podstawie wartości szacowanych, wynikających z podpisanych umów, prognozowane jest osiągnięcie celu dla ostatniego z wymienionych wskaźników, a także jeszcze wyższe przekroczenie pozostałych celów wskaźnikowych (tabela poniżej). </w:t>
      </w:r>
    </w:p>
    <w:p w14:paraId="534C581D" w14:textId="0CAABEA4" w:rsidR="00C75A8C" w:rsidRDefault="00C75A8C" w:rsidP="00C75A8C">
      <w:pPr>
        <w:pStyle w:val="Legenda"/>
      </w:pPr>
      <w:bookmarkStart w:id="388" w:name="_Toc112692624"/>
      <w:r>
        <w:lastRenderedPageBreak/>
        <w:t xml:space="preserve">Tabela </w:t>
      </w:r>
      <w:fldSimple w:instr=" SEQ Tabela \* ARABIC ">
        <w:r w:rsidR="004E29DA">
          <w:rPr>
            <w:noProof/>
          </w:rPr>
          <w:t>7</w:t>
        </w:r>
      </w:fldSimple>
      <w:r>
        <w:t xml:space="preserve"> </w:t>
      </w:r>
      <w:r w:rsidRPr="00282707">
        <w:t>Prognoza wskaźników produktu i wskaźników rezultatu bezpośredniego PI 4e</w:t>
      </w:r>
      <w:bookmarkEnd w:id="388"/>
    </w:p>
    <w:tbl>
      <w:tblPr>
        <w:tblStyle w:val="Tabelasiatki4akcent5"/>
        <w:tblW w:w="0" w:type="auto"/>
        <w:tblLook w:val="04A0" w:firstRow="1" w:lastRow="0" w:firstColumn="1" w:lastColumn="0" w:noHBand="0" w:noVBand="1"/>
      </w:tblPr>
      <w:tblGrid>
        <w:gridCol w:w="1791"/>
        <w:gridCol w:w="1181"/>
        <w:gridCol w:w="1600"/>
        <w:gridCol w:w="1319"/>
        <w:gridCol w:w="1477"/>
        <w:gridCol w:w="1694"/>
      </w:tblGrid>
      <w:tr w:rsidR="00E92213" w:rsidRPr="003E0750" w14:paraId="50B31460" w14:textId="77777777" w:rsidTr="00AC50F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1" w:type="dxa"/>
          </w:tcPr>
          <w:p w14:paraId="1987B237" w14:textId="77777777" w:rsidR="00E92213" w:rsidRPr="003E0750" w:rsidRDefault="00E92213" w:rsidP="00AC50F9">
            <w:pPr>
              <w:spacing w:line="276" w:lineRule="auto"/>
              <w:rPr>
                <w:rStyle w:val="markedcontent"/>
                <w:rFonts w:cstheme="minorHAnsi"/>
                <w:sz w:val="20"/>
                <w:szCs w:val="20"/>
              </w:rPr>
            </w:pPr>
            <w:r w:rsidRPr="003E0750">
              <w:rPr>
                <w:rStyle w:val="markedcontent"/>
                <w:rFonts w:cstheme="minorHAnsi"/>
                <w:sz w:val="20"/>
                <w:szCs w:val="20"/>
              </w:rPr>
              <w:t>Nazwa wskaźnika</w:t>
            </w:r>
          </w:p>
        </w:tc>
        <w:tc>
          <w:tcPr>
            <w:tcW w:w="1181" w:type="dxa"/>
          </w:tcPr>
          <w:p w14:paraId="05CCB2C3" w14:textId="77777777" w:rsidR="00E92213" w:rsidRPr="003E0750" w:rsidRDefault="00E92213" w:rsidP="00AC50F9">
            <w:pPr>
              <w:spacing w:line="276" w:lineRule="auto"/>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3E0750">
              <w:rPr>
                <w:rStyle w:val="markedcontent"/>
                <w:rFonts w:cstheme="minorHAnsi"/>
                <w:sz w:val="20"/>
                <w:szCs w:val="20"/>
              </w:rPr>
              <w:t>Wartość docelowa</w:t>
            </w:r>
          </w:p>
        </w:tc>
        <w:tc>
          <w:tcPr>
            <w:tcW w:w="1600" w:type="dxa"/>
          </w:tcPr>
          <w:p w14:paraId="18F2A0F5" w14:textId="77777777" w:rsidR="00E92213" w:rsidRPr="003E0750" w:rsidRDefault="00E92213" w:rsidP="00AC50F9">
            <w:pPr>
              <w:spacing w:line="276" w:lineRule="auto"/>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3E0750">
              <w:rPr>
                <w:rStyle w:val="markedcontent"/>
                <w:rFonts w:cstheme="minorHAnsi"/>
                <w:sz w:val="20"/>
                <w:szCs w:val="20"/>
              </w:rPr>
              <w:t>Wartość osiągnięta w zakończonych projektach</w:t>
            </w:r>
          </w:p>
        </w:tc>
        <w:tc>
          <w:tcPr>
            <w:tcW w:w="1319" w:type="dxa"/>
          </w:tcPr>
          <w:p w14:paraId="2F15A0BC" w14:textId="77777777" w:rsidR="00E92213" w:rsidRPr="003E0750" w:rsidRDefault="00E92213" w:rsidP="00AC50F9">
            <w:pPr>
              <w:spacing w:line="276" w:lineRule="auto"/>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3E0750">
              <w:rPr>
                <w:rStyle w:val="markedcontent"/>
                <w:rFonts w:cstheme="minorHAnsi"/>
                <w:sz w:val="20"/>
                <w:szCs w:val="20"/>
              </w:rPr>
              <w:t xml:space="preserve">Stopień osiągnięcia wartości docelowej (na dzień 30.06 2022) </w:t>
            </w:r>
          </w:p>
        </w:tc>
        <w:tc>
          <w:tcPr>
            <w:tcW w:w="1477" w:type="dxa"/>
          </w:tcPr>
          <w:p w14:paraId="6BC41BF1" w14:textId="77777777" w:rsidR="00E92213" w:rsidRPr="003E0750" w:rsidRDefault="00E92213" w:rsidP="00AC50F9">
            <w:pPr>
              <w:spacing w:line="276" w:lineRule="auto"/>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3E0750">
              <w:rPr>
                <w:rStyle w:val="markedcontent"/>
                <w:rFonts w:cstheme="minorHAnsi"/>
                <w:sz w:val="20"/>
                <w:szCs w:val="20"/>
              </w:rPr>
              <w:t>Wartość szacowana na podstawie podpisanych umów</w:t>
            </w:r>
          </w:p>
        </w:tc>
        <w:tc>
          <w:tcPr>
            <w:tcW w:w="1694" w:type="dxa"/>
          </w:tcPr>
          <w:p w14:paraId="5D70EFF9" w14:textId="77777777" w:rsidR="00E92213" w:rsidRPr="003E0750" w:rsidRDefault="00E92213" w:rsidP="00AC50F9">
            <w:pPr>
              <w:spacing w:line="276" w:lineRule="auto"/>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3E0750">
              <w:rPr>
                <w:rStyle w:val="markedcontent"/>
                <w:rFonts w:cstheme="minorHAnsi"/>
                <w:sz w:val="20"/>
                <w:szCs w:val="20"/>
              </w:rPr>
              <w:t>Prognozowany stopień osiągnięcia wartości docelowej na podstawie podpisanych umów</w:t>
            </w:r>
          </w:p>
        </w:tc>
      </w:tr>
      <w:tr w:rsidR="00E92213" w:rsidRPr="003E0750" w14:paraId="7BC9EFDE"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6"/>
          </w:tcPr>
          <w:p w14:paraId="01217674" w14:textId="77777777" w:rsidR="00E92213" w:rsidRPr="003E0750" w:rsidRDefault="00E92213" w:rsidP="00AC50F9">
            <w:pPr>
              <w:spacing w:line="276" w:lineRule="auto"/>
              <w:jc w:val="center"/>
              <w:rPr>
                <w:rStyle w:val="markedcontent"/>
                <w:rFonts w:cstheme="minorHAnsi"/>
                <w:b w:val="0"/>
                <w:bCs w:val="0"/>
                <w:sz w:val="20"/>
                <w:szCs w:val="20"/>
              </w:rPr>
            </w:pPr>
            <w:r w:rsidRPr="003E0750">
              <w:rPr>
                <w:rStyle w:val="markedcontent"/>
                <w:rFonts w:cstheme="minorHAnsi"/>
                <w:b w:val="0"/>
                <w:bCs w:val="0"/>
                <w:sz w:val="20"/>
                <w:szCs w:val="20"/>
              </w:rPr>
              <w:t>Wskaźniki produktu</w:t>
            </w:r>
          </w:p>
        </w:tc>
      </w:tr>
      <w:tr w:rsidR="00E92213" w:rsidRPr="003E0750" w14:paraId="552364CD" w14:textId="77777777" w:rsidTr="00AC50F9">
        <w:tc>
          <w:tcPr>
            <w:cnfStyle w:val="001000000000" w:firstRow="0" w:lastRow="0" w:firstColumn="1" w:lastColumn="0" w:oddVBand="0" w:evenVBand="0" w:oddHBand="0" w:evenHBand="0" w:firstRowFirstColumn="0" w:firstRowLastColumn="0" w:lastRowFirstColumn="0" w:lastRowLastColumn="0"/>
            <w:tcW w:w="1791" w:type="dxa"/>
          </w:tcPr>
          <w:p w14:paraId="0D040C8B" w14:textId="77777777" w:rsidR="00E92213" w:rsidRPr="003E0750" w:rsidRDefault="00E92213" w:rsidP="00AC50F9">
            <w:pPr>
              <w:spacing w:line="276" w:lineRule="auto"/>
              <w:rPr>
                <w:rStyle w:val="markedcontent"/>
                <w:rFonts w:cstheme="minorHAnsi"/>
                <w:sz w:val="20"/>
                <w:szCs w:val="20"/>
              </w:rPr>
            </w:pPr>
            <w:r w:rsidRPr="003E0750">
              <w:rPr>
                <w:rStyle w:val="markedcontent"/>
                <w:rFonts w:cstheme="minorHAnsi"/>
                <w:sz w:val="20"/>
                <w:szCs w:val="20"/>
              </w:rPr>
              <w:t>Liczba zakupionych jednostek taboru pasażerskiego w publicznym transporcie zbiorowym komunikacji miejskiej</w:t>
            </w:r>
            <w:r>
              <w:rPr>
                <w:rStyle w:val="markedcontent"/>
                <w:rFonts w:cstheme="minorHAnsi"/>
                <w:sz w:val="20"/>
                <w:szCs w:val="20"/>
              </w:rPr>
              <w:t xml:space="preserve"> (szt.)</w:t>
            </w:r>
          </w:p>
        </w:tc>
        <w:tc>
          <w:tcPr>
            <w:tcW w:w="1181" w:type="dxa"/>
          </w:tcPr>
          <w:p w14:paraId="6F61D6EF" w14:textId="77777777" w:rsidR="00E92213" w:rsidRPr="003E0750" w:rsidRDefault="00E92213" w:rsidP="00AC50F9">
            <w:pPr>
              <w:spacing w:line="276" w:lineRule="auto"/>
              <w:jc w:val="right"/>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270</w:t>
            </w:r>
          </w:p>
        </w:tc>
        <w:tc>
          <w:tcPr>
            <w:tcW w:w="1600" w:type="dxa"/>
          </w:tcPr>
          <w:p w14:paraId="177F6FA2" w14:textId="77777777" w:rsidR="00E92213" w:rsidRPr="003E0750" w:rsidRDefault="00E92213" w:rsidP="00AC50F9">
            <w:pPr>
              <w:spacing w:line="276" w:lineRule="auto"/>
              <w:jc w:val="right"/>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259</w:t>
            </w:r>
          </w:p>
        </w:tc>
        <w:tc>
          <w:tcPr>
            <w:tcW w:w="1319" w:type="dxa"/>
          </w:tcPr>
          <w:p w14:paraId="0EEA6768" w14:textId="77777777" w:rsidR="00E92213" w:rsidRPr="003E0750" w:rsidRDefault="00E92213" w:rsidP="00AC50F9">
            <w:pPr>
              <w:spacing w:line="276" w:lineRule="auto"/>
              <w:jc w:val="right"/>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95,9%</w:t>
            </w:r>
          </w:p>
        </w:tc>
        <w:tc>
          <w:tcPr>
            <w:tcW w:w="1477" w:type="dxa"/>
          </w:tcPr>
          <w:p w14:paraId="518DB42E" w14:textId="77777777" w:rsidR="00E92213" w:rsidRPr="003E0750" w:rsidRDefault="00E92213" w:rsidP="00AC50F9">
            <w:pPr>
              <w:spacing w:line="276" w:lineRule="auto"/>
              <w:jc w:val="right"/>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320</w:t>
            </w:r>
          </w:p>
        </w:tc>
        <w:tc>
          <w:tcPr>
            <w:tcW w:w="1694" w:type="dxa"/>
          </w:tcPr>
          <w:p w14:paraId="444639C7" w14:textId="77777777" w:rsidR="00E92213" w:rsidRPr="003E0750" w:rsidRDefault="00E92213" w:rsidP="00AC50F9">
            <w:pPr>
              <w:spacing w:line="276" w:lineRule="auto"/>
              <w:jc w:val="right"/>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118,5%</w:t>
            </w:r>
          </w:p>
        </w:tc>
      </w:tr>
      <w:tr w:rsidR="00E92213" w:rsidRPr="003E0750" w14:paraId="21D0BC6E"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9DF00B0" w14:textId="77777777" w:rsidR="00E92213" w:rsidRPr="003E0750" w:rsidRDefault="00E92213" w:rsidP="00AC50F9">
            <w:pPr>
              <w:spacing w:line="276" w:lineRule="auto"/>
              <w:rPr>
                <w:rStyle w:val="markedcontent"/>
                <w:rFonts w:cstheme="minorHAnsi"/>
                <w:sz w:val="20"/>
                <w:szCs w:val="20"/>
              </w:rPr>
            </w:pPr>
            <w:r w:rsidRPr="003E0750">
              <w:rPr>
                <w:rStyle w:val="markedcontent"/>
                <w:rFonts w:cstheme="minorHAnsi"/>
                <w:sz w:val="20"/>
                <w:szCs w:val="20"/>
              </w:rPr>
              <w:t>Całkowita długość nowych lub przebudowanych linii komunikacji miejskiej</w:t>
            </w:r>
            <w:r>
              <w:rPr>
                <w:rStyle w:val="markedcontent"/>
                <w:rFonts w:cstheme="minorHAnsi"/>
                <w:sz w:val="20"/>
                <w:szCs w:val="20"/>
              </w:rPr>
              <w:t xml:space="preserve"> (km)</w:t>
            </w:r>
          </w:p>
        </w:tc>
        <w:tc>
          <w:tcPr>
            <w:tcW w:w="1181" w:type="dxa"/>
          </w:tcPr>
          <w:p w14:paraId="0B2A2F37" w14:textId="77777777" w:rsidR="00E92213" w:rsidRPr="003E0750" w:rsidRDefault="00E92213" w:rsidP="00AC50F9">
            <w:pPr>
              <w:spacing w:line="276" w:lineRule="auto"/>
              <w:jc w:val="right"/>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450</w:t>
            </w:r>
          </w:p>
        </w:tc>
        <w:tc>
          <w:tcPr>
            <w:tcW w:w="1600" w:type="dxa"/>
          </w:tcPr>
          <w:p w14:paraId="6C620B33" w14:textId="77777777" w:rsidR="00E92213" w:rsidRPr="003E0750" w:rsidRDefault="00E92213" w:rsidP="00AC50F9">
            <w:pPr>
              <w:spacing w:line="276" w:lineRule="auto"/>
              <w:jc w:val="right"/>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711,7</w:t>
            </w:r>
          </w:p>
        </w:tc>
        <w:tc>
          <w:tcPr>
            <w:tcW w:w="1319" w:type="dxa"/>
          </w:tcPr>
          <w:p w14:paraId="0854828A" w14:textId="77777777" w:rsidR="00E92213" w:rsidRPr="003E0750" w:rsidRDefault="00E92213" w:rsidP="00AC50F9">
            <w:pPr>
              <w:spacing w:line="276" w:lineRule="auto"/>
              <w:jc w:val="right"/>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158,2%</w:t>
            </w:r>
          </w:p>
        </w:tc>
        <w:tc>
          <w:tcPr>
            <w:tcW w:w="1477" w:type="dxa"/>
          </w:tcPr>
          <w:p w14:paraId="2D20A7E6" w14:textId="77777777" w:rsidR="00E92213" w:rsidRPr="003E0750" w:rsidRDefault="00E92213" w:rsidP="00AC50F9">
            <w:pPr>
              <w:spacing w:line="276" w:lineRule="auto"/>
              <w:jc w:val="right"/>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1 096,33</w:t>
            </w:r>
          </w:p>
        </w:tc>
        <w:tc>
          <w:tcPr>
            <w:tcW w:w="1694" w:type="dxa"/>
          </w:tcPr>
          <w:p w14:paraId="58D5EC22" w14:textId="77777777" w:rsidR="00E92213" w:rsidRPr="003E0750" w:rsidRDefault="00E92213" w:rsidP="00AC50F9">
            <w:pPr>
              <w:spacing w:line="276" w:lineRule="auto"/>
              <w:jc w:val="right"/>
              <w:cnfStyle w:val="000000100000" w:firstRow="0" w:lastRow="0" w:firstColumn="0" w:lastColumn="0" w:oddVBand="0" w:evenVBand="0" w:oddHBand="1"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243,6%</w:t>
            </w:r>
          </w:p>
        </w:tc>
      </w:tr>
      <w:tr w:rsidR="00E92213" w:rsidRPr="003E0750" w14:paraId="2CF1EDE4" w14:textId="77777777" w:rsidTr="00AC50F9">
        <w:tc>
          <w:tcPr>
            <w:cnfStyle w:val="001000000000" w:firstRow="0" w:lastRow="0" w:firstColumn="1" w:lastColumn="0" w:oddVBand="0" w:evenVBand="0" w:oddHBand="0" w:evenHBand="0" w:firstRowFirstColumn="0" w:firstRowLastColumn="0" w:lastRowFirstColumn="0" w:lastRowLastColumn="0"/>
            <w:tcW w:w="1791" w:type="dxa"/>
          </w:tcPr>
          <w:p w14:paraId="5FD986E6" w14:textId="77777777" w:rsidR="00E92213" w:rsidRPr="003E0750" w:rsidRDefault="00E92213" w:rsidP="00AC50F9">
            <w:pPr>
              <w:spacing w:line="276" w:lineRule="auto"/>
              <w:rPr>
                <w:rStyle w:val="markedcontent"/>
                <w:rFonts w:cstheme="minorHAnsi"/>
                <w:sz w:val="20"/>
                <w:szCs w:val="20"/>
              </w:rPr>
            </w:pPr>
            <w:r w:rsidRPr="003E0750">
              <w:rPr>
                <w:rStyle w:val="markedcontent"/>
                <w:rFonts w:cstheme="minorHAnsi"/>
                <w:sz w:val="20"/>
                <w:szCs w:val="20"/>
              </w:rPr>
              <w:t>Liczba zainstalowanych inteligentnych systemów transportowych</w:t>
            </w:r>
            <w:r>
              <w:rPr>
                <w:rStyle w:val="markedcontent"/>
                <w:rFonts w:cstheme="minorHAnsi"/>
                <w:sz w:val="20"/>
                <w:szCs w:val="20"/>
              </w:rPr>
              <w:t xml:space="preserve"> (szt.)</w:t>
            </w:r>
          </w:p>
        </w:tc>
        <w:tc>
          <w:tcPr>
            <w:tcW w:w="1181" w:type="dxa"/>
          </w:tcPr>
          <w:p w14:paraId="37191593" w14:textId="77777777" w:rsidR="00E92213" w:rsidRPr="003E0750" w:rsidRDefault="00E92213" w:rsidP="00AC50F9">
            <w:pPr>
              <w:spacing w:line="276" w:lineRule="auto"/>
              <w:jc w:val="right"/>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5</w:t>
            </w:r>
          </w:p>
        </w:tc>
        <w:tc>
          <w:tcPr>
            <w:tcW w:w="1600" w:type="dxa"/>
          </w:tcPr>
          <w:p w14:paraId="585D7115" w14:textId="77777777" w:rsidR="00E92213" w:rsidRPr="003E0750" w:rsidRDefault="00E92213" w:rsidP="00AC50F9">
            <w:pPr>
              <w:spacing w:line="276" w:lineRule="auto"/>
              <w:jc w:val="right"/>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8</w:t>
            </w:r>
          </w:p>
        </w:tc>
        <w:tc>
          <w:tcPr>
            <w:tcW w:w="1319" w:type="dxa"/>
          </w:tcPr>
          <w:p w14:paraId="13C813D0" w14:textId="77777777" w:rsidR="00E92213" w:rsidRPr="003E0750" w:rsidRDefault="00E92213" w:rsidP="00AC50F9">
            <w:pPr>
              <w:spacing w:line="276" w:lineRule="auto"/>
              <w:jc w:val="right"/>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160%</w:t>
            </w:r>
          </w:p>
        </w:tc>
        <w:tc>
          <w:tcPr>
            <w:tcW w:w="1477" w:type="dxa"/>
          </w:tcPr>
          <w:p w14:paraId="7DACDC97" w14:textId="77777777" w:rsidR="00E92213" w:rsidRPr="003E0750" w:rsidRDefault="00E92213" w:rsidP="00AC50F9">
            <w:pPr>
              <w:spacing w:line="276" w:lineRule="auto"/>
              <w:jc w:val="right"/>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14</w:t>
            </w:r>
          </w:p>
        </w:tc>
        <w:tc>
          <w:tcPr>
            <w:tcW w:w="1694" w:type="dxa"/>
          </w:tcPr>
          <w:p w14:paraId="6B977860" w14:textId="77777777" w:rsidR="00E92213" w:rsidRPr="003E0750" w:rsidRDefault="00E92213" w:rsidP="00AC50F9">
            <w:pPr>
              <w:spacing w:line="276" w:lineRule="auto"/>
              <w:jc w:val="right"/>
              <w:cnfStyle w:val="000000000000" w:firstRow="0" w:lastRow="0" w:firstColumn="0" w:lastColumn="0" w:oddVBand="0" w:evenVBand="0" w:oddHBand="0" w:evenHBand="0" w:firstRowFirstColumn="0" w:firstRowLastColumn="0" w:lastRowFirstColumn="0" w:lastRowLastColumn="0"/>
              <w:rPr>
                <w:rStyle w:val="markedcontent"/>
                <w:rFonts w:cstheme="minorHAnsi"/>
                <w:sz w:val="20"/>
                <w:szCs w:val="20"/>
              </w:rPr>
            </w:pPr>
            <w:r>
              <w:rPr>
                <w:rStyle w:val="markedcontent"/>
                <w:rFonts w:cstheme="minorHAnsi"/>
                <w:sz w:val="20"/>
                <w:szCs w:val="20"/>
              </w:rPr>
              <w:t>280%</w:t>
            </w:r>
          </w:p>
        </w:tc>
      </w:tr>
    </w:tbl>
    <w:p w14:paraId="1446B4CE" w14:textId="77777777" w:rsidR="00E92213" w:rsidRPr="00B11E6A" w:rsidRDefault="00E92213" w:rsidP="00E92213">
      <w:pPr>
        <w:spacing w:line="276" w:lineRule="auto"/>
        <w:rPr>
          <w:rStyle w:val="Wyrnienieintensywne"/>
          <w:rFonts w:cstheme="minorHAnsi"/>
          <w:i w:val="0"/>
          <w:iCs w:val="0"/>
        </w:rPr>
      </w:pPr>
      <w:r w:rsidRPr="00207BAB">
        <w:rPr>
          <w:rStyle w:val="markedcontent"/>
          <w:rFonts w:cstheme="minorHAnsi"/>
        </w:rPr>
        <w:t>Źródło: informacja kwartalna PO PW, stan na dzień 30.06.2022</w:t>
      </w:r>
    </w:p>
    <w:p w14:paraId="77930D50" w14:textId="77777777" w:rsidR="00E92213" w:rsidRPr="00E92213" w:rsidRDefault="00E92213" w:rsidP="00E92213">
      <w:pPr>
        <w:rPr>
          <w:rStyle w:val="Wyrnienieintensywne"/>
          <w:i w:val="0"/>
          <w:iCs w:val="0"/>
        </w:rPr>
      </w:pPr>
      <w:r w:rsidRPr="00E92213">
        <w:rPr>
          <w:rStyle w:val="Wyrnienieintensywne"/>
          <w:i w:val="0"/>
          <w:iCs w:val="0"/>
        </w:rPr>
        <w:t>Identyfikacja wskaźników PI 4e, których wartości na 2023 r. zostaną osiągnięte w wyższym lub niższym stopniu (odchylenie powyżej 15%) od zakładanych wartości docelowych/celów końcowych (2023) w POPW</w:t>
      </w:r>
    </w:p>
    <w:p w14:paraId="5F72A508" w14:textId="77777777" w:rsidR="00E92213" w:rsidRPr="00E92213" w:rsidRDefault="00E92213" w:rsidP="00E92213">
      <w:pPr>
        <w:rPr>
          <w:rStyle w:val="Wyrnienieintensywne"/>
          <w:i w:val="0"/>
          <w:iCs w:val="0"/>
          <w:color w:val="auto"/>
        </w:rPr>
      </w:pPr>
      <w:r w:rsidRPr="00E92213">
        <w:rPr>
          <w:rStyle w:val="Wyrnienieintensywne"/>
          <w:i w:val="0"/>
          <w:iCs w:val="0"/>
          <w:color w:val="auto"/>
        </w:rPr>
        <w:t xml:space="preserve">Prognoza stopnia osiągnięcia wartości docelowych wskaźników produktu PI 4e na koniec 2023 roku wskazuje, że wszystkie zostaną zrealizowane na poziomie wyższym niż 115% zakładanej wartości. Wskaźnik Liczba zakupionych jednostek taboru pasażerskiego w publicznym transporcie zbiorowym komunikacji miejskiej osiągnie 118,5% celu, co może wynikać z oszczędności generowanych w projektach i możliwości zakupu większej liczby autobusów ogółem, bądź zakupu większej liczby autobusów o mniejszej pojemności. Z kolei prognozowany stopień osiągnięcia wskaźnika Całkowita długość nowych lub </w:t>
      </w:r>
      <w:r w:rsidRPr="00E92213">
        <w:rPr>
          <w:rStyle w:val="Wyrnienieintensywne"/>
          <w:i w:val="0"/>
          <w:iCs w:val="0"/>
          <w:color w:val="auto"/>
        </w:rPr>
        <w:lastRenderedPageBreak/>
        <w:t>przebudowanych linii komunikacji miejskiej wynosi 243,6%. Wysoka wartość jest poniekąd pochodną pierwszego omówionego wskaźnika, w związku z czym zakupiony tabor może obsłużyć większą liczbę linii niż zakładano. Z kolei Liczba zainstalowanych inteligentnych systemów transportowych według prognozy wyniesie 280%. W każdym z miast wojewódzkich miał zostać wdrożony przynajmniej jeden ITS na potrzeby komunikacji miejskiej, a dodatkowo do wskaźnika miały być zliczane jedynie nowe systemy o pełnej funkcjonalności. Podczas negocjacji z KE ustalono jednak, że wsparcie ITS umożliwione zostanie także dla operacji dotyczących rozbudowy i modernizacji istniejących systemów oraz podsystemów. Z tego też powodu elementy ITS zawarte są w każdym z projektów realizowanych w Działaniu 2.1.</w:t>
      </w:r>
    </w:p>
    <w:p w14:paraId="31D33595" w14:textId="55E2C382" w:rsidR="009E6D1E" w:rsidRPr="009E6D1E" w:rsidRDefault="009E6D1E" w:rsidP="000169BE">
      <w:pPr>
        <w:keepNext/>
        <w:rPr>
          <w:rStyle w:val="markedcontent"/>
          <w:rFonts w:cstheme="minorHAnsi"/>
          <w:b/>
          <w:bCs/>
          <w:color w:val="1F4E79" w:themeColor="accent5" w:themeShade="80"/>
        </w:rPr>
      </w:pPr>
      <w:r w:rsidRPr="009E6D1E">
        <w:rPr>
          <w:rStyle w:val="markedcontent"/>
          <w:rFonts w:cstheme="minorHAnsi"/>
          <w:b/>
          <w:bCs/>
          <w:color w:val="1F4E79" w:themeColor="accent5" w:themeShade="80"/>
        </w:rPr>
        <w:t>Wstępna prognoza wskaźnika rezultatu</w:t>
      </w:r>
      <w:r w:rsidR="004C04E2">
        <w:rPr>
          <w:rStyle w:val="markedcontent"/>
          <w:rFonts w:cstheme="minorHAnsi"/>
          <w:b/>
          <w:bCs/>
          <w:color w:val="1F4E79" w:themeColor="accent5" w:themeShade="80"/>
        </w:rPr>
        <w:t xml:space="preserve"> PI 4e</w:t>
      </w:r>
    </w:p>
    <w:p w14:paraId="7DF2024B" w14:textId="31DC472A" w:rsidR="004B2678" w:rsidRPr="000F61DC" w:rsidRDefault="004B2678" w:rsidP="000169BE">
      <w:pPr>
        <w:keepNext/>
      </w:pPr>
      <w:r w:rsidRPr="000F61DC">
        <w:t>W ramach PI 4e monitorowany jest wskaźnik rezultatu Liczba przewozów pasażerskich komunikacją miejską w miastach wojewódzkich Polski Wschodniej [mln osób].</w:t>
      </w:r>
    </w:p>
    <w:p w14:paraId="17B805FF" w14:textId="136024FD" w:rsidR="009E6D1E" w:rsidRPr="000F61DC" w:rsidRDefault="009E6D1E" w:rsidP="00B43A29">
      <w:r w:rsidRPr="000F61DC">
        <w:t>Dane potrzebne do oszacowania wartości wskaźników zostały pozyskane z systemu STRATEG. Nazwa wskaźnika w systemie brzmi</w:t>
      </w:r>
      <w:r w:rsidR="004B2678" w:rsidRPr="000F61DC">
        <w:t xml:space="preserve">: </w:t>
      </w:r>
      <w:r w:rsidRPr="000F61DC">
        <w:t xml:space="preserve">Liczba przewozów pasażerskich komunikacją miejską w miastach wojewódzkich Polski Wschodniej [mln osób]. </w:t>
      </w:r>
    </w:p>
    <w:p w14:paraId="09CABE30" w14:textId="77777777" w:rsidR="009E6D1E" w:rsidRPr="000F61DC" w:rsidRDefault="009E6D1E" w:rsidP="00B43A29">
      <w:r w:rsidRPr="000F61DC">
        <w:t>Przewozy pasażerów komunikacją miejską to suma pasażerów przewiezionych wszystkimi środkami komunikacji miejskiej powszechnie dostępnymi dla ludności, tj. autobusami, tramwajami i trolejbusami. Za przewiezionego pasażera środkami komunikacji miejskiej uważa się jednokrotny przejazd. Liczbę pasażerów ustala się szacunkowo na podstawie liczby sprzedanych biletów jednorazowych i wieloprzejazdowych z uwzględnieniem przyjętych przez zakłady komunikacji miejskiej norm dot. liczby przejazdów na dany bilet wieloprzejazdowy. Dane są gromadzone przez GUS na podstawie sprawozdania T-06, które jest sporządzane przez jednostki o liczbie pracujących 9 i więcej.  Jednostkami sprawozdawczymi są przewoźnicy, a terytorialne przyporządkowanie odbywa się na podstawie siedziby firmy. Oznacza to, że we wskaźniku uwzględnione są również przewozy dokonywane przez przewoźników komunikacji miejskiej z miast wojewódzkich Polski Wschodniej w obrębie miasta wojewódzkiego i jego obszaru funkcjonalnego.</w:t>
      </w:r>
    </w:p>
    <w:p w14:paraId="41EEF3E8" w14:textId="77777777" w:rsidR="009E6D1E" w:rsidRPr="000F61DC" w:rsidRDefault="009E6D1E" w:rsidP="00B43A29">
      <w:pPr>
        <w:rPr>
          <w:b/>
          <w:bCs/>
        </w:rPr>
      </w:pPr>
      <w:r w:rsidRPr="000F61DC">
        <w:t xml:space="preserve">Szacunki ex-ante bazowały na danych dla lat 2003-2012 i wyniosły 330 mln osób. W ewaluacji mid-term zastosowano model liniowy Holta i dane empiryczne za lata 2009-2017, a prognoza wyniosła </w:t>
      </w:r>
      <w:r w:rsidRPr="000F61DC">
        <w:rPr>
          <w:b/>
          <w:bCs/>
        </w:rPr>
        <w:t>340 mln.</w:t>
      </w:r>
    </w:p>
    <w:p w14:paraId="070FD52A" w14:textId="77777777" w:rsidR="009E6D1E" w:rsidRPr="000F61DC" w:rsidRDefault="009E6D1E" w:rsidP="00B43A29">
      <w:r w:rsidRPr="000F61DC">
        <w:t>System STRATEG dysponuje dla wskaźnika danymi od roku 2013 do 2020. Dokonano ich analizy eksploracyjnej. Poniżej przedstawiony jest wykres kształtowania się wskaźnika w tychże latach z dodanym trendem liniowym.</w:t>
      </w:r>
    </w:p>
    <w:p w14:paraId="0571637C" w14:textId="77777777" w:rsidR="009E6D1E" w:rsidRPr="000F61DC" w:rsidRDefault="009E6D1E" w:rsidP="00B43A29">
      <w:r w:rsidRPr="00480E13">
        <w:rPr>
          <w:noProof/>
          <w:lang w:eastAsia="pl-PL"/>
        </w:rPr>
        <w:lastRenderedPageBreak/>
        <w:drawing>
          <wp:inline distT="0" distB="0" distL="0" distR="0" wp14:anchorId="5141AB2E" wp14:editId="5F50F500">
            <wp:extent cx="5760720" cy="1787525"/>
            <wp:effectExtent l="0" t="0" r="0" b="317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787525"/>
                    </a:xfrm>
                    <a:prstGeom prst="rect">
                      <a:avLst/>
                    </a:prstGeom>
                  </pic:spPr>
                </pic:pic>
              </a:graphicData>
            </a:graphic>
          </wp:inline>
        </w:drawing>
      </w:r>
    </w:p>
    <w:p w14:paraId="6A023A80" w14:textId="77777777" w:rsidR="009E6D1E" w:rsidRPr="000F61DC" w:rsidRDefault="009E6D1E" w:rsidP="00B43A29">
      <w:r w:rsidRPr="000F61DC">
        <w:t>Jak wskazuje powyższy wykres, wskaźnik charakteryzował się wyraźnym trendem rosnącym do 2019 r., po czym w 2020 r. nastąpiło załamanie ze względu na pandemię. Dlatego stworzono dwa scenariusze: optymistyczny (</w:t>
      </w:r>
      <w:commentRangeStart w:id="389"/>
      <w:commentRangeStart w:id="390"/>
      <w:r w:rsidRPr="000F61DC">
        <w:t xml:space="preserve">na podstawie trendu rosnącego do 2019 r., zakładający, że po pandemii sytuacja wróci do tej z 2019 r.) </w:t>
      </w:r>
      <w:commentRangeEnd w:id="389"/>
      <w:r w:rsidR="00433481">
        <w:rPr>
          <w:rStyle w:val="Odwoaniedokomentarza"/>
        </w:rPr>
        <w:commentReference w:id="389"/>
      </w:r>
      <w:commentRangeEnd w:id="390"/>
      <w:r w:rsidR="00540864">
        <w:rPr>
          <w:rStyle w:val="Odwoaniedokomentarza"/>
        </w:rPr>
        <w:commentReference w:id="390"/>
      </w:r>
      <w:r w:rsidRPr="000F61DC">
        <w:t>oraz pesymistyczny, uwzględniający pandemiczne załamanie.</w:t>
      </w:r>
    </w:p>
    <w:p w14:paraId="610AA469" w14:textId="2A641BD2" w:rsidR="009E6D1E" w:rsidRPr="000F61DC" w:rsidRDefault="009E6D1E" w:rsidP="00B43A29">
      <w:r w:rsidRPr="000F61DC">
        <w:t>Dokonano dekompozycji szeregu czasowego, której wyniki przedstawiają poniższe wykresy.</w:t>
      </w:r>
    </w:p>
    <w:p w14:paraId="70522BC7" w14:textId="77777777" w:rsidR="009E6D1E" w:rsidRPr="000F61DC" w:rsidRDefault="009E6D1E" w:rsidP="00B43A29">
      <w:r w:rsidRPr="000F61DC">
        <w:t>Dla wariantu optymistycznego:</w:t>
      </w:r>
    </w:p>
    <w:p w14:paraId="1B66771E" w14:textId="77777777" w:rsidR="009E6D1E" w:rsidRPr="000F61DC" w:rsidRDefault="009E6D1E" w:rsidP="00B43A29">
      <w:r w:rsidRPr="00480E13">
        <w:rPr>
          <w:noProof/>
          <w:lang w:eastAsia="pl-PL"/>
        </w:rPr>
        <w:drawing>
          <wp:inline distT="0" distB="0" distL="0" distR="0" wp14:anchorId="3FD3F36A" wp14:editId="412E115C">
            <wp:extent cx="5760720" cy="2996565"/>
            <wp:effectExtent l="0" t="0" r="0" b="0"/>
            <wp:docPr id="640800349"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96565"/>
                    </a:xfrm>
                    <a:prstGeom prst="rect">
                      <a:avLst/>
                    </a:prstGeom>
                  </pic:spPr>
                </pic:pic>
              </a:graphicData>
            </a:graphic>
          </wp:inline>
        </w:drawing>
      </w:r>
    </w:p>
    <w:p w14:paraId="44F47D42" w14:textId="77777777" w:rsidR="009E6D1E" w:rsidRPr="000F61DC" w:rsidRDefault="009E6D1E" w:rsidP="00B43A29">
      <w:r w:rsidRPr="000F61DC">
        <w:t>Dla wariantu pesymistycznego:</w:t>
      </w:r>
    </w:p>
    <w:p w14:paraId="72763221" w14:textId="77777777" w:rsidR="009E6D1E" w:rsidRPr="000F61DC" w:rsidRDefault="009E6D1E" w:rsidP="00B43A29">
      <w:r w:rsidRPr="00480E13">
        <w:rPr>
          <w:noProof/>
          <w:lang w:eastAsia="pl-PL"/>
        </w:rPr>
        <w:lastRenderedPageBreak/>
        <w:drawing>
          <wp:inline distT="0" distB="0" distL="0" distR="0" wp14:anchorId="1F5CC6D2" wp14:editId="45443C4F">
            <wp:extent cx="5760720" cy="307911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79115"/>
                    </a:xfrm>
                    <a:prstGeom prst="rect">
                      <a:avLst/>
                    </a:prstGeom>
                  </pic:spPr>
                </pic:pic>
              </a:graphicData>
            </a:graphic>
          </wp:inline>
        </w:drawing>
      </w:r>
    </w:p>
    <w:p w14:paraId="3B6DFE12" w14:textId="77777777" w:rsidR="009E6D1E" w:rsidRPr="000F61DC" w:rsidRDefault="009E6D1E" w:rsidP="00B43A29">
      <w:r w:rsidRPr="000F61DC">
        <w:t>Dekompozycja wskazuje również na brak istotnych wahań sezonowych oraz istnienie trendu liniowego w wariancie optymistycznym. Test Manna-Kendalla (</w:t>
      </w:r>
      <w:r w:rsidRPr="000F61DC">
        <w:rPr>
          <w:b/>
          <w:bCs/>
        </w:rPr>
        <w:t>s=149.0</w:t>
      </w:r>
      <w:r w:rsidRPr="000F61DC">
        <w:t xml:space="preserve"> przy </w:t>
      </w:r>
      <w:r w:rsidRPr="000F61DC">
        <w:rPr>
          <w:b/>
          <w:bCs/>
        </w:rPr>
        <w:t>p=0.000</w:t>
      </w:r>
      <w:r w:rsidRPr="000F61DC">
        <w:t>) wskazuje, że trend ten jest istotny.</w:t>
      </w:r>
    </w:p>
    <w:p w14:paraId="05B8C98A" w14:textId="77777777" w:rsidR="009E6D1E" w:rsidRPr="000F61DC" w:rsidRDefault="009E6D1E" w:rsidP="00B43A29">
      <w:pPr>
        <w:rPr>
          <w:b/>
          <w:bCs/>
        </w:rPr>
      </w:pPr>
      <w:r w:rsidRPr="000F61DC">
        <w:t xml:space="preserve">W wariancie optymistycznym przeprowadzono prognozę według modelu Holta. Prognozowana wartość wyniosła </w:t>
      </w:r>
      <w:r w:rsidRPr="000F61DC">
        <w:rPr>
          <w:b/>
          <w:bCs/>
        </w:rPr>
        <w:t>389,06 mln:</w:t>
      </w:r>
    </w:p>
    <w:p w14:paraId="1D18742C" w14:textId="77777777" w:rsidR="009E6D1E" w:rsidRPr="000F61DC" w:rsidRDefault="009E6D1E" w:rsidP="00B43A29"/>
    <w:p w14:paraId="4E2D88EF" w14:textId="77777777" w:rsidR="009E6D1E" w:rsidRPr="000F61DC" w:rsidRDefault="009E6D1E" w:rsidP="00B43A29">
      <w:r w:rsidRPr="00480E13">
        <w:rPr>
          <w:noProof/>
          <w:lang w:eastAsia="pl-PL"/>
        </w:rPr>
        <w:drawing>
          <wp:inline distT="0" distB="0" distL="0" distR="0" wp14:anchorId="65CA6A41" wp14:editId="215B2B5D">
            <wp:extent cx="3752850" cy="2562225"/>
            <wp:effectExtent l="0" t="0" r="0" b="0"/>
            <wp:docPr id="64080035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2562225"/>
                    </a:xfrm>
                    <a:prstGeom prst="rect">
                      <a:avLst/>
                    </a:prstGeom>
                  </pic:spPr>
                </pic:pic>
              </a:graphicData>
            </a:graphic>
          </wp:inline>
        </w:drawing>
      </w:r>
    </w:p>
    <w:p w14:paraId="43EB2791" w14:textId="77777777" w:rsidR="009E6D1E" w:rsidRPr="000F61DC" w:rsidRDefault="009E6D1E" w:rsidP="00B43A29">
      <w:pPr>
        <w:rPr>
          <w:b/>
          <w:bCs/>
        </w:rPr>
      </w:pPr>
      <w:r w:rsidRPr="000F61DC">
        <w:t xml:space="preserve">W wariancie pesymistycznym przeprowadzono prognozę według modelu wygładzania wykładniczego (ze względu na brak jednoznacznego trendu). Prognozowana wartość wyniosła </w:t>
      </w:r>
      <w:r w:rsidRPr="000F61DC">
        <w:rPr>
          <w:b/>
          <w:bCs/>
        </w:rPr>
        <w:t>302,3 mln PLN.</w:t>
      </w:r>
    </w:p>
    <w:p w14:paraId="2F59D159" w14:textId="77777777" w:rsidR="009E6D1E" w:rsidRPr="000F61DC" w:rsidRDefault="009E6D1E" w:rsidP="00B43A29">
      <w:r w:rsidRPr="00480E13">
        <w:rPr>
          <w:noProof/>
          <w:lang w:eastAsia="pl-PL"/>
        </w:rPr>
        <w:lastRenderedPageBreak/>
        <w:drawing>
          <wp:inline distT="0" distB="0" distL="0" distR="0" wp14:anchorId="419B49E7" wp14:editId="7D6F08D1">
            <wp:extent cx="3600450" cy="2562225"/>
            <wp:effectExtent l="0" t="0" r="0" b="0"/>
            <wp:docPr id="640800351"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450" cy="2562225"/>
                    </a:xfrm>
                    <a:prstGeom prst="rect">
                      <a:avLst/>
                    </a:prstGeom>
                  </pic:spPr>
                </pic:pic>
              </a:graphicData>
            </a:graphic>
          </wp:inline>
        </w:drawing>
      </w:r>
    </w:p>
    <w:p w14:paraId="23C11DD9" w14:textId="0384EAEE" w:rsidR="009E6D1E" w:rsidRPr="000F61DC" w:rsidRDefault="009E6D1E" w:rsidP="00B43A29">
      <w:r w:rsidRPr="000F61DC">
        <w:t>Ze względu na silny wpływ pandemii proponujemy wstępne przyjęcie prognozy pesymistycznej</w:t>
      </w:r>
      <w:r w:rsidR="004B2678" w:rsidRPr="000F61DC">
        <w:t xml:space="preserve">, która w </w:t>
      </w:r>
      <w:ins w:id="391" w:author="Marta Brzozowska" w:date="2022-09-05T14:02:00Z">
        <w:r w:rsidR="004B2678" w:rsidRPr="000F61DC">
          <w:t>t</w:t>
        </w:r>
      </w:ins>
      <w:ins w:id="392" w:author="Marta Brzozowska" w:date="2022-08-31T12:42:00Z">
        <w:r w:rsidR="001D6DD8">
          <w:t>r</w:t>
        </w:r>
      </w:ins>
      <w:ins w:id="393" w:author="Marta Brzozowska" w:date="2022-09-05T14:02:00Z">
        <w:r w:rsidR="004B2678" w:rsidRPr="000F61DC">
          <w:t>akcie</w:t>
        </w:r>
      </w:ins>
      <w:del w:id="394" w:author="Marta Brzozowska" w:date="2022-09-05T14:02:00Z">
        <w:r w:rsidR="004B2678" w:rsidRPr="000F61DC">
          <w:delText>takcie</w:delText>
        </w:r>
      </w:del>
      <w:r w:rsidR="004B2678" w:rsidRPr="000F61DC">
        <w:t xml:space="preserve"> badania zostanie zweryfikowana w oparciu o trendy przewozów w roku 2021 i 2022, pozyskane od lokalnych przewoźników publicznego transportu miejskiego oraz inne czynniki wpływające na popularność transportu miejskiego wyszczególnione w rozdziale </w:t>
      </w:r>
      <w:r w:rsidR="00E91302">
        <w:t>6</w:t>
      </w:r>
      <w:r w:rsidR="004B2678" w:rsidRPr="000F61DC">
        <w:t>.5</w:t>
      </w:r>
      <w:r w:rsidRPr="000F61DC">
        <w:t>.</w:t>
      </w:r>
      <w:r w:rsidR="004B2678" w:rsidRPr="000F61DC">
        <w:t xml:space="preserve"> Wstępnie prognozowana na 2023 rok wysokość wskaźnika wynosi </w:t>
      </w:r>
      <w:r w:rsidR="004B2678" w:rsidRPr="000F61DC">
        <w:rPr>
          <w:b/>
          <w:bCs/>
        </w:rPr>
        <w:t>302,3 mln. osób</w:t>
      </w:r>
      <w:r w:rsidR="004B2678" w:rsidRPr="000F61DC">
        <w:t xml:space="preserve">, co stanowi </w:t>
      </w:r>
      <w:r w:rsidR="000F61DC" w:rsidRPr="000F61DC">
        <w:t xml:space="preserve">89% zakładanej wartości docelowej. </w:t>
      </w:r>
    </w:p>
    <w:p w14:paraId="618B99AE" w14:textId="6A2123EE" w:rsidR="000169BE" w:rsidRDefault="000169BE" w:rsidP="000169BE">
      <w:pPr>
        <w:pStyle w:val="Legenda"/>
      </w:pPr>
      <w:bookmarkStart w:id="395" w:name="_Toc112692625"/>
      <w:r>
        <w:t xml:space="preserve">Tabela </w:t>
      </w:r>
      <w:fldSimple w:instr=" SEQ Tabela \* ARABIC ">
        <w:r w:rsidR="004E29DA">
          <w:rPr>
            <w:noProof/>
          </w:rPr>
          <w:t>8</w:t>
        </w:r>
      </w:fldSimple>
      <w:r>
        <w:t xml:space="preserve"> </w:t>
      </w:r>
      <w:r w:rsidRPr="00742483">
        <w:t>Prognoza stopnia osiągnięcia wartości wskaźnika rezultatu PI 4e</w:t>
      </w:r>
      <w:bookmarkEnd w:id="395"/>
    </w:p>
    <w:tbl>
      <w:tblPr>
        <w:tblW w:w="47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946"/>
        <w:gridCol w:w="991"/>
        <w:gridCol w:w="1091"/>
        <w:gridCol w:w="773"/>
        <w:gridCol w:w="976"/>
        <w:gridCol w:w="1303"/>
        <w:gridCol w:w="1298"/>
      </w:tblGrid>
      <w:tr w:rsidR="0033312E" w:rsidRPr="00E92213" w14:paraId="778BE717" w14:textId="77777777" w:rsidTr="000169BE">
        <w:trPr>
          <w:cantSplit/>
          <w:trHeight w:val="980"/>
          <w:jc w:val="center"/>
        </w:trPr>
        <w:tc>
          <w:tcPr>
            <w:tcW w:w="727" w:type="pct"/>
            <w:tcBorders>
              <w:bottom w:val="single" w:sz="4" w:space="0" w:color="auto"/>
            </w:tcBorders>
            <w:shd w:val="clear" w:color="auto" w:fill="E5DFEC"/>
            <w:vAlign w:val="center"/>
          </w:tcPr>
          <w:p w14:paraId="7B4BA96F" w14:textId="77777777" w:rsidR="0033312E" w:rsidRPr="00E92213" w:rsidRDefault="0033312E" w:rsidP="00B43A29">
            <w:pPr>
              <w:rPr>
                <w:sz w:val="18"/>
                <w:szCs w:val="18"/>
              </w:rPr>
            </w:pPr>
            <w:r w:rsidRPr="00E92213">
              <w:rPr>
                <w:sz w:val="18"/>
                <w:szCs w:val="18"/>
              </w:rPr>
              <w:t xml:space="preserve">Wskaźnik </w:t>
            </w:r>
          </w:p>
        </w:tc>
        <w:tc>
          <w:tcPr>
            <w:tcW w:w="548" w:type="pct"/>
            <w:tcBorders>
              <w:bottom w:val="single" w:sz="4" w:space="0" w:color="auto"/>
            </w:tcBorders>
            <w:shd w:val="clear" w:color="auto" w:fill="E5DFEC"/>
            <w:vAlign w:val="center"/>
          </w:tcPr>
          <w:p w14:paraId="20AFFF49" w14:textId="77777777" w:rsidR="0033312E" w:rsidRPr="00E92213" w:rsidRDefault="0033312E" w:rsidP="00B43A29">
            <w:pPr>
              <w:rPr>
                <w:sz w:val="18"/>
                <w:szCs w:val="18"/>
              </w:rPr>
            </w:pPr>
            <w:r w:rsidRPr="00E92213">
              <w:rPr>
                <w:sz w:val="18"/>
                <w:szCs w:val="18"/>
              </w:rPr>
              <w:t xml:space="preserve">Jednostka </w:t>
            </w:r>
            <w:r w:rsidRPr="00E92213">
              <w:rPr>
                <w:sz w:val="18"/>
                <w:szCs w:val="18"/>
              </w:rPr>
              <w:br/>
              <w:t>miary</w:t>
            </w:r>
          </w:p>
        </w:tc>
        <w:tc>
          <w:tcPr>
            <w:tcW w:w="574" w:type="pct"/>
            <w:tcBorders>
              <w:bottom w:val="single" w:sz="4" w:space="0" w:color="auto"/>
            </w:tcBorders>
            <w:shd w:val="clear" w:color="auto" w:fill="E5DFEC"/>
            <w:vAlign w:val="center"/>
          </w:tcPr>
          <w:p w14:paraId="1AE16605" w14:textId="77777777" w:rsidR="0033312E" w:rsidRPr="00E92213" w:rsidRDefault="0033312E" w:rsidP="00B43A29">
            <w:pPr>
              <w:rPr>
                <w:sz w:val="18"/>
                <w:szCs w:val="18"/>
              </w:rPr>
            </w:pPr>
            <w:r w:rsidRPr="00E92213">
              <w:rPr>
                <w:sz w:val="18"/>
                <w:szCs w:val="18"/>
              </w:rPr>
              <w:t>Kategoria regionu</w:t>
            </w:r>
          </w:p>
        </w:tc>
        <w:tc>
          <w:tcPr>
            <w:tcW w:w="632" w:type="pct"/>
            <w:tcBorders>
              <w:bottom w:val="single" w:sz="4" w:space="0" w:color="auto"/>
            </w:tcBorders>
            <w:shd w:val="clear" w:color="auto" w:fill="E5DFEC"/>
            <w:vAlign w:val="center"/>
          </w:tcPr>
          <w:p w14:paraId="541380C4" w14:textId="77777777" w:rsidR="0033312E" w:rsidRPr="00E92213" w:rsidRDefault="0033312E" w:rsidP="00B43A29">
            <w:pPr>
              <w:rPr>
                <w:sz w:val="18"/>
                <w:szCs w:val="18"/>
              </w:rPr>
            </w:pPr>
            <w:r w:rsidRPr="00E92213">
              <w:rPr>
                <w:sz w:val="18"/>
                <w:szCs w:val="18"/>
              </w:rPr>
              <w:t xml:space="preserve">Wartość początkowa </w:t>
            </w:r>
          </w:p>
        </w:tc>
        <w:tc>
          <w:tcPr>
            <w:tcW w:w="448" w:type="pct"/>
            <w:tcBorders>
              <w:bottom w:val="single" w:sz="4" w:space="0" w:color="auto"/>
            </w:tcBorders>
            <w:shd w:val="clear" w:color="auto" w:fill="E5DFEC"/>
            <w:vAlign w:val="center"/>
          </w:tcPr>
          <w:p w14:paraId="0B3FCCD4" w14:textId="77777777" w:rsidR="0033312E" w:rsidRPr="00E92213" w:rsidRDefault="0033312E" w:rsidP="00B43A29">
            <w:pPr>
              <w:rPr>
                <w:sz w:val="18"/>
                <w:szCs w:val="18"/>
              </w:rPr>
            </w:pPr>
            <w:r w:rsidRPr="00E92213">
              <w:rPr>
                <w:sz w:val="18"/>
                <w:szCs w:val="18"/>
              </w:rPr>
              <w:t>Rok bazowy</w:t>
            </w:r>
          </w:p>
        </w:tc>
        <w:tc>
          <w:tcPr>
            <w:tcW w:w="565" w:type="pct"/>
            <w:tcBorders>
              <w:bottom w:val="single" w:sz="4" w:space="0" w:color="auto"/>
            </w:tcBorders>
            <w:shd w:val="clear" w:color="auto" w:fill="E5DFEC"/>
            <w:vAlign w:val="center"/>
          </w:tcPr>
          <w:p w14:paraId="29A18A87" w14:textId="2CA3314F" w:rsidR="0033312E" w:rsidRPr="00E92213" w:rsidRDefault="0033312E" w:rsidP="00B43A29">
            <w:pPr>
              <w:rPr>
                <w:rFonts w:ascii="Calibri" w:eastAsia="Calibri" w:hAnsi="Calibri"/>
                <w:sz w:val="18"/>
                <w:szCs w:val="18"/>
              </w:rPr>
            </w:pPr>
            <w:r w:rsidRPr="00E92213">
              <w:rPr>
                <w:sz w:val="18"/>
                <w:szCs w:val="18"/>
              </w:rPr>
              <w:t>Wartość docelowa zakładana w Programie (2023)</w:t>
            </w:r>
          </w:p>
        </w:tc>
        <w:tc>
          <w:tcPr>
            <w:tcW w:w="755" w:type="pct"/>
            <w:tcBorders>
              <w:bottom w:val="single" w:sz="4" w:space="0" w:color="auto"/>
            </w:tcBorders>
            <w:shd w:val="clear" w:color="auto" w:fill="E5DFEC"/>
            <w:vAlign w:val="center"/>
          </w:tcPr>
          <w:p w14:paraId="354C28A6" w14:textId="33C16638" w:rsidR="0033312E" w:rsidRPr="00E92213" w:rsidRDefault="0033312E" w:rsidP="00B43A29">
            <w:pPr>
              <w:rPr>
                <w:rFonts w:ascii="Calibri" w:eastAsia="Calibri" w:hAnsi="Calibri"/>
                <w:sz w:val="18"/>
                <w:szCs w:val="18"/>
              </w:rPr>
            </w:pPr>
            <w:r w:rsidRPr="00E92213">
              <w:rPr>
                <w:sz w:val="18"/>
                <w:szCs w:val="18"/>
              </w:rPr>
              <w:t>Prognozowana wysokość wskaźnika w 2023 roku</w:t>
            </w:r>
          </w:p>
        </w:tc>
        <w:tc>
          <w:tcPr>
            <w:tcW w:w="752" w:type="pct"/>
            <w:tcBorders>
              <w:bottom w:val="single" w:sz="4" w:space="0" w:color="auto"/>
            </w:tcBorders>
            <w:shd w:val="clear" w:color="auto" w:fill="E5DFEC"/>
            <w:vAlign w:val="center"/>
          </w:tcPr>
          <w:p w14:paraId="45C02658" w14:textId="1D3AC35A" w:rsidR="0033312E" w:rsidRPr="00E92213" w:rsidRDefault="0033312E" w:rsidP="00B43A29">
            <w:pPr>
              <w:rPr>
                <w:rFonts w:ascii="Calibri" w:eastAsia="Calibri" w:hAnsi="Calibri"/>
                <w:sz w:val="18"/>
                <w:szCs w:val="18"/>
              </w:rPr>
            </w:pPr>
            <w:r w:rsidRPr="00E92213">
              <w:rPr>
                <w:sz w:val="18"/>
                <w:szCs w:val="18"/>
              </w:rPr>
              <w:t>Prognozowany stopień osiągnięcia zakładanej wartości docelowej</w:t>
            </w:r>
          </w:p>
        </w:tc>
      </w:tr>
      <w:tr w:rsidR="0033312E" w:rsidRPr="00E92213" w14:paraId="3A6DD705" w14:textId="77777777" w:rsidTr="000169BE">
        <w:trPr>
          <w:cantSplit/>
          <w:trHeight w:val="980"/>
          <w:jc w:val="center"/>
        </w:trPr>
        <w:tc>
          <w:tcPr>
            <w:tcW w:w="727" w:type="pct"/>
            <w:tcBorders>
              <w:bottom w:val="single" w:sz="4" w:space="0" w:color="auto"/>
            </w:tcBorders>
            <w:shd w:val="clear" w:color="auto" w:fill="auto"/>
            <w:vAlign w:val="center"/>
          </w:tcPr>
          <w:p w14:paraId="5F82333F" w14:textId="77777777" w:rsidR="0033312E" w:rsidRPr="00E92213" w:rsidRDefault="0033312E" w:rsidP="00B43A29">
            <w:pPr>
              <w:rPr>
                <w:sz w:val="18"/>
                <w:szCs w:val="18"/>
              </w:rPr>
            </w:pPr>
            <w:r w:rsidRPr="00E92213">
              <w:rPr>
                <w:sz w:val="18"/>
                <w:szCs w:val="18"/>
              </w:rPr>
              <w:t>Liczba przewozów pasażerskich komunikacją miejską w miastach wojewódzkich Polski Wschodniej</w:t>
            </w:r>
          </w:p>
        </w:tc>
        <w:tc>
          <w:tcPr>
            <w:tcW w:w="548" w:type="pct"/>
            <w:tcBorders>
              <w:bottom w:val="single" w:sz="4" w:space="0" w:color="auto"/>
            </w:tcBorders>
            <w:shd w:val="clear" w:color="auto" w:fill="auto"/>
            <w:vAlign w:val="center"/>
          </w:tcPr>
          <w:p w14:paraId="20F4D3C0" w14:textId="77777777" w:rsidR="0033312E" w:rsidRPr="00E92213" w:rsidRDefault="0033312E" w:rsidP="00B43A29">
            <w:pPr>
              <w:rPr>
                <w:sz w:val="18"/>
                <w:szCs w:val="18"/>
              </w:rPr>
            </w:pPr>
            <w:r w:rsidRPr="00E92213">
              <w:rPr>
                <w:sz w:val="18"/>
                <w:szCs w:val="18"/>
              </w:rPr>
              <w:t xml:space="preserve">mln </w:t>
            </w:r>
          </w:p>
        </w:tc>
        <w:tc>
          <w:tcPr>
            <w:tcW w:w="574" w:type="pct"/>
            <w:tcBorders>
              <w:bottom w:val="single" w:sz="4" w:space="0" w:color="auto"/>
            </w:tcBorders>
            <w:shd w:val="clear" w:color="auto" w:fill="auto"/>
            <w:vAlign w:val="center"/>
          </w:tcPr>
          <w:p w14:paraId="6B6C3ABF" w14:textId="77777777" w:rsidR="0033312E" w:rsidRPr="00E92213" w:rsidRDefault="0033312E" w:rsidP="00B43A29">
            <w:pPr>
              <w:rPr>
                <w:sz w:val="18"/>
                <w:szCs w:val="18"/>
              </w:rPr>
            </w:pPr>
            <w:r w:rsidRPr="00E92213">
              <w:rPr>
                <w:sz w:val="18"/>
                <w:szCs w:val="18"/>
              </w:rPr>
              <w:t>regiony</w:t>
            </w:r>
          </w:p>
          <w:p w14:paraId="3216B4F6" w14:textId="77777777" w:rsidR="0033312E" w:rsidRPr="00E92213" w:rsidRDefault="0033312E" w:rsidP="00B43A29">
            <w:pPr>
              <w:rPr>
                <w:sz w:val="18"/>
                <w:szCs w:val="18"/>
              </w:rPr>
            </w:pPr>
            <w:r w:rsidRPr="00E92213">
              <w:rPr>
                <w:sz w:val="18"/>
                <w:szCs w:val="18"/>
              </w:rPr>
              <w:t>słabiej rozwinięte</w:t>
            </w:r>
          </w:p>
        </w:tc>
        <w:tc>
          <w:tcPr>
            <w:tcW w:w="632" w:type="pct"/>
            <w:tcBorders>
              <w:bottom w:val="single" w:sz="4" w:space="0" w:color="auto"/>
            </w:tcBorders>
            <w:shd w:val="clear" w:color="auto" w:fill="auto"/>
            <w:vAlign w:val="center"/>
          </w:tcPr>
          <w:p w14:paraId="2C2919B6" w14:textId="77777777" w:rsidR="0033312E" w:rsidRPr="00E92213" w:rsidRDefault="0033312E" w:rsidP="00B43A29">
            <w:pPr>
              <w:rPr>
                <w:sz w:val="18"/>
                <w:szCs w:val="18"/>
              </w:rPr>
            </w:pPr>
            <w:r w:rsidRPr="00E92213">
              <w:rPr>
                <w:sz w:val="18"/>
                <w:szCs w:val="18"/>
              </w:rPr>
              <w:t>298,89</w:t>
            </w:r>
          </w:p>
        </w:tc>
        <w:tc>
          <w:tcPr>
            <w:tcW w:w="448" w:type="pct"/>
            <w:tcBorders>
              <w:bottom w:val="single" w:sz="4" w:space="0" w:color="auto"/>
            </w:tcBorders>
            <w:shd w:val="clear" w:color="auto" w:fill="auto"/>
            <w:vAlign w:val="center"/>
          </w:tcPr>
          <w:p w14:paraId="3FCC1483" w14:textId="77777777" w:rsidR="0033312E" w:rsidRPr="00E92213" w:rsidRDefault="0033312E" w:rsidP="00B43A29">
            <w:pPr>
              <w:rPr>
                <w:sz w:val="18"/>
                <w:szCs w:val="18"/>
              </w:rPr>
            </w:pPr>
            <w:r w:rsidRPr="00E92213">
              <w:rPr>
                <w:sz w:val="18"/>
                <w:szCs w:val="18"/>
              </w:rPr>
              <w:t>2012</w:t>
            </w:r>
          </w:p>
        </w:tc>
        <w:tc>
          <w:tcPr>
            <w:tcW w:w="565" w:type="pct"/>
            <w:tcBorders>
              <w:bottom w:val="single" w:sz="4" w:space="0" w:color="auto"/>
            </w:tcBorders>
            <w:shd w:val="clear" w:color="auto" w:fill="auto"/>
            <w:vAlign w:val="center"/>
          </w:tcPr>
          <w:p w14:paraId="133BC4AD" w14:textId="3AAA51EE" w:rsidR="0033312E" w:rsidRPr="00E92213" w:rsidRDefault="0033312E" w:rsidP="00B43A29">
            <w:pPr>
              <w:rPr>
                <w:sz w:val="18"/>
                <w:szCs w:val="18"/>
              </w:rPr>
            </w:pPr>
            <w:r w:rsidRPr="00E92213">
              <w:rPr>
                <w:sz w:val="18"/>
                <w:szCs w:val="18"/>
              </w:rPr>
              <w:t>340</w:t>
            </w:r>
          </w:p>
        </w:tc>
        <w:tc>
          <w:tcPr>
            <w:tcW w:w="755" w:type="pct"/>
            <w:tcBorders>
              <w:bottom w:val="single" w:sz="4" w:space="0" w:color="auto"/>
            </w:tcBorders>
            <w:shd w:val="clear" w:color="auto" w:fill="auto"/>
            <w:vAlign w:val="center"/>
          </w:tcPr>
          <w:p w14:paraId="76F4E794" w14:textId="2C4F7ABD" w:rsidR="0033312E" w:rsidRPr="00E92213" w:rsidRDefault="0033312E" w:rsidP="00B43A29">
            <w:pPr>
              <w:rPr>
                <w:sz w:val="18"/>
                <w:szCs w:val="18"/>
              </w:rPr>
            </w:pPr>
            <w:r w:rsidRPr="00E92213">
              <w:rPr>
                <w:sz w:val="18"/>
                <w:szCs w:val="18"/>
              </w:rPr>
              <w:t>302,3</w:t>
            </w:r>
          </w:p>
        </w:tc>
        <w:tc>
          <w:tcPr>
            <w:tcW w:w="752" w:type="pct"/>
            <w:tcBorders>
              <w:bottom w:val="single" w:sz="4" w:space="0" w:color="auto"/>
            </w:tcBorders>
            <w:shd w:val="clear" w:color="auto" w:fill="auto"/>
            <w:vAlign w:val="center"/>
          </w:tcPr>
          <w:p w14:paraId="2C650497" w14:textId="62309025" w:rsidR="0033312E" w:rsidRPr="00E92213" w:rsidRDefault="0033312E" w:rsidP="00B43A29">
            <w:pPr>
              <w:rPr>
                <w:sz w:val="18"/>
                <w:szCs w:val="18"/>
              </w:rPr>
            </w:pPr>
            <w:r w:rsidRPr="00E92213">
              <w:rPr>
                <w:sz w:val="18"/>
                <w:szCs w:val="18"/>
              </w:rPr>
              <w:t>89%</w:t>
            </w:r>
          </w:p>
        </w:tc>
      </w:tr>
    </w:tbl>
    <w:p w14:paraId="088D179F" w14:textId="2D65CB45" w:rsidR="00E92213" w:rsidRDefault="000F61DC" w:rsidP="00B43A29">
      <w:r>
        <w:t>Źródło: opracowanie własne</w:t>
      </w:r>
    </w:p>
    <w:p w14:paraId="2338F6FD" w14:textId="32737B1D" w:rsidR="008D22B6" w:rsidRPr="008D22B6" w:rsidRDefault="001D0179" w:rsidP="00B43A29">
      <w:pPr>
        <w:pStyle w:val="Nagwek2"/>
      </w:pPr>
      <w:bookmarkStart w:id="396" w:name="_Toc112688965"/>
      <w:r w:rsidRPr="008D22B6">
        <w:rPr>
          <w:rStyle w:val="Wyrnienieintensywne"/>
          <w:i w:val="0"/>
          <w:iCs w:val="0"/>
          <w:color w:val="2F5496" w:themeColor="accent1" w:themeShade="BF"/>
        </w:rPr>
        <w:lastRenderedPageBreak/>
        <w:t>Priorytet Inwestycyjny 7b. Zwiększanie mobilności regionalnej poprzez łączenie węzłów drugorzędnych i trzeciorzędnych z infrastrukturą TEN-T, w tym z węzłami multimodalnymi.</w:t>
      </w:r>
      <w:bookmarkEnd w:id="396"/>
    </w:p>
    <w:p w14:paraId="2A322B01" w14:textId="77777777" w:rsidR="001D0179" w:rsidRPr="004F0F52" w:rsidRDefault="001D0179" w:rsidP="00B43A29">
      <w:pPr>
        <w:rPr>
          <w:rStyle w:val="markedcontent"/>
          <w:rFonts w:cstheme="minorHAnsi"/>
        </w:rPr>
      </w:pPr>
      <w:r w:rsidRPr="004F0F52">
        <w:rPr>
          <w:rStyle w:val="markedcontent"/>
          <w:rFonts w:cstheme="minorHAnsi"/>
        </w:rPr>
        <w:t>Priorytet Inwestycyjny 7b Zwiększanie mobilności regionalnej poprzez łączenie węzłów drugorzędnych i trzeciorzędnych z infrastrukturą TEN-T, w tym z węzłami multimodalnymi, realizowany jest w Działaniu 2.2 Infrastruktura drogowa,</w:t>
      </w:r>
    </w:p>
    <w:p w14:paraId="61A8A053" w14:textId="77777777" w:rsidR="001D0179" w:rsidRPr="004F0F52" w:rsidRDefault="001D0179" w:rsidP="00B43A29">
      <w:pPr>
        <w:rPr>
          <w:rStyle w:val="markedcontent"/>
          <w:rFonts w:cstheme="minorHAnsi"/>
        </w:rPr>
      </w:pPr>
      <w:r w:rsidRPr="004F0F52">
        <w:rPr>
          <w:rStyle w:val="markedcontent"/>
          <w:rFonts w:cstheme="minorHAnsi"/>
        </w:rPr>
        <w:t>W ramach PI 7b monitorowane są następujące wskaźniki produktu:</w:t>
      </w:r>
    </w:p>
    <w:p w14:paraId="1D1B7DA0" w14:textId="77777777" w:rsidR="001D0179" w:rsidRPr="004F0F52" w:rsidRDefault="001D0179" w:rsidP="00B43A29">
      <w:pPr>
        <w:pStyle w:val="Akapitzlist"/>
        <w:numPr>
          <w:ilvl w:val="0"/>
          <w:numId w:val="15"/>
        </w:numPr>
      </w:pPr>
      <w:r w:rsidRPr="004F0F52">
        <w:t>Całkowita długość nowych dróg,</w:t>
      </w:r>
    </w:p>
    <w:p w14:paraId="42AF2510" w14:textId="77777777" w:rsidR="001D0179" w:rsidRPr="004F0F52" w:rsidRDefault="001D0179" w:rsidP="00B43A29">
      <w:pPr>
        <w:pStyle w:val="Akapitzlist"/>
        <w:numPr>
          <w:ilvl w:val="0"/>
          <w:numId w:val="15"/>
        </w:numPr>
      </w:pPr>
      <w:r w:rsidRPr="004F0F52">
        <w:t>Całkowita długość przebudowanych lub zmodernizowanych dróg.</w:t>
      </w:r>
    </w:p>
    <w:p w14:paraId="542DAAA8" w14:textId="77777777" w:rsidR="001D0179" w:rsidRPr="004F0F52" w:rsidRDefault="001D0179" w:rsidP="00B43A29">
      <w:r w:rsidRPr="004F0F52">
        <w:t xml:space="preserve">Na dzień 30.06.2022 zakładane w Programie wartości docelowe obu wskaźników zostały przekroczone. Wskaźnik Całkowita długość nowych dróg został osiągnięty w wysokości 48,34 km, co stanowi 120,9% jego wartości docelowej, zaś wskaźnik Całkowita długość przebudowanych lub zmodernizowanych dróg w wysokości 94,26 km czyli 117,8% wartości docelowej. Na rok 2023 prognozowane jest jeszcze wyższe przekroczenie wartości docelowych obu wskaźników przedmiotowych, wynikające z </w:t>
      </w:r>
      <w:del w:id="397" w:author="Marta Brzozowska" w:date="2022-08-31T12:54:00Z">
        <w:r w:rsidRPr="004F0F52">
          <w:delText>nie</w:delText>
        </w:r>
      </w:del>
      <w:r w:rsidRPr="004F0F52">
        <w:t xml:space="preserve">zakończenia </w:t>
      </w:r>
      <w:ins w:id="398" w:author="Marta Brzozowska" w:date="2022-08-31T12:54:00Z">
        <w:r w:rsidR="002F6AB3">
          <w:t xml:space="preserve">jeszcze </w:t>
        </w:r>
      </w:ins>
      <w:r w:rsidRPr="004F0F52">
        <w:t xml:space="preserve">dwóch projektów. </w:t>
      </w:r>
    </w:p>
    <w:p w14:paraId="42B773BE" w14:textId="0F14E607" w:rsidR="001D0179" w:rsidRPr="0023505C" w:rsidRDefault="001D0179" w:rsidP="00B43A29">
      <w:pPr>
        <w:rPr>
          <w:rStyle w:val="markedcontent"/>
          <w:rFonts w:cstheme="minorHAnsi"/>
        </w:rPr>
      </w:pPr>
      <w:r w:rsidRPr="004F0F52">
        <w:t xml:space="preserve">W PI 7b podpisano umowy na wysokość dofinansowania wynoszącą 1 695 806 529,82 PLN, co stanowi 102% alokacji przeznaczonej na Działanie 2.2. Ze względu na rozpoczęcie większość projektów w latach 2016-2017, a </w:t>
      </w:r>
      <w:del w:id="399" w:author="Marta Brzozowska" w:date="2022-08-31T12:54:00Z">
        <w:r w:rsidRPr="004F0F52">
          <w:delText xml:space="preserve">wiec </w:delText>
        </w:r>
      </w:del>
      <w:ins w:id="400" w:author="Marta Brzozowska" w:date="2022-08-31T12:54:00Z">
        <w:r w:rsidR="002F6AB3" w:rsidRPr="004F0F52">
          <w:t>wi</w:t>
        </w:r>
        <w:r w:rsidR="002F6AB3">
          <w:t>ę</w:t>
        </w:r>
        <w:r w:rsidR="002F6AB3" w:rsidRPr="004F0F52">
          <w:t xml:space="preserve">c </w:t>
        </w:r>
      </w:ins>
      <w:r w:rsidRPr="004F0F52">
        <w:t xml:space="preserve">przed </w:t>
      </w:r>
      <w:del w:id="401" w:author="Marta Brzozowska" w:date="2022-08-31T12:54:00Z">
        <w:r w:rsidRPr="004F0F52">
          <w:delText xml:space="preserve">kumulacja </w:delText>
        </w:r>
      </w:del>
      <w:ins w:id="402" w:author="Marta Brzozowska" w:date="2022-08-31T12:54:00Z">
        <w:r w:rsidR="002F6AB3" w:rsidRPr="004F0F52">
          <w:t>kumulacj</w:t>
        </w:r>
        <w:r w:rsidR="002F6AB3">
          <w:t>ą</w:t>
        </w:r>
        <w:r w:rsidR="002F6AB3" w:rsidRPr="004F0F52">
          <w:t xml:space="preserve"> </w:t>
        </w:r>
      </w:ins>
      <w:r w:rsidRPr="004F0F52">
        <w:t xml:space="preserve">zamówień i wzrostem cen na rynku produktów i usług budowlanych, w PI 7b odnotowano oszczędności w wysokości </w:t>
      </w:r>
      <w:r w:rsidRPr="004F0F52">
        <w:rPr>
          <w:rFonts w:cstheme="minorHAnsi"/>
        </w:rPr>
        <w:t>7 587 028 EUR.</w:t>
      </w:r>
      <w:r>
        <w:rPr>
          <w:rFonts w:cstheme="minorHAnsi"/>
        </w:rPr>
        <w:t xml:space="preserve"> </w:t>
      </w:r>
    </w:p>
    <w:p w14:paraId="515F4F59" w14:textId="5F15BC03" w:rsidR="0098757A" w:rsidRDefault="0098757A" w:rsidP="0098757A">
      <w:pPr>
        <w:pStyle w:val="Legenda"/>
      </w:pPr>
      <w:bookmarkStart w:id="403" w:name="_Toc112692626"/>
      <w:r>
        <w:t xml:space="preserve">Tabela </w:t>
      </w:r>
      <w:fldSimple w:instr=" SEQ Tabela \* ARABIC ">
        <w:r w:rsidR="004E29DA">
          <w:rPr>
            <w:noProof/>
          </w:rPr>
          <w:t>9</w:t>
        </w:r>
      </w:fldSimple>
      <w:r>
        <w:t xml:space="preserve"> </w:t>
      </w:r>
      <w:r w:rsidRPr="005B1B74">
        <w:t>Prognoza wskaźników produktu i wskaźników rezultatu bezpośredniego PI 7b</w:t>
      </w:r>
      <w:bookmarkEnd w:id="403"/>
    </w:p>
    <w:tbl>
      <w:tblPr>
        <w:tblStyle w:val="Tabelasiatki4akcent5"/>
        <w:tblW w:w="0" w:type="auto"/>
        <w:tblLook w:val="04A0" w:firstRow="1" w:lastRow="0" w:firstColumn="1" w:lastColumn="0" w:noHBand="0" w:noVBand="1"/>
      </w:tblPr>
      <w:tblGrid>
        <w:gridCol w:w="2053"/>
        <w:gridCol w:w="1293"/>
        <w:gridCol w:w="1560"/>
        <w:gridCol w:w="1135"/>
        <w:gridCol w:w="1408"/>
        <w:gridCol w:w="1613"/>
      </w:tblGrid>
      <w:tr w:rsidR="001D0179" w:rsidRPr="0023505C" w14:paraId="7F846A86" w14:textId="77777777" w:rsidTr="00AC50F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53" w:type="dxa"/>
          </w:tcPr>
          <w:p w14:paraId="12E016B8" w14:textId="77777777" w:rsidR="001D0179" w:rsidRPr="001024CE" w:rsidRDefault="001D0179" w:rsidP="00B43A29">
            <w:pPr>
              <w:rPr>
                <w:rStyle w:val="markedcontent"/>
                <w:rFonts w:cstheme="minorHAnsi"/>
                <w:sz w:val="20"/>
                <w:szCs w:val="20"/>
              </w:rPr>
            </w:pPr>
            <w:r w:rsidRPr="001024CE">
              <w:rPr>
                <w:rStyle w:val="markedcontent"/>
                <w:rFonts w:cstheme="minorHAnsi"/>
                <w:sz w:val="20"/>
                <w:szCs w:val="20"/>
              </w:rPr>
              <w:t>Nazwa wskaźnika</w:t>
            </w:r>
          </w:p>
        </w:tc>
        <w:tc>
          <w:tcPr>
            <w:tcW w:w="1293" w:type="dxa"/>
          </w:tcPr>
          <w:p w14:paraId="39D44A64" w14:textId="77777777" w:rsidR="001D0179" w:rsidRPr="001024CE"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1024CE">
              <w:rPr>
                <w:rStyle w:val="markedcontent"/>
                <w:rFonts w:cstheme="minorHAnsi"/>
                <w:sz w:val="20"/>
                <w:szCs w:val="20"/>
              </w:rPr>
              <w:t>Wartość docelowa</w:t>
            </w:r>
          </w:p>
        </w:tc>
        <w:tc>
          <w:tcPr>
            <w:tcW w:w="1560" w:type="dxa"/>
          </w:tcPr>
          <w:p w14:paraId="2036A4FD" w14:textId="77777777" w:rsidR="001D0179"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b w:val="0"/>
                <w:bCs w:val="0"/>
                <w:sz w:val="20"/>
                <w:szCs w:val="20"/>
              </w:rPr>
            </w:pPr>
            <w:r w:rsidRPr="001024CE">
              <w:rPr>
                <w:rStyle w:val="markedcontent"/>
                <w:rFonts w:cstheme="minorHAnsi"/>
                <w:sz w:val="20"/>
                <w:szCs w:val="20"/>
              </w:rPr>
              <w:t xml:space="preserve">Wartość osiągnięta w </w:t>
            </w:r>
          </w:p>
          <w:p w14:paraId="6B643C66" w14:textId="77777777" w:rsidR="001D0179" w:rsidRPr="001024CE"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1024CE">
              <w:rPr>
                <w:rStyle w:val="markedcontent"/>
                <w:rFonts w:cstheme="minorHAnsi"/>
                <w:sz w:val="20"/>
                <w:szCs w:val="20"/>
              </w:rPr>
              <w:t>zakończonych projektach</w:t>
            </w:r>
          </w:p>
        </w:tc>
        <w:tc>
          <w:tcPr>
            <w:tcW w:w="1135" w:type="dxa"/>
          </w:tcPr>
          <w:p w14:paraId="7F6E019F" w14:textId="77777777" w:rsidR="001D0179" w:rsidRPr="001024CE"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1024CE">
              <w:rPr>
                <w:rStyle w:val="markedcontent"/>
                <w:rFonts w:cstheme="minorHAnsi"/>
                <w:sz w:val="20"/>
                <w:szCs w:val="20"/>
              </w:rPr>
              <w:t xml:space="preserve">Stopień osiągnięcia wartości docelowej (na dzień 30.06 2022) </w:t>
            </w:r>
          </w:p>
        </w:tc>
        <w:tc>
          <w:tcPr>
            <w:tcW w:w="1408" w:type="dxa"/>
          </w:tcPr>
          <w:p w14:paraId="3A41389B" w14:textId="77777777" w:rsidR="001D0179" w:rsidRPr="001024CE"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1024CE">
              <w:rPr>
                <w:rStyle w:val="markedcontent"/>
                <w:rFonts w:cstheme="minorHAnsi"/>
                <w:sz w:val="20"/>
                <w:szCs w:val="20"/>
              </w:rPr>
              <w:t>Wartość szacowana na podstawie podpisanych umów</w:t>
            </w:r>
          </w:p>
        </w:tc>
        <w:tc>
          <w:tcPr>
            <w:tcW w:w="1613" w:type="dxa"/>
          </w:tcPr>
          <w:p w14:paraId="73257848" w14:textId="77777777" w:rsidR="001D0179" w:rsidRPr="001024CE"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1024CE">
              <w:rPr>
                <w:rStyle w:val="markedcontent"/>
                <w:rFonts w:cstheme="minorHAnsi"/>
                <w:sz w:val="20"/>
                <w:szCs w:val="20"/>
              </w:rPr>
              <w:t>Prognozowany stopień osiągnięcia wartości docelowej na podstawie podpisanych umów</w:t>
            </w:r>
          </w:p>
        </w:tc>
      </w:tr>
      <w:tr w:rsidR="001D0179" w:rsidRPr="0023505C" w14:paraId="5402C944"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6"/>
          </w:tcPr>
          <w:p w14:paraId="15F78700" w14:textId="77777777" w:rsidR="001D0179" w:rsidRPr="005E7F3F" w:rsidRDefault="001D0179" w:rsidP="00B43A29">
            <w:pPr>
              <w:rPr>
                <w:rStyle w:val="markedcontent"/>
                <w:rFonts w:cstheme="minorHAnsi"/>
                <w:b w:val="0"/>
                <w:bCs w:val="0"/>
                <w:sz w:val="18"/>
                <w:szCs w:val="18"/>
              </w:rPr>
            </w:pPr>
            <w:r w:rsidRPr="005E7F3F">
              <w:rPr>
                <w:rStyle w:val="markedcontent"/>
                <w:rFonts w:cstheme="minorHAnsi"/>
                <w:b w:val="0"/>
                <w:bCs w:val="0"/>
                <w:sz w:val="18"/>
                <w:szCs w:val="18"/>
              </w:rPr>
              <w:t>Wskaźniki produktu</w:t>
            </w:r>
          </w:p>
        </w:tc>
      </w:tr>
      <w:tr w:rsidR="001D0179" w:rsidRPr="004E6288" w14:paraId="4726C20A" w14:textId="77777777" w:rsidTr="00AC50F9">
        <w:tc>
          <w:tcPr>
            <w:cnfStyle w:val="001000000000" w:firstRow="0" w:lastRow="0" w:firstColumn="1" w:lastColumn="0" w:oddVBand="0" w:evenVBand="0" w:oddHBand="0" w:evenHBand="0" w:firstRowFirstColumn="0" w:firstRowLastColumn="0" w:lastRowFirstColumn="0" w:lastRowLastColumn="0"/>
            <w:tcW w:w="2053" w:type="dxa"/>
          </w:tcPr>
          <w:p w14:paraId="09F00D5F" w14:textId="77777777" w:rsidR="001D0179" w:rsidRPr="005E7F3F" w:rsidRDefault="001D0179" w:rsidP="00B43A29">
            <w:pPr>
              <w:rPr>
                <w:rStyle w:val="markedcontent"/>
                <w:rFonts w:cstheme="minorHAnsi"/>
                <w:sz w:val="18"/>
                <w:szCs w:val="18"/>
              </w:rPr>
            </w:pPr>
            <w:r w:rsidRPr="005E7F3F">
              <w:rPr>
                <w:rStyle w:val="markedcontent"/>
                <w:rFonts w:cstheme="minorHAnsi"/>
                <w:sz w:val="18"/>
                <w:szCs w:val="18"/>
              </w:rPr>
              <w:t>Całkowita długość nowych dróg (km)</w:t>
            </w:r>
          </w:p>
        </w:tc>
        <w:tc>
          <w:tcPr>
            <w:tcW w:w="1293" w:type="dxa"/>
          </w:tcPr>
          <w:p w14:paraId="593DBCEB"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sz w:val="18"/>
                <w:szCs w:val="18"/>
              </w:rPr>
            </w:pPr>
          </w:p>
          <w:p w14:paraId="3085612F"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4E6288">
              <w:rPr>
                <w:sz w:val="18"/>
                <w:szCs w:val="18"/>
              </w:rPr>
              <w:t>40</w:t>
            </w:r>
          </w:p>
        </w:tc>
        <w:tc>
          <w:tcPr>
            <w:tcW w:w="1560" w:type="dxa"/>
            <w:vAlign w:val="center"/>
          </w:tcPr>
          <w:p w14:paraId="07EE0B70"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4E6288">
              <w:rPr>
                <w:sz w:val="18"/>
                <w:szCs w:val="18"/>
              </w:rPr>
              <w:t>48,34</w:t>
            </w:r>
          </w:p>
        </w:tc>
        <w:tc>
          <w:tcPr>
            <w:tcW w:w="1135" w:type="dxa"/>
            <w:vAlign w:val="center"/>
          </w:tcPr>
          <w:p w14:paraId="5239867A"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4E6288">
              <w:rPr>
                <w:sz w:val="18"/>
                <w:szCs w:val="18"/>
              </w:rPr>
              <w:t>120,9%</w:t>
            </w:r>
          </w:p>
        </w:tc>
        <w:tc>
          <w:tcPr>
            <w:tcW w:w="1408" w:type="dxa"/>
            <w:vAlign w:val="center"/>
          </w:tcPr>
          <w:p w14:paraId="03E8D868"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4E6288">
              <w:rPr>
                <w:sz w:val="18"/>
                <w:szCs w:val="18"/>
              </w:rPr>
              <w:t>50,67</w:t>
            </w:r>
          </w:p>
        </w:tc>
        <w:tc>
          <w:tcPr>
            <w:tcW w:w="1613" w:type="dxa"/>
            <w:vAlign w:val="center"/>
          </w:tcPr>
          <w:p w14:paraId="16C2B858"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4E6288">
              <w:rPr>
                <w:sz w:val="18"/>
                <w:szCs w:val="18"/>
              </w:rPr>
              <w:t>126,7%</w:t>
            </w:r>
          </w:p>
        </w:tc>
      </w:tr>
      <w:tr w:rsidR="001D0179" w:rsidRPr="004E6288" w14:paraId="4E34FCBF"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3" w:type="dxa"/>
          </w:tcPr>
          <w:p w14:paraId="34EECAB5" w14:textId="77777777" w:rsidR="001D0179" w:rsidRPr="005E7F3F" w:rsidRDefault="001D0179" w:rsidP="00B43A29">
            <w:pPr>
              <w:rPr>
                <w:rStyle w:val="markedcontent"/>
                <w:rFonts w:cstheme="minorHAnsi"/>
                <w:sz w:val="18"/>
                <w:szCs w:val="18"/>
              </w:rPr>
            </w:pPr>
            <w:r w:rsidRPr="005E7F3F">
              <w:rPr>
                <w:rStyle w:val="markedcontent"/>
                <w:rFonts w:cstheme="minorHAnsi"/>
                <w:sz w:val="18"/>
                <w:szCs w:val="18"/>
              </w:rPr>
              <w:t>Całkowita długość przebudowanych lub zmodernizowanych dróg</w:t>
            </w:r>
          </w:p>
        </w:tc>
        <w:tc>
          <w:tcPr>
            <w:tcW w:w="1293" w:type="dxa"/>
          </w:tcPr>
          <w:p w14:paraId="47E349C3"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sz w:val="18"/>
                <w:szCs w:val="18"/>
              </w:rPr>
            </w:pPr>
          </w:p>
          <w:p w14:paraId="759186AB"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sz w:val="18"/>
                <w:szCs w:val="18"/>
              </w:rPr>
            </w:pPr>
          </w:p>
          <w:p w14:paraId="6AE83D3D"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4E6288">
              <w:rPr>
                <w:sz w:val="18"/>
                <w:szCs w:val="18"/>
              </w:rPr>
              <w:t>80</w:t>
            </w:r>
          </w:p>
        </w:tc>
        <w:tc>
          <w:tcPr>
            <w:tcW w:w="1560" w:type="dxa"/>
            <w:vAlign w:val="center"/>
          </w:tcPr>
          <w:p w14:paraId="6A823562"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4E6288">
              <w:rPr>
                <w:sz w:val="18"/>
                <w:szCs w:val="18"/>
              </w:rPr>
              <w:t>94,26</w:t>
            </w:r>
          </w:p>
        </w:tc>
        <w:tc>
          <w:tcPr>
            <w:tcW w:w="1135" w:type="dxa"/>
            <w:vAlign w:val="center"/>
          </w:tcPr>
          <w:p w14:paraId="2046E3EB"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4E6288">
              <w:rPr>
                <w:sz w:val="18"/>
                <w:szCs w:val="18"/>
              </w:rPr>
              <w:t>117,8%</w:t>
            </w:r>
          </w:p>
        </w:tc>
        <w:tc>
          <w:tcPr>
            <w:tcW w:w="1408" w:type="dxa"/>
            <w:vAlign w:val="center"/>
          </w:tcPr>
          <w:p w14:paraId="5AA276C0"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4E6288">
              <w:rPr>
                <w:sz w:val="18"/>
                <w:szCs w:val="18"/>
              </w:rPr>
              <w:t>107,92</w:t>
            </w:r>
          </w:p>
        </w:tc>
        <w:tc>
          <w:tcPr>
            <w:tcW w:w="1613" w:type="dxa"/>
            <w:vAlign w:val="center"/>
          </w:tcPr>
          <w:p w14:paraId="25B28F6D"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4E6288">
              <w:rPr>
                <w:sz w:val="18"/>
                <w:szCs w:val="18"/>
              </w:rPr>
              <w:t>134,9%</w:t>
            </w:r>
          </w:p>
        </w:tc>
      </w:tr>
    </w:tbl>
    <w:p w14:paraId="61D11569" w14:textId="019A1F83" w:rsidR="001D0179" w:rsidRPr="0023505C" w:rsidRDefault="001D0179" w:rsidP="00B43A29">
      <w:pPr>
        <w:rPr>
          <w:rStyle w:val="markedcontent"/>
          <w:rFonts w:cstheme="minorHAnsi"/>
        </w:rPr>
      </w:pPr>
      <w:r w:rsidRPr="0023505C">
        <w:rPr>
          <w:rStyle w:val="markedcontent"/>
          <w:rFonts w:cstheme="minorHAnsi"/>
        </w:rPr>
        <w:lastRenderedPageBreak/>
        <w:t xml:space="preserve">Źródło: informacja kwartalna </w:t>
      </w:r>
      <w:r w:rsidR="00AE3C33">
        <w:rPr>
          <w:rStyle w:val="markedcontent"/>
          <w:rFonts w:cstheme="minorHAnsi"/>
        </w:rPr>
        <w:t>POPW</w:t>
      </w:r>
      <w:r w:rsidRPr="0023505C">
        <w:rPr>
          <w:rStyle w:val="markedcontent"/>
          <w:rFonts w:cstheme="minorHAnsi"/>
        </w:rPr>
        <w:t>, stan na dzień 30.06.2022</w:t>
      </w:r>
    </w:p>
    <w:p w14:paraId="2D2F37CF" w14:textId="430CE6B3" w:rsidR="001D0179" w:rsidRPr="004F0F52" w:rsidRDefault="001D0179" w:rsidP="00B43A29">
      <w:pPr>
        <w:rPr>
          <w:rStyle w:val="markedcontent"/>
          <w:rFonts w:cstheme="minorHAnsi"/>
        </w:rPr>
      </w:pPr>
      <w:commentRangeStart w:id="404"/>
      <w:r w:rsidRPr="004F0F52">
        <w:rPr>
          <w:rStyle w:val="markedcontent"/>
          <w:rFonts w:cstheme="minorHAnsi"/>
        </w:rPr>
        <w:t xml:space="preserve">Analiza WoP nie wskazuje na ryzyko </w:t>
      </w:r>
      <w:r w:rsidR="00826BCF" w:rsidRPr="004F0F52">
        <w:rPr>
          <w:rStyle w:val="markedcontent"/>
          <w:rFonts w:cstheme="minorHAnsi"/>
        </w:rPr>
        <w:t>nieosiągnięcia</w:t>
      </w:r>
      <w:r w:rsidRPr="004F0F52">
        <w:rPr>
          <w:rStyle w:val="markedcontent"/>
          <w:rFonts w:cstheme="minorHAnsi"/>
        </w:rPr>
        <w:t xml:space="preserve"> prognozowanych </w:t>
      </w:r>
      <w:commentRangeStart w:id="405"/>
      <w:r w:rsidRPr="004F0F52">
        <w:rPr>
          <w:rStyle w:val="markedcontent"/>
          <w:rFonts w:cstheme="minorHAnsi"/>
        </w:rPr>
        <w:t xml:space="preserve">wartość </w:t>
      </w:r>
      <w:commentRangeEnd w:id="405"/>
      <w:r w:rsidR="00F07C44">
        <w:rPr>
          <w:rStyle w:val="Odwoaniedokomentarza"/>
        </w:rPr>
        <w:commentReference w:id="405"/>
      </w:r>
      <w:r w:rsidRPr="004F0F52">
        <w:rPr>
          <w:rStyle w:val="markedcontent"/>
          <w:rFonts w:cstheme="minorHAnsi"/>
        </w:rPr>
        <w:t>docelowych wskaźników produktu</w:t>
      </w:r>
      <w:r w:rsidR="0033312E">
        <w:rPr>
          <w:rStyle w:val="markedcontent"/>
          <w:rFonts w:cstheme="minorHAnsi"/>
        </w:rPr>
        <w:t xml:space="preserve"> w niezakończonych 2 projektach</w:t>
      </w:r>
      <w:commentRangeEnd w:id="404"/>
      <w:r w:rsidR="005B4C9A">
        <w:rPr>
          <w:rStyle w:val="Odwoaniedokomentarza"/>
        </w:rPr>
        <w:commentReference w:id="404"/>
      </w:r>
      <w:r w:rsidRPr="004F0F52">
        <w:rPr>
          <w:rStyle w:val="markedcontent"/>
          <w:rFonts w:cstheme="minorHAnsi"/>
        </w:rPr>
        <w:t>. W przypadku obu wskaźników prognozowane jest zatem przekroczenie 115% zakładanej wartości docelowej, co jest wynikiem wspomnianych wyżej niższych niż zakładane kosztów jednostkowych wskaźnika, będących rezultatem rozpoczęcia działań przed kumulacją zamówień na rynku</w:t>
      </w:r>
      <w:r w:rsidR="00224F3C">
        <w:rPr>
          <w:rStyle w:val="markedcontent"/>
          <w:rFonts w:cstheme="minorHAnsi"/>
        </w:rPr>
        <w:t xml:space="preserve"> i wzrostem cen materiałów i usług</w:t>
      </w:r>
      <w:r w:rsidRPr="004F0F52">
        <w:rPr>
          <w:rStyle w:val="markedcontent"/>
          <w:rFonts w:cstheme="minorHAnsi"/>
        </w:rPr>
        <w:t>.</w:t>
      </w:r>
    </w:p>
    <w:p w14:paraId="077CD1CD" w14:textId="29AFCB0B" w:rsidR="001D0179" w:rsidRPr="004F0F52" w:rsidRDefault="001D0179" w:rsidP="00B43A29">
      <w:pPr>
        <w:rPr>
          <w:rStyle w:val="Wyrnienieintensywne"/>
          <w:i w:val="0"/>
          <w:iCs w:val="0"/>
        </w:rPr>
      </w:pPr>
      <w:r w:rsidRPr="004F0F52">
        <w:rPr>
          <w:rStyle w:val="Wyrnienieintensywne"/>
          <w:i w:val="0"/>
          <w:iCs w:val="0"/>
        </w:rPr>
        <w:t xml:space="preserve">Prognoza wskaźnika rezultatu </w:t>
      </w:r>
      <w:r w:rsidR="00E92213">
        <w:rPr>
          <w:rStyle w:val="Wyrnienieintensywne"/>
          <w:i w:val="0"/>
          <w:iCs w:val="0"/>
        </w:rPr>
        <w:t>PI</w:t>
      </w:r>
      <w:r w:rsidR="0022680B">
        <w:rPr>
          <w:rStyle w:val="Wyrnienieintensywne"/>
          <w:i w:val="0"/>
          <w:iCs w:val="0"/>
        </w:rPr>
        <w:t xml:space="preserve"> </w:t>
      </w:r>
      <w:r w:rsidR="00E92213">
        <w:rPr>
          <w:rStyle w:val="Wyrnienieintensywne"/>
          <w:i w:val="0"/>
          <w:iCs w:val="0"/>
        </w:rPr>
        <w:t>7b</w:t>
      </w:r>
    </w:p>
    <w:p w14:paraId="5A895187" w14:textId="4A8C8AEE" w:rsidR="001D0179" w:rsidRPr="004F0F52" w:rsidRDefault="001D0179" w:rsidP="00B43A29">
      <w:pPr>
        <w:rPr>
          <w:rStyle w:val="Hipercze"/>
          <w:rFonts w:cstheme="minorHAnsi"/>
          <w:bCs/>
          <w:color w:val="auto"/>
          <w:u w:val="none"/>
        </w:rPr>
      </w:pPr>
      <w:r w:rsidRPr="004F0F52">
        <w:rPr>
          <w:rStyle w:val="markedcontent"/>
          <w:rFonts w:cstheme="minorHAnsi"/>
        </w:rPr>
        <w:t xml:space="preserve">W PI 7b przyjęto zestandaryzowany w skali kraju wskaźnik rezultatu strategicznego </w:t>
      </w:r>
      <w:r w:rsidRPr="004F0F52">
        <w:t xml:space="preserve">Wskaźnik Drogowej Dostępności Transportowej (WDDT II) syntetyczny. Przyjęto jego wartość docelową na poziomie 23,17 pkt., w odniesieniu do wartości bazowej wynoszącej w roku 2013 - 18,38 pkt. Według danych STRATEG w roku 2020 wskaźnik rezultatu osiągnięto w wysokości 21,36 pkt., a więc 92% wartości docelowej. Zgodnie z prognozą przedstawioną w opracowaniu pn. </w:t>
      </w:r>
      <w:hyperlink r:id="rId41" w:history="1">
        <w:r w:rsidRPr="004F0F52">
          <w:rPr>
            <w:rStyle w:val="Hipercze"/>
            <w:rFonts w:cstheme="minorHAnsi"/>
            <w:color w:val="auto"/>
            <w:u w:val="none"/>
          </w:rPr>
          <w:t>Oszacowanie oczekiwanych rezultatów interwencji za pomocą miar dostępności transportowej dostosowanych do potrzeb dokumentów strategicznych i operacyjnych perspektywy finansowej 2014-2020 (aktualizacja 2020/2021)</w:t>
        </w:r>
      </w:hyperlink>
      <w:r w:rsidRPr="004F0F52">
        <w:rPr>
          <w:rStyle w:val="Odwoanieprzypisudolnego"/>
          <w:rFonts w:cstheme="minorHAnsi"/>
          <w:bCs/>
        </w:rPr>
        <w:footnoteReference w:id="9"/>
      </w:r>
      <w:r w:rsidRPr="004F0F52">
        <w:rPr>
          <w:rStyle w:val="Hipercze"/>
          <w:rFonts w:cstheme="minorHAnsi"/>
          <w:bCs/>
          <w:color w:val="auto"/>
          <w:u w:val="none"/>
        </w:rPr>
        <w:t xml:space="preserve"> wskaźnik rezultatu strategicznego zostanie osiągnięty w zaplanowanej wysokości, a </w:t>
      </w:r>
      <w:commentRangeStart w:id="406"/>
      <w:r w:rsidRPr="004F0F52">
        <w:rPr>
          <w:rStyle w:val="Hipercze"/>
          <w:rFonts w:cstheme="minorHAnsi"/>
          <w:bCs/>
          <w:color w:val="auto"/>
          <w:u w:val="none"/>
        </w:rPr>
        <w:t>o jego przyroście decydować będą efekty 1 projektu zakończonego w 2021 roku oraz 2 projektów, planowanych do zakończenia w roku 2023.</w:t>
      </w:r>
      <w:commentRangeEnd w:id="406"/>
      <w:r w:rsidR="005D1DE8">
        <w:rPr>
          <w:rStyle w:val="Odwoaniedokomentarza"/>
        </w:rPr>
        <w:commentReference w:id="406"/>
      </w:r>
    </w:p>
    <w:p w14:paraId="1E925ED9" w14:textId="18944E5A" w:rsidR="0098757A" w:rsidRDefault="0098757A" w:rsidP="0098757A">
      <w:pPr>
        <w:pStyle w:val="Legenda"/>
      </w:pPr>
      <w:bookmarkStart w:id="407" w:name="_Toc112692627"/>
      <w:r>
        <w:t xml:space="preserve">Tabela </w:t>
      </w:r>
      <w:fldSimple w:instr=" SEQ Tabela \* ARABIC ">
        <w:r w:rsidR="004E29DA">
          <w:rPr>
            <w:noProof/>
          </w:rPr>
          <w:t>10</w:t>
        </w:r>
      </w:fldSimple>
      <w:r>
        <w:t xml:space="preserve"> </w:t>
      </w:r>
      <w:r w:rsidRPr="005439EF">
        <w:t>Prognoza stopnia osiągnięcia wartości wskaźnika rezultatu PI 7b</w:t>
      </w:r>
      <w:bookmarkEnd w:id="4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3"/>
        <w:gridCol w:w="1767"/>
        <w:gridCol w:w="890"/>
        <w:gridCol w:w="977"/>
        <w:gridCol w:w="700"/>
        <w:gridCol w:w="877"/>
        <w:gridCol w:w="1161"/>
        <w:gridCol w:w="1157"/>
      </w:tblGrid>
      <w:tr w:rsidR="0033312E" w:rsidRPr="004E6288" w14:paraId="793C8839" w14:textId="77777777" w:rsidTr="0098757A">
        <w:trPr>
          <w:cantSplit/>
          <w:trHeight w:val="980"/>
          <w:jc w:val="center"/>
        </w:trPr>
        <w:tc>
          <w:tcPr>
            <w:tcW w:w="727" w:type="pct"/>
            <w:tcBorders>
              <w:bottom w:val="single" w:sz="4" w:space="0" w:color="auto"/>
            </w:tcBorders>
            <w:shd w:val="clear" w:color="auto" w:fill="E5DFEC"/>
            <w:vAlign w:val="center"/>
          </w:tcPr>
          <w:p w14:paraId="316A79CF" w14:textId="77777777" w:rsidR="0033312E" w:rsidRPr="004E6288" w:rsidRDefault="0033312E" w:rsidP="00B43A29">
            <w:pPr>
              <w:rPr>
                <w:sz w:val="18"/>
                <w:szCs w:val="18"/>
              </w:rPr>
            </w:pPr>
            <w:r w:rsidRPr="004E6288">
              <w:rPr>
                <w:sz w:val="18"/>
                <w:szCs w:val="18"/>
              </w:rPr>
              <w:t xml:space="preserve">Wskaźnik </w:t>
            </w:r>
          </w:p>
        </w:tc>
        <w:tc>
          <w:tcPr>
            <w:tcW w:w="641" w:type="pct"/>
            <w:tcBorders>
              <w:bottom w:val="single" w:sz="4" w:space="0" w:color="auto"/>
            </w:tcBorders>
            <w:shd w:val="clear" w:color="auto" w:fill="E5DFEC"/>
            <w:vAlign w:val="center"/>
          </w:tcPr>
          <w:p w14:paraId="5CCFD024" w14:textId="77777777" w:rsidR="0033312E" w:rsidRPr="004E6288" w:rsidRDefault="0033312E" w:rsidP="00B43A29">
            <w:pPr>
              <w:rPr>
                <w:sz w:val="18"/>
                <w:szCs w:val="18"/>
              </w:rPr>
            </w:pPr>
            <w:r w:rsidRPr="004E6288">
              <w:rPr>
                <w:sz w:val="18"/>
                <w:szCs w:val="18"/>
              </w:rPr>
              <w:t xml:space="preserve">Jednostka </w:t>
            </w:r>
            <w:r w:rsidRPr="004E6288">
              <w:rPr>
                <w:sz w:val="18"/>
                <w:szCs w:val="18"/>
              </w:rPr>
              <w:br/>
              <w:t>miary</w:t>
            </w:r>
          </w:p>
        </w:tc>
        <w:tc>
          <w:tcPr>
            <w:tcW w:w="559" w:type="pct"/>
            <w:tcBorders>
              <w:bottom w:val="single" w:sz="4" w:space="0" w:color="auto"/>
            </w:tcBorders>
            <w:shd w:val="clear" w:color="auto" w:fill="E5DFEC"/>
            <w:vAlign w:val="center"/>
          </w:tcPr>
          <w:p w14:paraId="2B70DC08" w14:textId="77777777" w:rsidR="0033312E" w:rsidRPr="004E6288" w:rsidRDefault="0033312E" w:rsidP="00B43A29">
            <w:pPr>
              <w:rPr>
                <w:sz w:val="18"/>
                <w:szCs w:val="18"/>
              </w:rPr>
            </w:pPr>
            <w:r w:rsidRPr="004E6288">
              <w:rPr>
                <w:sz w:val="18"/>
                <w:szCs w:val="18"/>
              </w:rPr>
              <w:t>Kategoria regionu</w:t>
            </w:r>
          </w:p>
        </w:tc>
        <w:tc>
          <w:tcPr>
            <w:tcW w:w="616" w:type="pct"/>
            <w:tcBorders>
              <w:bottom w:val="single" w:sz="4" w:space="0" w:color="auto"/>
            </w:tcBorders>
            <w:shd w:val="clear" w:color="auto" w:fill="E5DFEC"/>
            <w:vAlign w:val="center"/>
          </w:tcPr>
          <w:p w14:paraId="23B5E86A" w14:textId="77777777" w:rsidR="0033312E" w:rsidRPr="004E6288" w:rsidRDefault="0033312E" w:rsidP="00B43A29">
            <w:pPr>
              <w:rPr>
                <w:sz w:val="18"/>
                <w:szCs w:val="18"/>
              </w:rPr>
            </w:pPr>
            <w:r w:rsidRPr="004E6288">
              <w:rPr>
                <w:sz w:val="18"/>
                <w:szCs w:val="18"/>
              </w:rPr>
              <w:t xml:space="preserve">Wartość początkowa </w:t>
            </w:r>
          </w:p>
        </w:tc>
        <w:tc>
          <w:tcPr>
            <w:tcW w:w="436" w:type="pct"/>
            <w:tcBorders>
              <w:bottom w:val="single" w:sz="4" w:space="0" w:color="auto"/>
            </w:tcBorders>
            <w:shd w:val="clear" w:color="auto" w:fill="E5DFEC"/>
            <w:vAlign w:val="center"/>
          </w:tcPr>
          <w:p w14:paraId="14A1E541" w14:textId="77777777" w:rsidR="0033312E" w:rsidRPr="004E6288" w:rsidRDefault="0033312E" w:rsidP="00B43A29">
            <w:pPr>
              <w:rPr>
                <w:sz w:val="18"/>
                <w:szCs w:val="18"/>
              </w:rPr>
            </w:pPr>
            <w:r w:rsidRPr="004E6288">
              <w:rPr>
                <w:sz w:val="18"/>
                <w:szCs w:val="18"/>
              </w:rPr>
              <w:t>Rok bazowy</w:t>
            </w:r>
          </w:p>
        </w:tc>
        <w:tc>
          <w:tcPr>
            <w:tcW w:w="551" w:type="pct"/>
            <w:tcBorders>
              <w:bottom w:val="single" w:sz="4" w:space="0" w:color="auto"/>
            </w:tcBorders>
            <w:shd w:val="clear" w:color="auto" w:fill="E5DFEC"/>
            <w:vAlign w:val="center"/>
          </w:tcPr>
          <w:p w14:paraId="21E4B1AD" w14:textId="77777777" w:rsidR="0033312E" w:rsidRPr="004E6288" w:rsidRDefault="0033312E" w:rsidP="00B43A29">
            <w:pPr>
              <w:rPr>
                <w:rFonts w:ascii="Calibri" w:eastAsia="Calibri" w:hAnsi="Calibri"/>
                <w:sz w:val="18"/>
                <w:szCs w:val="18"/>
              </w:rPr>
            </w:pPr>
            <w:r w:rsidRPr="004E6288">
              <w:rPr>
                <w:sz w:val="18"/>
                <w:szCs w:val="18"/>
              </w:rPr>
              <w:t>Wartość docelowa zakładana w Programie (2023)</w:t>
            </w:r>
          </w:p>
        </w:tc>
        <w:tc>
          <w:tcPr>
            <w:tcW w:w="737" w:type="pct"/>
            <w:tcBorders>
              <w:bottom w:val="single" w:sz="4" w:space="0" w:color="auto"/>
            </w:tcBorders>
            <w:shd w:val="clear" w:color="auto" w:fill="E5DFEC"/>
            <w:vAlign w:val="center"/>
          </w:tcPr>
          <w:p w14:paraId="5D810320" w14:textId="77777777" w:rsidR="0033312E" w:rsidRPr="004E6288" w:rsidRDefault="0033312E" w:rsidP="00B43A29">
            <w:pPr>
              <w:rPr>
                <w:rFonts w:ascii="Calibri" w:eastAsia="Calibri" w:hAnsi="Calibri"/>
                <w:sz w:val="18"/>
                <w:szCs w:val="18"/>
              </w:rPr>
            </w:pPr>
            <w:r w:rsidRPr="004E6288">
              <w:rPr>
                <w:sz w:val="18"/>
                <w:szCs w:val="18"/>
              </w:rPr>
              <w:t>Prognozowana wysokość wskaźnika w 2023 roku</w:t>
            </w:r>
          </w:p>
        </w:tc>
        <w:tc>
          <w:tcPr>
            <w:tcW w:w="734" w:type="pct"/>
            <w:tcBorders>
              <w:bottom w:val="single" w:sz="4" w:space="0" w:color="auto"/>
            </w:tcBorders>
            <w:shd w:val="clear" w:color="auto" w:fill="E5DFEC"/>
            <w:vAlign w:val="center"/>
          </w:tcPr>
          <w:p w14:paraId="3961D531" w14:textId="77777777" w:rsidR="0033312E" w:rsidRPr="004E6288" w:rsidRDefault="0033312E" w:rsidP="00B43A29">
            <w:pPr>
              <w:rPr>
                <w:rFonts w:ascii="Calibri" w:eastAsia="Calibri" w:hAnsi="Calibri"/>
                <w:sz w:val="18"/>
                <w:szCs w:val="18"/>
              </w:rPr>
            </w:pPr>
            <w:r w:rsidRPr="004E6288">
              <w:rPr>
                <w:sz w:val="18"/>
                <w:szCs w:val="18"/>
              </w:rPr>
              <w:t>Prognozowany stopień osiągnięcia zakładanej wartości docelowej</w:t>
            </w:r>
          </w:p>
        </w:tc>
      </w:tr>
      <w:tr w:rsidR="0033312E" w:rsidRPr="004E6288" w14:paraId="56AEF004" w14:textId="77777777" w:rsidTr="0098757A">
        <w:trPr>
          <w:cantSplit/>
          <w:trHeight w:val="980"/>
          <w:jc w:val="center"/>
        </w:trPr>
        <w:tc>
          <w:tcPr>
            <w:tcW w:w="727" w:type="pct"/>
            <w:tcBorders>
              <w:bottom w:val="single" w:sz="4" w:space="0" w:color="auto"/>
            </w:tcBorders>
            <w:shd w:val="clear" w:color="auto" w:fill="auto"/>
            <w:vAlign w:val="center"/>
          </w:tcPr>
          <w:p w14:paraId="7AC744E9" w14:textId="0AD45BA5" w:rsidR="0033312E" w:rsidRPr="004E6288" w:rsidRDefault="0033312E" w:rsidP="00B43A29">
            <w:pPr>
              <w:rPr>
                <w:rFonts w:ascii="Calibri" w:eastAsia="Calibri" w:hAnsi="Calibri" w:cs="Calibri"/>
                <w:sz w:val="18"/>
                <w:szCs w:val="18"/>
              </w:rPr>
            </w:pPr>
            <w:commentRangeStart w:id="408"/>
            <w:r w:rsidRPr="004E6288">
              <w:rPr>
                <w:sz w:val="18"/>
                <w:szCs w:val="18"/>
              </w:rPr>
              <w:t xml:space="preserve">Wskaźnik </w:t>
            </w:r>
            <w:del w:id="409" w:author="Marta Brzozowska" w:date="2022-08-31T13:25:00Z">
              <w:r w:rsidRPr="004E6288" w:rsidDel="004F7007">
                <w:rPr>
                  <w:sz w:val="18"/>
                  <w:szCs w:val="18"/>
                </w:rPr>
                <w:delText>D</w:delText>
              </w:r>
            </w:del>
            <w:ins w:id="410" w:author="Marta Brzozowska" w:date="2022-08-31T13:25:00Z">
              <w:r w:rsidR="004F7007">
                <w:rPr>
                  <w:sz w:val="18"/>
                  <w:szCs w:val="18"/>
                </w:rPr>
                <w:t>d</w:t>
              </w:r>
            </w:ins>
            <w:ins w:id="411" w:author="Marta Brzozowska" w:date="2022-09-05T14:02:00Z">
              <w:r w:rsidRPr="004E6288">
                <w:rPr>
                  <w:sz w:val="18"/>
                  <w:szCs w:val="18"/>
                </w:rPr>
                <w:t>rogowej</w:t>
              </w:r>
            </w:ins>
            <w:del w:id="412" w:author="Marta Brzozowska" w:date="2022-09-05T14:02:00Z">
              <w:r w:rsidRPr="004E6288">
                <w:rPr>
                  <w:sz w:val="18"/>
                  <w:szCs w:val="18"/>
                </w:rPr>
                <w:delText>Drogowej</w:delText>
              </w:r>
            </w:del>
            <w:r w:rsidRPr="004E6288">
              <w:rPr>
                <w:sz w:val="18"/>
                <w:szCs w:val="18"/>
              </w:rPr>
              <w:t xml:space="preserve"> </w:t>
            </w:r>
            <w:del w:id="413" w:author="Marta Brzozowska" w:date="2022-08-31T13:25:00Z">
              <w:r w:rsidRPr="004E6288">
                <w:rPr>
                  <w:sz w:val="18"/>
                  <w:szCs w:val="18"/>
                </w:rPr>
                <w:delText xml:space="preserve">Dostępności </w:delText>
              </w:r>
            </w:del>
            <w:ins w:id="414" w:author="Marta Brzozowska" w:date="2022-08-31T13:25:00Z">
              <w:r w:rsidR="004F7007">
                <w:rPr>
                  <w:sz w:val="18"/>
                  <w:szCs w:val="18"/>
                </w:rPr>
                <w:t>d</w:t>
              </w:r>
              <w:r w:rsidR="004F7007" w:rsidRPr="004E6288">
                <w:rPr>
                  <w:sz w:val="18"/>
                  <w:szCs w:val="18"/>
                </w:rPr>
                <w:t xml:space="preserve">ostępności </w:t>
              </w:r>
            </w:ins>
            <w:del w:id="415" w:author="Marta Brzozowska" w:date="2022-08-31T13:25:00Z">
              <w:r w:rsidRPr="004E6288">
                <w:rPr>
                  <w:sz w:val="18"/>
                  <w:szCs w:val="18"/>
                </w:rPr>
                <w:delText xml:space="preserve">Transportowej </w:delText>
              </w:r>
            </w:del>
            <w:ins w:id="416" w:author="Marta Brzozowska" w:date="2022-08-31T13:25:00Z">
              <w:r w:rsidR="004F7007">
                <w:rPr>
                  <w:sz w:val="18"/>
                  <w:szCs w:val="18"/>
                </w:rPr>
                <w:t>t</w:t>
              </w:r>
              <w:r w:rsidR="004F7007" w:rsidRPr="004E6288">
                <w:rPr>
                  <w:sz w:val="18"/>
                  <w:szCs w:val="18"/>
                </w:rPr>
                <w:t xml:space="preserve">ransportowej </w:t>
              </w:r>
            </w:ins>
            <w:ins w:id="417" w:author="Marta Brzozowska" w:date="2022-08-31T13:24:00Z">
              <w:r w:rsidR="004F7007">
                <w:rPr>
                  <w:sz w:val="18"/>
                  <w:szCs w:val="18"/>
                </w:rPr>
                <w:t xml:space="preserve">Polski Wschodniej </w:t>
              </w:r>
            </w:ins>
            <w:r w:rsidRPr="004E6288">
              <w:rPr>
                <w:sz w:val="18"/>
                <w:szCs w:val="18"/>
              </w:rPr>
              <w:t>(</w:t>
            </w:r>
            <w:del w:id="418" w:author="Marta Brzozowska" w:date="2022-08-31T13:24:00Z">
              <w:r w:rsidRPr="004E6288">
                <w:rPr>
                  <w:sz w:val="18"/>
                  <w:szCs w:val="18"/>
                </w:rPr>
                <w:delText>WDDT II</w:delText>
              </w:r>
            </w:del>
            <w:ins w:id="419" w:author="Marta Brzozowska" w:date="2022-08-31T13:24:00Z">
              <w:r w:rsidR="004F7007">
                <w:rPr>
                  <w:sz w:val="18"/>
                  <w:szCs w:val="18"/>
                </w:rPr>
                <w:t>na bazie wskaźnika WMDT</w:t>
              </w:r>
            </w:ins>
            <w:ins w:id="420" w:author="Marta Brzozowska" w:date="2022-09-05T14:02:00Z">
              <w:r w:rsidRPr="004E6288">
                <w:rPr>
                  <w:sz w:val="18"/>
                  <w:szCs w:val="18"/>
                </w:rPr>
                <w:t xml:space="preserve">) </w:t>
              </w:r>
              <w:commentRangeEnd w:id="408"/>
              <w:r w:rsidR="004F7007">
                <w:rPr>
                  <w:rStyle w:val="Odwoaniedokomentarza"/>
                </w:rPr>
                <w:commentReference w:id="408"/>
              </w:r>
            </w:ins>
            <w:del w:id="421" w:author="Marta Brzozowska" w:date="2022-09-05T14:02:00Z">
              <w:r w:rsidRPr="004E6288">
                <w:rPr>
                  <w:sz w:val="18"/>
                  <w:szCs w:val="18"/>
                </w:rPr>
                <w:delText xml:space="preserve">) </w:delText>
              </w:r>
            </w:del>
            <w:del w:id="422" w:author="Marta Brzozowska" w:date="2022-08-31T13:24:00Z">
              <w:r w:rsidRPr="004E6288">
                <w:rPr>
                  <w:sz w:val="18"/>
                  <w:szCs w:val="18"/>
                </w:rPr>
                <w:delText>syntetyczny</w:delText>
              </w:r>
            </w:del>
          </w:p>
        </w:tc>
        <w:tc>
          <w:tcPr>
            <w:tcW w:w="641" w:type="pct"/>
            <w:tcBorders>
              <w:bottom w:val="single" w:sz="4" w:space="0" w:color="auto"/>
            </w:tcBorders>
            <w:shd w:val="clear" w:color="auto" w:fill="auto"/>
            <w:vAlign w:val="center"/>
          </w:tcPr>
          <w:p w14:paraId="49AB8C7D" w14:textId="5D442E32" w:rsidR="0033312E" w:rsidRPr="004E6288" w:rsidRDefault="00C5098C" w:rsidP="00B43A29">
            <w:pPr>
              <w:rPr>
                <w:sz w:val="18"/>
                <w:szCs w:val="18"/>
              </w:rPr>
            </w:pPr>
            <w:r w:rsidRPr="004E6288">
              <w:rPr>
                <w:sz w:val="18"/>
                <w:szCs w:val="18"/>
              </w:rPr>
              <w:t xml:space="preserve">Miara </w:t>
            </w:r>
            <w:del w:id="423" w:author="Marta Brzozowska" w:date="2022-09-02T08:57:00Z">
              <w:r w:rsidRPr="004E6288">
                <w:rPr>
                  <w:sz w:val="18"/>
                  <w:szCs w:val="18"/>
                </w:rPr>
                <w:delText>symetryczna</w:delText>
              </w:r>
            </w:del>
            <w:ins w:id="424" w:author="Marta Brzozowska" w:date="2022-09-02T08:57:00Z">
              <w:r w:rsidR="006D677D" w:rsidRPr="004E6288">
                <w:rPr>
                  <w:sz w:val="18"/>
                  <w:szCs w:val="18"/>
                </w:rPr>
                <w:t>sy</w:t>
              </w:r>
              <w:r w:rsidR="006D677D">
                <w:rPr>
                  <w:sz w:val="18"/>
                  <w:szCs w:val="18"/>
                </w:rPr>
                <w:t>nte</w:t>
              </w:r>
              <w:r w:rsidR="006D677D" w:rsidRPr="004E6288">
                <w:rPr>
                  <w:sz w:val="18"/>
                  <w:szCs w:val="18"/>
                </w:rPr>
                <w:t>tyczna</w:t>
              </w:r>
            </w:ins>
          </w:p>
        </w:tc>
        <w:tc>
          <w:tcPr>
            <w:tcW w:w="559" w:type="pct"/>
            <w:tcBorders>
              <w:bottom w:val="single" w:sz="4" w:space="0" w:color="auto"/>
            </w:tcBorders>
            <w:shd w:val="clear" w:color="auto" w:fill="auto"/>
            <w:vAlign w:val="center"/>
          </w:tcPr>
          <w:p w14:paraId="55397C56" w14:textId="77777777" w:rsidR="0033312E" w:rsidRPr="004E6288" w:rsidRDefault="0033312E" w:rsidP="00B43A29">
            <w:pPr>
              <w:rPr>
                <w:sz w:val="18"/>
                <w:szCs w:val="18"/>
              </w:rPr>
            </w:pPr>
            <w:r w:rsidRPr="004E6288">
              <w:rPr>
                <w:sz w:val="18"/>
                <w:szCs w:val="18"/>
              </w:rPr>
              <w:t>regiony</w:t>
            </w:r>
          </w:p>
          <w:p w14:paraId="1963E2C9" w14:textId="77777777" w:rsidR="0033312E" w:rsidRPr="004E6288" w:rsidRDefault="0033312E" w:rsidP="00B43A29">
            <w:pPr>
              <w:rPr>
                <w:sz w:val="18"/>
                <w:szCs w:val="18"/>
              </w:rPr>
            </w:pPr>
            <w:r w:rsidRPr="004E6288">
              <w:rPr>
                <w:sz w:val="18"/>
                <w:szCs w:val="18"/>
              </w:rPr>
              <w:t>słabiej rozwinięte</w:t>
            </w:r>
          </w:p>
        </w:tc>
        <w:tc>
          <w:tcPr>
            <w:tcW w:w="616" w:type="pct"/>
            <w:tcBorders>
              <w:bottom w:val="single" w:sz="4" w:space="0" w:color="auto"/>
            </w:tcBorders>
            <w:shd w:val="clear" w:color="auto" w:fill="auto"/>
            <w:vAlign w:val="center"/>
          </w:tcPr>
          <w:p w14:paraId="27FFEFF2" w14:textId="1E29BDC1" w:rsidR="0033312E" w:rsidRPr="004E6288" w:rsidRDefault="005E7F3F" w:rsidP="00B43A29">
            <w:pPr>
              <w:rPr>
                <w:sz w:val="18"/>
                <w:szCs w:val="18"/>
              </w:rPr>
            </w:pPr>
            <w:r w:rsidRPr="004E6288">
              <w:rPr>
                <w:sz w:val="18"/>
                <w:szCs w:val="18"/>
              </w:rPr>
              <w:t>18,40</w:t>
            </w:r>
          </w:p>
        </w:tc>
        <w:tc>
          <w:tcPr>
            <w:tcW w:w="436" w:type="pct"/>
            <w:tcBorders>
              <w:bottom w:val="single" w:sz="4" w:space="0" w:color="auto"/>
            </w:tcBorders>
            <w:shd w:val="clear" w:color="auto" w:fill="auto"/>
            <w:vAlign w:val="center"/>
          </w:tcPr>
          <w:p w14:paraId="20A4CFDD" w14:textId="2DD384DC" w:rsidR="0033312E" w:rsidRPr="004E6288" w:rsidRDefault="0033312E" w:rsidP="00B43A29">
            <w:pPr>
              <w:rPr>
                <w:sz w:val="18"/>
                <w:szCs w:val="18"/>
              </w:rPr>
            </w:pPr>
            <w:r w:rsidRPr="004E6288">
              <w:rPr>
                <w:sz w:val="18"/>
                <w:szCs w:val="18"/>
              </w:rPr>
              <w:t>201</w:t>
            </w:r>
            <w:r w:rsidR="005E7F3F" w:rsidRPr="004E6288">
              <w:rPr>
                <w:sz w:val="18"/>
                <w:szCs w:val="18"/>
              </w:rPr>
              <w:t>3</w:t>
            </w:r>
          </w:p>
        </w:tc>
        <w:tc>
          <w:tcPr>
            <w:tcW w:w="551" w:type="pct"/>
            <w:tcBorders>
              <w:bottom w:val="single" w:sz="4" w:space="0" w:color="auto"/>
            </w:tcBorders>
            <w:shd w:val="clear" w:color="auto" w:fill="auto"/>
            <w:vAlign w:val="center"/>
          </w:tcPr>
          <w:p w14:paraId="6DC7068F" w14:textId="7CCCD578" w:rsidR="0033312E" w:rsidRPr="004E6288" w:rsidRDefault="0033312E" w:rsidP="00B43A29">
            <w:pPr>
              <w:rPr>
                <w:sz w:val="18"/>
                <w:szCs w:val="18"/>
              </w:rPr>
            </w:pPr>
            <w:r w:rsidRPr="004E6288">
              <w:rPr>
                <w:sz w:val="18"/>
                <w:szCs w:val="18"/>
              </w:rPr>
              <w:t>23,17</w:t>
            </w:r>
          </w:p>
        </w:tc>
        <w:tc>
          <w:tcPr>
            <w:tcW w:w="737" w:type="pct"/>
            <w:tcBorders>
              <w:bottom w:val="single" w:sz="4" w:space="0" w:color="auto"/>
            </w:tcBorders>
            <w:shd w:val="clear" w:color="auto" w:fill="auto"/>
            <w:vAlign w:val="center"/>
          </w:tcPr>
          <w:p w14:paraId="07537B69" w14:textId="4E690A94" w:rsidR="0033312E" w:rsidRPr="004E6288" w:rsidRDefault="0033312E" w:rsidP="00B43A29">
            <w:pPr>
              <w:rPr>
                <w:sz w:val="18"/>
                <w:szCs w:val="18"/>
              </w:rPr>
            </w:pPr>
            <w:r w:rsidRPr="004E6288">
              <w:rPr>
                <w:sz w:val="18"/>
                <w:szCs w:val="18"/>
              </w:rPr>
              <w:t>23,17</w:t>
            </w:r>
          </w:p>
        </w:tc>
        <w:tc>
          <w:tcPr>
            <w:tcW w:w="734" w:type="pct"/>
            <w:tcBorders>
              <w:bottom w:val="single" w:sz="4" w:space="0" w:color="auto"/>
            </w:tcBorders>
            <w:shd w:val="clear" w:color="auto" w:fill="auto"/>
            <w:vAlign w:val="center"/>
          </w:tcPr>
          <w:p w14:paraId="28B22E82" w14:textId="036181EF" w:rsidR="0033312E" w:rsidRPr="004E6288" w:rsidRDefault="0033312E" w:rsidP="00B43A29">
            <w:pPr>
              <w:rPr>
                <w:sz w:val="18"/>
                <w:szCs w:val="18"/>
              </w:rPr>
            </w:pPr>
            <w:r w:rsidRPr="004E6288">
              <w:rPr>
                <w:sz w:val="18"/>
                <w:szCs w:val="18"/>
              </w:rPr>
              <w:t>100%</w:t>
            </w:r>
          </w:p>
        </w:tc>
      </w:tr>
    </w:tbl>
    <w:p w14:paraId="0CBA9A04" w14:textId="35F477F3" w:rsidR="008D22B6" w:rsidRPr="0098757A" w:rsidRDefault="0033312E" w:rsidP="00B43A29">
      <w:pPr>
        <w:rPr>
          <w:rStyle w:val="Hipercze"/>
          <w:color w:val="auto"/>
          <w:u w:val="none"/>
        </w:rPr>
      </w:pPr>
      <w:r>
        <w:lastRenderedPageBreak/>
        <w:t xml:space="preserve">Źródło: </w:t>
      </w:r>
      <w:hyperlink r:id="rId42" w:history="1">
        <w:r w:rsidR="005E7F3F" w:rsidRPr="004F0F52">
          <w:rPr>
            <w:rStyle w:val="Hipercze"/>
            <w:rFonts w:cstheme="minorHAnsi"/>
            <w:color w:val="auto"/>
            <w:u w:val="none"/>
          </w:rPr>
          <w:t>Oszacowanie oczekiwanych rezultatów interwencji za pomocą miar dostępności transportowej dostosowanych do potrzeb dokumentów strategicznych i operacyjnych perspektywy finansowej 2014-2020 (aktualizacja 2020/2021)</w:t>
        </w:r>
      </w:hyperlink>
    </w:p>
    <w:p w14:paraId="17C0B81C" w14:textId="6DAC311A" w:rsidR="00224F3C" w:rsidRPr="0098757A" w:rsidRDefault="001D0179" w:rsidP="00B43A29">
      <w:pPr>
        <w:pStyle w:val="Nagwek2"/>
        <w:rPr>
          <w:rStyle w:val="markedcontent"/>
        </w:rPr>
      </w:pPr>
      <w:bookmarkStart w:id="425" w:name="_Toc112688966"/>
      <w:r w:rsidRPr="00224F3C">
        <w:rPr>
          <w:rStyle w:val="Wyrnienieintensywne"/>
          <w:i w:val="0"/>
          <w:iCs w:val="0"/>
          <w:color w:val="2F5496" w:themeColor="accent1" w:themeShade="BF"/>
        </w:rPr>
        <w:t>Prognoza osiągnięcia Ram Wykonania dla OP II Nowoczesna infrastruktura transportowa</w:t>
      </w:r>
      <w:bookmarkEnd w:id="425"/>
    </w:p>
    <w:p w14:paraId="4968D77E" w14:textId="24CEE05E" w:rsidR="001D0179" w:rsidRPr="004F0F52" w:rsidRDefault="001D0179" w:rsidP="00B43A29">
      <w:pPr>
        <w:rPr>
          <w:rFonts w:eastAsia="Times New Roman"/>
          <w:color w:val="000000"/>
          <w:lang w:eastAsia="pl-PL"/>
        </w:rPr>
      </w:pPr>
      <w:r w:rsidRPr="004F0F52">
        <w:rPr>
          <w:rStyle w:val="markedcontent"/>
          <w:rFonts w:cstheme="minorHAnsi"/>
        </w:rPr>
        <w:t xml:space="preserve">Cele końcowe Ram Wykonania dla OP II określono w Programie dla wskaźników: Całkowita długość nowych dróg, Całkowita długość przebudowanych lub zmodernizowanych dróg oraz dla wskaźnika finansowego Całkowita kwota certyfikowanych wydatków kwalifikowanych. Jak wynika </w:t>
      </w:r>
      <w:r w:rsidRPr="00C5098C">
        <w:rPr>
          <w:rStyle w:val="markedcontent"/>
          <w:rFonts w:cstheme="minorHAnsi"/>
        </w:rPr>
        <w:t>z rozdziału</w:t>
      </w:r>
      <w:r w:rsidRPr="004F0F52">
        <w:rPr>
          <w:rStyle w:val="markedcontent"/>
          <w:rFonts w:cstheme="minorHAnsi"/>
        </w:rPr>
        <w:t xml:space="preserve">  </w:t>
      </w:r>
      <w:r w:rsidR="00C5098C">
        <w:rPr>
          <w:rStyle w:val="markedcontent"/>
          <w:rFonts w:cstheme="minorHAnsi"/>
        </w:rPr>
        <w:t xml:space="preserve">3.6 </w:t>
      </w:r>
      <w:r w:rsidRPr="004F0F52">
        <w:rPr>
          <w:rStyle w:val="markedcontent"/>
          <w:rFonts w:cstheme="minorHAnsi"/>
        </w:rPr>
        <w:t xml:space="preserve">osiągnięcie wartości docelowej wskaźników produktu PI 7b włączonych do Ram Wykonania pozostaje niezagrożone -wartość docelowa została wykazana w już zakończonych projektach. Wskaźnik finansowy został osiągnięty na koniec 2021 roku w wysokości 880 708 974,05 EUR, co stanowi 82,4 % wartości docelowej. Wstępna analiza wskazuje na fakt, iż ryzyko osiągnięcia wysokości wskaźnika finansowego na poziomie równym bądź niższym niż 85% wartości docelowej jest nikłe, co wynika z faktu, iż do dnia 30.06.2022 roku w realizacji jest jeszcze 13 projektów, w tym 2 projekty rozpoczęte w latach 2021 - 2022. Ich </w:t>
      </w:r>
      <w:commentRangeStart w:id="426"/>
      <w:r w:rsidRPr="004F0F52">
        <w:rPr>
          <w:rStyle w:val="markedcontent"/>
          <w:rFonts w:cstheme="minorHAnsi"/>
        </w:rPr>
        <w:t xml:space="preserve">zakończenie nie jest obarczone znacznym ryzykiem finansowym, co było powodem realokacji </w:t>
      </w:r>
      <w:r w:rsidRPr="004F0F52">
        <w:t>7 587 028 EUR wkładu UE z OP II do OP III</w:t>
      </w:r>
      <w:commentRangeEnd w:id="426"/>
      <w:r w:rsidR="00D276BB">
        <w:rPr>
          <w:rStyle w:val="Odwoaniedokomentarza"/>
        </w:rPr>
        <w:commentReference w:id="426"/>
      </w:r>
      <w:r w:rsidRPr="004F0F52">
        <w:t xml:space="preserve">. Prognoza osiągnięcia wskaźnika finansowego na koniec 2022 roku wynosi 978 480 000 EUR, czyli 91,5% wartości docelowej. </w:t>
      </w:r>
    </w:p>
    <w:p w14:paraId="453EFA61" w14:textId="14071DED" w:rsidR="003172E4" w:rsidRPr="004E29DA" w:rsidRDefault="001D0179" w:rsidP="00B43A29">
      <w:pPr>
        <w:pStyle w:val="Nagwek2"/>
        <w:rPr>
          <w:rStyle w:val="markedcontent"/>
        </w:rPr>
      </w:pPr>
      <w:bookmarkStart w:id="427" w:name="_Toc112688967"/>
      <w:r w:rsidRPr="003172E4">
        <w:rPr>
          <w:rStyle w:val="Wyrnienieintensywne"/>
          <w:i w:val="0"/>
          <w:iCs w:val="0"/>
          <w:color w:val="2F5496" w:themeColor="accent1" w:themeShade="BF"/>
        </w:rPr>
        <w:t>Priorytet Inwestycyjny 7d. Rozwój i rehabilitacja kompleksowych, wysokiej jakości i interoperacyjnych systemów transportu kolejowego oraz propagowanie działań służących zmniejszeniu hałasu.</w:t>
      </w:r>
      <w:bookmarkEnd w:id="427"/>
    </w:p>
    <w:p w14:paraId="1CEC688E" w14:textId="6FF542F7" w:rsidR="001D0179" w:rsidRPr="00421D31" w:rsidRDefault="001D0179" w:rsidP="00B43A29">
      <w:pPr>
        <w:rPr>
          <w:rStyle w:val="markedcontent"/>
          <w:rFonts w:cstheme="minorHAnsi"/>
        </w:rPr>
      </w:pPr>
      <w:r w:rsidRPr="00421D31">
        <w:rPr>
          <w:rStyle w:val="markedcontent"/>
          <w:rFonts w:cstheme="minorHAnsi"/>
        </w:rPr>
        <w:t xml:space="preserve">Priorytet 7d Rozwój i rehabilitacja kompleksowych, wysokiej jakości i interoperacyjnych systemów transportu kolejowego oraz propagowanie działań służących zmniejszeniu hałasu. realizowany jest w OP III </w:t>
      </w:r>
      <w:r w:rsidR="00AE3C33">
        <w:rPr>
          <w:rStyle w:val="markedcontent"/>
          <w:rFonts w:cstheme="minorHAnsi"/>
        </w:rPr>
        <w:t>POPW</w:t>
      </w:r>
      <w:r w:rsidRPr="00421D31">
        <w:rPr>
          <w:rStyle w:val="markedcontent"/>
          <w:rFonts w:cstheme="minorHAnsi"/>
        </w:rPr>
        <w:t xml:space="preserve"> Ponadregionalna infrastruktura kolejowa w Działaniu 3.1 Infrastruktura kolejowa. </w:t>
      </w:r>
    </w:p>
    <w:p w14:paraId="3473E23C" w14:textId="77777777" w:rsidR="001D0179" w:rsidRPr="00421D31" w:rsidRDefault="001D0179" w:rsidP="00B43A29">
      <w:pPr>
        <w:rPr>
          <w:rStyle w:val="markedcontent"/>
          <w:rFonts w:cstheme="minorHAnsi"/>
        </w:rPr>
      </w:pPr>
      <w:r w:rsidRPr="00421D31">
        <w:rPr>
          <w:rStyle w:val="markedcontent"/>
          <w:rFonts w:cstheme="minorHAnsi"/>
        </w:rPr>
        <w:t xml:space="preserve">W Działaniu 3.1 monitorowane są następujące wskaźniki produktu: </w:t>
      </w:r>
    </w:p>
    <w:p w14:paraId="5CBAD8AF" w14:textId="77777777" w:rsidR="001D0179" w:rsidRPr="00421D31" w:rsidRDefault="001D0179" w:rsidP="00B43A29">
      <w:pPr>
        <w:pStyle w:val="Akapitzlist"/>
        <w:numPr>
          <w:ilvl w:val="0"/>
          <w:numId w:val="16"/>
        </w:numPr>
        <w:rPr>
          <w:rStyle w:val="markedcontent"/>
          <w:rFonts w:cstheme="minorHAnsi"/>
        </w:rPr>
      </w:pPr>
      <w:r w:rsidRPr="00421D31">
        <w:rPr>
          <w:rStyle w:val="markedcontent"/>
          <w:rFonts w:cstheme="minorHAnsi"/>
        </w:rPr>
        <w:t>Całkowita długość przebudowanych lub zmodernizowanych linii kolejowych, w tym:</w:t>
      </w:r>
    </w:p>
    <w:p w14:paraId="071796F5" w14:textId="77777777" w:rsidR="001D0179" w:rsidRPr="00421D31" w:rsidRDefault="001D0179" w:rsidP="00B43A29">
      <w:pPr>
        <w:pStyle w:val="Akapitzlist"/>
        <w:numPr>
          <w:ilvl w:val="0"/>
          <w:numId w:val="16"/>
        </w:numPr>
        <w:rPr>
          <w:rStyle w:val="markedcontent"/>
          <w:rFonts w:cstheme="minorHAnsi"/>
        </w:rPr>
      </w:pPr>
      <w:r w:rsidRPr="00421D31">
        <w:rPr>
          <w:rStyle w:val="markedcontent"/>
          <w:rFonts w:cstheme="minorHAnsi"/>
        </w:rPr>
        <w:t>Całkowita długość przebudowanych lub zmodernizowanych linii kolejowych, z czego TEN-T,</w:t>
      </w:r>
    </w:p>
    <w:p w14:paraId="2F06DF44" w14:textId="589169C7" w:rsidR="001D0179" w:rsidRPr="00421D31" w:rsidRDefault="001D0179" w:rsidP="00B43A29">
      <w:pPr>
        <w:pStyle w:val="Akapitzlist"/>
        <w:numPr>
          <w:ilvl w:val="0"/>
          <w:numId w:val="16"/>
        </w:numPr>
        <w:rPr>
          <w:rStyle w:val="markedcontent"/>
          <w:rFonts w:cstheme="minorHAnsi"/>
        </w:rPr>
      </w:pPr>
      <w:commentRangeStart w:id="428"/>
      <w:r w:rsidRPr="00421D31">
        <w:rPr>
          <w:rStyle w:val="markedcontent"/>
          <w:rFonts w:cstheme="minorHAnsi"/>
        </w:rPr>
        <w:t>Liczba dokumentacji w ramach kolejowych projektów przygotowawczych</w:t>
      </w:r>
      <w:r w:rsidR="003172E4">
        <w:rPr>
          <w:rStyle w:val="markedcontent"/>
          <w:rFonts w:cstheme="minorHAnsi"/>
        </w:rPr>
        <w:t>.</w:t>
      </w:r>
      <w:commentRangeEnd w:id="428"/>
      <w:r w:rsidR="0011229D">
        <w:rPr>
          <w:rStyle w:val="Odwoaniedokomentarza"/>
        </w:rPr>
        <w:commentReference w:id="428"/>
      </w:r>
    </w:p>
    <w:p w14:paraId="35AFF843" w14:textId="77777777" w:rsidR="001D0179" w:rsidRPr="00421D31" w:rsidRDefault="001D0179" w:rsidP="00B43A29">
      <w:r w:rsidRPr="00421D31">
        <w:t xml:space="preserve">W Działaniu 3.1 założono, iż w wyniku interwencji przebudowanych lub zmodernizowanych zostanie 548 km linii kolejowych, w tym 110 km linii TEN-T. </w:t>
      </w:r>
      <w:commentRangeStart w:id="429"/>
      <w:r w:rsidRPr="00421D31">
        <w:t xml:space="preserve">Przyjęto także, że opracowane zostaną 2 dokumentacje w ramach kolejowych projektów przygotowawczych, planowanych do realizacji w perspektywie 2021-2027. </w:t>
      </w:r>
      <w:commentRangeEnd w:id="429"/>
      <w:r w:rsidR="00114F22">
        <w:rPr>
          <w:rStyle w:val="Odwoaniedokomentarza"/>
        </w:rPr>
        <w:commentReference w:id="429"/>
      </w:r>
      <w:r w:rsidRPr="00421D31">
        <w:t xml:space="preserve">W realizowanych projektach założono osiągnięcie przedmiotowych wskaźników produktu w wysokości odpowiednio: 538,77  km, 101,23 km </w:t>
      </w:r>
      <w:commentRangeStart w:id="430"/>
      <w:r w:rsidRPr="00421D31">
        <w:t>i 2 dokumentacje przygotowawcze</w:t>
      </w:r>
      <w:commentRangeEnd w:id="430"/>
      <w:r w:rsidR="00114F22">
        <w:rPr>
          <w:rStyle w:val="Odwoaniedokomentarza"/>
        </w:rPr>
        <w:commentReference w:id="430"/>
      </w:r>
      <w:r w:rsidRPr="00421D31">
        <w:t xml:space="preserve">. Do końca II kwartału 2022 roku nie odnotowano postępu </w:t>
      </w:r>
      <w:r w:rsidRPr="00421D31">
        <w:lastRenderedPageBreak/>
        <w:t>rzeczowego wskaźników produktu PI 7b. Jego brak wynika zarówno ze specyfiki procesu inwestycyjnego założonego w projektach kolejowych, jak i ze znaczącego wzrostu kosztów materiałów budowlanych w okresie 2018-2019</w:t>
      </w:r>
      <w:ins w:id="431" w:author="Marta Brzozowska" w:date="2022-09-02T08:59:00Z">
        <w:r w:rsidR="008179A2">
          <w:t>,</w:t>
        </w:r>
      </w:ins>
      <w:r w:rsidRPr="00421D31">
        <w:t xml:space="preserve"> co spowodowało opóźnienia w wyłanianiu realizatorów prac i opóźnienia w realizacji projektów. </w:t>
      </w:r>
    </w:p>
    <w:p w14:paraId="3AD403E6" w14:textId="77777777" w:rsidR="001D0179" w:rsidRDefault="001D0179" w:rsidP="00B43A29">
      <w:r w:rsidRPr="00421D31">
        <w:t>Dalszy wzrost prac cen materiałów i usług w perspektywie 2020-2022, spowodowany konsekwencjami wojny na Ukrainie i konsekwencjami COVID-19 pociągał za sobą ryzyko niezakończenia realizacji zakontraktowanych projektów</w:t>
      </w:r>
      <w:ins w:id="432" w:author="Gromek-Wichrowska Katarzyna" w:date="2022-09-01T13:05:00Z">
        <w:r w:rsidR="00D745F0">
          <w:t xml:space="preserve"> w terminie kwalifikowalności</w:t>
        </w:r>
      </w:ins>
      <w:ins w:id="433" w:author="Marta Brzozowska" w:date="2022-09-05T14:02:00Z">
        <w:r w:rsidRPr="00421D31">
          <w:t>.</w:t>
        </w:r>
      </w:ins>
      <w:del w:id="434" w:author="Marta Brzozowska" w:date="2022-09-05T14:02:00Z">
        <w:r w:rsidRPr="00421D31">
          <w:delText>.</w:delText>
        </w:r>
      </w:del>
      <w:del w:id="435" w:author="Marta Brzozowska" w:date="2022-09-05T14:14:00Z">
        <w:r w:rsidRPr="00421D31">
          <w:delText>.</w:delText>
        </w:r>
      </w:del>
      <w:r w:rsidRPr="00421D31">
        <w:t xml:space="preserve"> </w:t>
      </w:r>
      <w:commentRangeStart w:id="436"/>
      <w:commentRangeStart w:id="437"/>
      <w:r w:rsidRPr="00421D31">
        <w:t>W efekcie – w III kwartale 2022 roku – zwiększono alokacje na Działanie 3.1 o 7 587 028 EUR</w:t>
      </w:r>
      <w:commentRangeEnd w:id="436"/>
      <w:r w:rsidR="0011229D">
        <w:rPr>
          <w:rStyle w:val="Odwoaniedokomentarza"/>
        </w:rPr>
        <w:commentReference w:id="436"/>
      </w:r>
      <w:commentRangeEnd w:id="437"/>
      <w:r w:rsidR="00D745F0">
        <w:rPr>
          <w:rStyle w:val="Odwoaniedokomentarza"/>
        </w:rPr>
        <w:commentReference w:id="437"/>
      </w:r>
      <w:r w:rsidRPr="00421D31">
        <w:t xml:space="preserve">, w celu podniesienia dofinansowania realizowanych interwencji. </w:t>
      </w:r>
      <w:commentRangeStart w:id="438"/>
      <w:r w:rsidRPr="00421D31">
        <w:t>Osiągnięcie zakładanych w projektach wartości docelowych wskaźników programowych nie jest więc zagrożone</w:t>
      </w:r>
      <w:commentRangeEnd w:id="438"/>
      <w:r w:rsidR="008179A2">
        <w:rPr>
          <w:rStyle w:val="Odwoaniedokomentarza"/>
        </w:rPr>
        <w:commentReference w:id="438"/>
      </w:r>
      <w:r>
        <w:t>, niemniej w wyniku badania terenowego z przedstawicielami beneficjenta kwestia ta zostanie ostatecznie rozstrzygnięta w raporcie końcowym.</w:t>
      </w:r>
    </w:p>
    <w:p w14:paraId="67ADCC20" w14:textId="36BCCB8C" w:rsidR="004E29DA" w:rsidRDefault="004E29DA" w:rsidP="004E29DA">
      <w:pPr>
        <w:pStyle w:val="Legenda"/>
      </w:pPr>
      <w:bookmarkStart w:id="439" w:name="_Toc112692628"/>
      <w:r>
        <w:t xml:space="preserve">Tabela </w:t>
      </w:r>
      <w:fldSimple w:instr=" SEQ Tabela \* ARABIC ">
        <w:r>
          <w:rPr>
            <w:noProof/>
          </w:rPr>
          <w:t>11</w:t>
        </w:r>
      </w:fldSimple>
      <w:r>
        <w:t xml:space="preserve"> </w:t>
      </w:r>
      <w:r w:rsidRPr="00543D9E">
        <w:t>Prognoza wskaźników produktu i wskaźników rezultatu bezpośredniego PI 7d</w:t>
      </w:r>
      <w:bookmarkEnd w:id="439"/>
    </w:p>
    <w:tbl>
      <w:tblPr>
        <w:tblStyle w:val="Tabelasiatki4akcent5"/>
        <w:tblW w:w="0" w:type="auto"/>
        <w:tblLook w:val="04A0" w:firstRow="1" w:lastRow="0" w:firstColumn="1" w:lastColumn="0" w:noHBand="0" w:noVBand="1"/>
      </w:tblPr>
      <w:tblGrid>
        <w:gridCol w:w="2152"/>
        <w:gridCol w:w="1258"/>
        <w:gridCol w:w="1535"/>
        <w:gridCol w:w="1135"/>
        <w:gridCol w:w="1390"/>
        <w:gridCol w:w="1592"/>
      </w:tblGrid>
      <w:tr w:rsidR="001D0179" w:rsidRPr="0023505C" w14:paraId="5C693665" w14:textId="77777777" w:rsidTr="00AC50F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2" w:type="dxa"/>
          </w:tcPr>
          <w:p w14:paraId="6EF35D62" w14:textId="77777777" w:rsidR="001D0179" w:rsidRPr="001024CE" w:rsidRDefault="001D0179" w:rsidP="00B43A29">
            <w:pPr>
              <w:rPr>
                <w:rStyle w:val="markedcontent"/>
                <w:rFonts w:cstheme="minorHAnsi"/>
                <w:sz w:val="20"/>
                <w:szCs w:val="20"/>
              </w:rPr>
            </w:pPr>
            <w:r w:rsidRPr="001024CE">
              <w:rPr>
                <w:rStyle w:val="markedcontent"/>
                <w:rFonts w:cstheme="minorHAnsi"/>
                <w:sz w:val="20"/>
                <w:szCs w:val="20"/>
              </w:rPr>
              <w:t>Nazwa wskaźnika</w:t>
            </w:r>
          </w:p>
        </w:tc>
        <w:tc>
          <w:tcPr>
            <w:tcW w:w="1258" w:type="dxa"/>
          </w:tcPr>
          <w:p w14:paraId="09525956" w14:textId="77777777" w:rsidR="001D0179" w:rsidRPr="001024CE"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1024CE">
              <w:rPr>
                <w:rStyle w:val="markedcontent"/>
                <w:rFonts w:cstheme="minorHAnsi"/>
                <w:sz w:val="20"/>
                <w:szCs w:val="20"/>
              </w:rPr>
              <w:t>Wartość docelowa</w:t>
            </w:r>
          </w:p>
        </w:tc>
        <w:tc>
          <w:tcPr>
            <w:tcW w:w="1535" w:type="dxa"/>
          </w:tcPr>
          <w:p w14:paraId="3739FEE7" w14:textId="77777777" w:rsidR="001D0179"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b w:val="0"/>
                <w:bCs w:val="0"/>
                <w:sz w:val="20"/>
                <w:szCs w:val="20"/>
              </w:rPr>
            </w:pPr>
            <w:r w:rsidRPr="001024CE">
              <w:rPr>
                <w:rStyle w:val="markedcontent"/>
                <w:rFonts w:cstheme="minorHAnsi"/>
                <w:sz w:val="20"/>
                <w:szCs w:val="20"/>
              </w:rPr>
              <w:t xml:space="preserve">Wartość osiągnięta w </w:t>
            </w:r>
          </w:p>
          <w:p w14:paraId="46F4A268" w14:textId="77777777" w:rsidR="001D0179" w:rsidRPr="001024CE"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1024CE">
              <w:rPr>
                <w:rStyle w:val="markedcontent"/>
                <w:rFonts w:cstheme="minorHAnsi"/>
                <w:sz w:val="20"/>
                <w:szCs w:val="20"/>
              </w:rPr>
              <w:t>zakończonych projektach</w:t>
            </w:r>
          </w:p>
        </w:tc>
        <w:tc>
          <w:tcPr>
            <w:tcW w:w="1135" w:type="dxa"/>
          </w:tcPr>
          <w:p w14:paraId="32075C5B" w14:textId="77777777" w:rsidR="001D0179" w:rsidRPr="001024CE"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1024CE">
              <w:rPr>
                <w:rStyle w:val="markedcontent"/>
                <w:rFonts w:cstheme="minorHAnsi"/>
                <w:sz w:val="20"/>
                <w:szCs w:val="20"/>
              </w:rPr>
              <w:t xml:space="preserve">Stopień osiągnięcia wartości docelowej (na dzień 30.06 2022) </w:t>
            </w:r>
          </w:p>
        </w:tc>
        <w:tc>
          <w:tcPr>
            <w:tcW w:w="1390" w:type="dxa"/>
          </w:tcPr>
          <w:p w14:paraId="5F6ECA1A" w14:textId="77777777" w:rsidR="001D0179" w:rsidRPr="001024CE"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1024CE">
              <w:rPr>
                <w:rStyle w:val="markedcontent"/>
                <w:rFonts w:cstheme="minorHAnsi"/>
                <w:sz w:val="20"/>
                <w:szCs w:val="20"/>
              </w:rPr>
              <w:t>Wartość szacowana na podstawie podpisanych umów</w:t>
            </w:r>
          </w:p>
        </w:tc>
        <w:tc>
          <w:tcPr>
            <w:tcW w:w="1592" w:type="dxa"/>
          </w:tcPr>
          <w:p w14:paraId="384C2661" w14:textId="77777777" w:rsidR="001D0179" w:rsidRPr="001024CE" w:rsidRDefault="001D0179" w:rsidP="00B43A29">
            <w:pPr>
              <w:cnfStyle w:val="100000000000" w:firstRow="1" w:lastRow="0" w:firstColumn="0" w:lastColumn="0" w:oddVBand="0" w:evenVBand="0" w:oddHBand="0" w:evenHBand="0" w:firstRowFirstColumn="0" w:firstRowLastColumn="0" w:lastRowFirstColumn="0" w:lastRowLastColumn="0"/>
              <w:rPr>
                <w:rStyle w:val="markedcontent"/>
                <w:rFonts w:cstheme="minorHAnsi"/>
                <w:sz w:val="20"/>
                <w:szCs w:val="20"/>
              </w:rPr>
            </w:pPr>
            <w:r w:rsidRPr="001024CE">
              <w:rPr>
                <w:rStyle w:val="markedcontent"/>
                <w:rFonts w:cstheme="minorHAnsi"/>
                <w:sz w:val="20"/>
                <w:szCs w:val="20"/>
              </w:rPr>
              <w:t>Prognozowany stopień osiągnięcia wartości docelowej na podstawie podpisanych umów</w:t>
            </w:r>
          </w:p>
        </w:tc>
      </w:tr>
      <w:tr w:rsidR="001D0179" w:rsidRPr="0023505C" w14:paraId="251B37D1"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6"/>
          </w:tcPr>
          <w:p w14:paraId="4B58B4C1" w14:textId="77777777" w:rsidR="001D0179" w:rsidRPr="005E7F3F" w:rsidRDefault="001D0179" w:rsidP="00B43A29">
            <w:pPr>
              <w:rPr>
                <w:rStyle w:val="markedcontent"/>
                <w:rFonts w:cstheme="minorHAnsi"/>
                <w:b w:val="0"/>
                <w:bCs w:val="0"/>
                <w:sz w:val="18"/>
                <w:szCs w:val="18"/>
              </w:rPr>
            </w:pPr>
            <w:r w:rsidRPr="005E7F3F">
              <w:rPr>
                <w:rStyle w:val="markedcontent"/>
                <w:rFonts w:cstheme="minorHAnsi"/>
                <w:b w:val="0"/>
                <w:bCs w:val="0"/>
                <w:sz w:val="18"/>
                <w:szCs w:val="18"/>
              </w:rPr>
              <w:t>Wskaźniki produktu</w:t>
            </w:r>
          </w:p>
        </w:tc>
      </w:tr>
      <w:tr w:rsidR="001D0179" w:rsidRPr="0023505C" w14:paraId="1370E159" w14:textId="77777777" w:rsidTr="00AC50F9">
        <w:tc>
          <w:tcPr>
            <w:cnfStyle w:val="001000000000" w:firstRow="0" w:lastRow="0" w:firstColumn="1" w:lastColumn="0" w:oddVBand="0" w:evenVBand="0" w:oddHBand="0" w:evenHBand="0" w:firstRowFirstColumn="0" w:firstRowLastColumn="0" w:lastRowFirstColumn="0" w:lastRowLastColumn="0"/>
            <w:tcW w:w="2152" w:type="dxa"/>
          </w:tcPr>
          <w:p w14:paraId="20390F64" w14:textId="77777777" w:rsidR="001D0179" w:rsidRPr="005E7F3F" w:rsidRDefault="001D0179" w:rsidP="00B43A29">
            <w:pPr>
              <w:rPr>
                <w:rStyle w:val="markedcontent"/>
                <w:rFonts w:cstheme="minorHAnsi"/>
                <w:sz w:val="18"/>
                <w:szCs w:val="18"/>
              </w:rPr>
            </w:pPr>
            <w:r w:rsidRPr="005E7F3F">
              <w:rPr>
                <w:rStyle w:val="markedcontent"/>
                <w:rFonts w:cstheme="minorHAnsi"/>
                <w:sz w:val="18"/>
                <w:szCs w:val="18"/>
              </w:rPr>
              <w:t>Całkowita długość przebudowanych lub zmodernizowanych linii kolejowych</w:t>
            </w:r>
          </w:p>
        </w:tc>
        <w:tc>
          <w:tcPr>
            <w:tcW w:w="1258" w:type="dxa"/>
            <w:vAlign w:val="center"/>
          </w:tcPr>
          <w:p w14:paraId="48102739"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4E6288">
              <w:rPr>
                <w:sz w:val="18"/>
                <w:szCs w:val="18"/>
              </w:rPr>
              <w:t>548</w:t>
            </w:r>
          </w:p>
        </w:tc>
        <w:tc>
          <w:tcPr>
            <w:tcW w:w="1535" w:type="dxa"/>
            <w:vAlign w:val="center"/>
          </w:tcPr>
          <w:p w14:paraId="2EBDA2E1"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4E6288">
              <w:rPr>
                <w:sz w:val="18"/>
                <w:szCs w:val="18"/>
              </w:rPr>
              <w:t>0</w:t>
            </w:r>
          </w:p>
        </w:tc>
        <w:tc>
          <w:tcPr>
            <w:tcW w:w="1135" w:type="dxa"/>
            <w:vAlign w:val="center"/>
          </w:tcPr>
          <w:p w14:paraId="3C1E5E2A"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4E6288">
              <w:rPr>
                <w:sz w:val="18"/>
                <w:szCs w:val="18"/>
              </w:rPr>
              <w:t>0</w:t>
            </w:r>
          </w:p>
        </w:tc>
        <w:tc>
          <w:tcPr>
            <w:tcW w:w="1390" w:type="dxa"/>
            <w:vAlign w:val="center"/>
          </w:tcPr>
          <w:p w14:paraId="740F5595"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4E6288">
              <w:rPr>
                <w:sz w:val="18"/>
                <w:szCs w:val="18"/>
              </w:rPr>
              <w:t>538,77</w:t>
            </w:r>
          </w:p>
        </w:tc>
        <w:tc>
          <w:tcPr>
            <w:tcW w:w="1592" w:type="dxa"/>
            <w:vAlign w:val="center"/>
          </w:tcPr>
          <w:p w14:paraId="0B533DA7"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rStyle w:val="markedcontent"/>
                <w:rFonts w:cstheme="minorHAnsi"/>
                <w:sz w:val="18"/>
                <w:szCs w:val="18"/>
              </w:rPr>
            </w:pPr>
            <w:r w:rsidRPr="004E6288">
              <w:rPr>
                <w:sz w:val="18"/>
                <w:szCs w:val="18"/>
              </w:rPr>
              <w:t>98,3%</w:t>
            </w:r>
          </w:p>
        </w:tc>
      </w:tr>
      <w:tr w:rsidR="001D0179" w:rsidRPr="0023505C" w14:paraId="44F3DBA8" w14:textId="77777777" w:rsidTr="00AC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6C81D737" w14:textId="77777777" w:rsidR="001D0179" w:rsidRPr="005E7F3F" w:rsidRDefault="001D0179" w:rsidP="00B43A29">
            <w:pPr>
              <w:rPr>
                <w:rStyle w:val="markedcontent"/>
                <w:rFonts w:cstheme="minorHAnsi"/>
                <w:sz w:val="18"/>
                <w:szCs w:val="18"/>
              </w:rPr>
            </w:pPr>
            <w:r w:rsidRPr="005E7F3F">
              <w:rPr>
                <w:rStyle w:val="markedcontent"/>
                <w:rFonts w:cstheme="minorHAnsi"/>
                <w:sz w:val="18"/>
                <w:szCs w:val="18"/>
              </w:rPr>
              <w:t>Całkowita długość przebudowanych lub zmodernizowanych linii kolejowych, z czego TEN-T</w:t>
            </w:r>
          </w:p>
        </w:tc>
        <w:tc>
          <w:tcPr>
            <w:tcW w:w="1258" w:type="dxa"/>
            <w:vAlign w:val="center"/>
          </w:tcPr>
          <w:p w14:paraId="4C2A488C"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4E6288">
              <w:rPr>
                <w:sz w:val="18"/>
                <w:szCs w:val="18"/>
              </w:rPr>
              <w:t>110</w:t>
            </w:r>
          </w:p>
        </w:tc>
        <w:tc>
          <w:tcPr>
            <w:tcW w:w="1535" w:type="dxa"/>
            <w:vAlign w:val="center"/>
          </w:tcPr>
          <w:p w14:paraId="0D2E0E89"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4E6288">
              <w:rPr>
                <w:sz w:val="18"/>
                <w:szCs w:val="18"/>
              </w:rPr>
              <w:t>0</w:t>
            </w:r>
          </w:p>
        </w:tc>
        <w:tc>
          <w:tcPr>
            <w:tcW w:w="1135" w:type="dxa"/>
            <w:vAlign w:val="center"/>
          </w:tcPr>
          <w:p w14:paraId="3AF051EC"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4E6288">
              <w:rPr>
                <w:sz w:val="18"/>
                <w:szCs w:val="18"/>
              </w:rPr>
              <w:t>0</w:t>
            </w:r>
          </w:p>
        </w:tc>
        <w:tc>
          <w:tcPr>
            <w:tcW w:w="1390" w:type="dxa"/>
            <w:vAlign w:val="center"/>
          </w:tcPr>
          <w:p w14:paraId="30838E65"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4E6288">
              <w:rPr>
                <w:sz w:val="18"/>
                <w:szCs w:val="18"/>
              </w:rPr>
              <w:t>101,23</w:t>
            </w:r>
          </w:p>
        </w:tc>
        <w:tc>
          <w:tcPr>
            <w:tcW w:w="1592" w:type="dxa"/>
            <w:vAlign w:val="center"/>
          </w:tcPr>
          <w:p w14:paraId="41FA935B" w14:textId="77777777" w:rsidR="001D0179" w:rsidRPr="004E6288" w:rsidRDefault="001D0179" w:rsidP="00B43A29">
            <w:pPr>
              <w:cnfStyle w:val="000000100000" w:firstRow="0" w:lastRow="0" w:firstColumn="0" w:lastColumn="0" w:oddVBand="0" w:evenVBand="0" w:oddHBand="1" w:evenHBand="0" w:firstRowFirstColumn="0" w:firstRowLastColumn="0" w:lastRowFirstColumn="0" w:lastRowLastColumn="0"/>
              <w:rPr>
                <w:rStyle w:val="markedcontent"/>
                <w:rFonts w:cstheme="minorHAnsi"/>
                <w:sz w:val="18"/>
                <w:szCs w:val="18"/>
              </w:rPr>
            </w:pPr>
            <w:r w:rsidRPr="004E6288">
              <w:rPr>
                <w:sz w:val="18"/>
                <w:szCs w:val="18"/>
              </w:rPr>
              <w:t>92,0%</w:t>
            </w:r>
          </w:p>
        </w:tc>
      </w:tr>
      <w:tr w:rsidR="001D0179" w:rsidRPr="0023505C" w14:paraId="340EBA84" w14:textId="77777777" w:rsidTr="00AC50F9">
        <w:tc>
          <w:tcPr>
            <w:cnfStyle w:val="001000000000" w:firstRow="0" w:lastRow="0" w:firstColumn="1" w:lastColumn="0" w:oddVBand="0" w:evenVBand="0" w:oddHBand="0" w:evenHBand="0" w:firstRowFirstColumn="0" w:firstRowLastColumn="0" w:lastRowFirstColumn="0" w:lastRowLastColumn="0"/>
            <w:tcW w:w="2152" w:type="dxa"/>
          </w:tcPr>
          <w:p w14:paraId="5A3E8E73" w14:textId="77777777" w:rsidR="001D0179" w:rsidRPr="005E7F3F" w:rsidRDefault="001D0179" w:rsidP="00B43A29">
            <w:pPr>
              <w:rPr>
                <w:del w:id="440" w:author="Marta Brzozowska" w:date="2022-09-02T09:10:00Z"/>
                <w:rStyle w:val="markedcontent"/>
                <w:rFonts w:cstheme="minorHAnsi"/>
                <w:sz w:val="18"/>
                <w:szCs w:val="18"/>
              </w:rPr>
            </w:pPr>
            <w:del w:id="441" w:author="Marta Brzozowska" w:date="2022-09-02T09:10:00Z">
              <w:r w:rsidRPr="005E7F3F">
                <w:rPr>
                  <w:rStyle w:val="markedcontent"/>
                  <w:rFonts w:cstheme="minorHAnsi"/>
                  <w:sz w:val="18"/>
                  <w:szCs w:val="18"/>
                </w:rPr>
                <w:delText>Liczba dokumentacji w ramach kolejowych projektów przygotowawczych</w:delText>
              </w:r>
            </w:del>
          </w:p>
          <w:p w14:paraId="2CEBCA7D" w14:textId="77777777" w:rsidR="001D0179" w:rsidRPr="005E7F3F" w:rsidRDefault="001D0179" w:rsidP="00B43A29">
            <w:pPr>
              <w:rPr>
                <w:rStyle w:val="markedcontent"/>
                <w:rFonts w:cstheme="minorHAnsi"/>
                <w:sz w:val="18"/>
                <w:szCs w:val="18"/>
              </w:rPr>
            </w:pPr>
          </w:p>
        </w:tc>
        <w:tc>
          <w:tcPr>
            <w:tcW w:w="1258" w:type="dxa"/>
            <w:vAlign w:val="center"/>
          </w:tcPr>
          <w:p w14:paraId="6CC3E8C9"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sz w:val="18"/>
                <w:szCs w:val="18"/>
              </w:rPr>
            </w:pPr>
            <w:del w:id="442" w:author="Marta Brzozowska" w:date="2022-09-02T09:10:00Z">
              <w:r w:rsidRPr="004E6288">
                <w:rPr>
                  <w:sz w:val="18"/>
                  <w:szCs w:val="18"/>
                </w:rPr>
                <w:delText>2</w:delText>
              </w:r>
            </w:del>
          </w:p>
        </w:tc>
        <w:tc>
          <w:tcPr>
            <w:tcW w:w="1535" w:type="dxa"/>
            <w:vAlign w:val="center"/>
          </w:tcPr>
          <w:p w14:paraId="32C65CE2"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sz w:val="18"/>
                <w:szCs w:val="18"/>
              </w:rPr>
            </w:pPr>
            <w:del w:id="443" w:author="Marta Brzozowska" w:date="2022-09-02T09:10:00Z">
              <w:r w:rsidRPr="004E6288">
                <w:rPr>
                  <w:sz w:val="18"/>
                  <w:szCs w:val="18"/>
                </w:rPr>
                <w:delText>0</w:delText>
              </w:r>
            </w:del>
          </w:p>
        </w:tc>
        <w:tc>
          <w:tcPr>
            <w:tcW w:w="1135" w:type="dxa"/>
            <w:vAlign w:val="center"/>
          </w:tcPr>
          <w:p w14:paraId="7EE6194C"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sz w:val="18"/>
                <w:szCs w:val="18"/>
              </w:rPr>
            </w:pPr>
            <w:del w:id="444" w:author="Marta Brzozowska" w:date="2022-09-02T09:10:00Z">
              <w:r w:rsidRPr="004E6288">
                <w:rPr>
                  <w:sz w:val="18"/>
                  <w:szCs w:val="18"/>
                </w:rPr>
                <w:delText>0</w:delText>
              </w:r>
            </w:del>
          </w:p>
        </w:tc>
        <w:tc>
          <w:tcPr>
            <w:tcW w:w="1390" w:type="dxa"/>
            <w:vAlign w:val="center"/>
          </w:tcPr>
          <w:p w14:paraId="5C657896"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sz w:val="18"/>
                <w:szCs w:val="18"/>
              </w:rPr>
            </w:pPr>
            <w:del w:id="445" w:author="Marta Brzozowska" w:date="2022-09-02T09:10:00Z">
              <w:r w:rsidRPr="004E6288">
                <w:rPr>
                  <w:sz w:val="18"/>
                  <w:szCs w:val="18"/>
                </w:rPr>
                <w:delText>2</w:delText>
              </w:r>
            </w:del>
          </w:p>
        </w:tc>
        <w:tc>
          <w:tcPr>
            <w:tcW w:w="1592" w:type="dxa"/>
            <w:vAlign w:val="center"/>
          </w:tcPr>
          <w:p w14:paraId="3BCFF59F" w14:textId="77777777" w:rsidR="001D0179" w:rsidRPr="004E6288" w:rsidRDefault="001D0179" w:rsidP="00B43A29">
            <w:pPr>
              <w:cnfStyle w:val="000000000000" w:firstRow="0" w:lastRow="0" w:firstColumn="0" w:lastColumn="0" w:oddVBand="0" w:evenVBand="0" w:oddHBand="0" w:evenHBand="0" w:firstRowFirstColumn="0" w:firstRowLastColumn="0" w:lastRowFirstColumn="0" w:lastRowLastColumn="0"/>
              <w:rPr>
                <w:sz w:val="18"/>
                <w:szCs w:val="18"/>
              </w:rPr>
            </w:pPr>
            <w:del w:id="446" w:author="Marta Brzozowska" w:date="2022-09-02T09:10:00Z">
              <w:r w:rsidRPr="004E6288">
                <w:rPr>
                  <w:sz w:val="18"/>
                  <w:szCs w:val="18"/>
                </w:rPr>
                <w:delText>100,0%</w:delText>
              </w:r>
              <w:commentRangeStart w:id="447"/>
              <w:commentRangeEnd w:id="447"/>
              <w:r w:rsidR="0011229D" w:rsidDel="005F221E">
                <w:rPr>
                  <w:rStyle w:val="Odwoaniedokomentarza"/>
                </w:rPr>
                <w:commentReference w:id="447"/>
              </w:r>
            </w:del>
          </w:p>
        </w:tc>
      </w:tr>
    </w:tbl>
    <w:p w14:paraId="3416270E" w14:textId="1DD275CD" w:rsidR="001D0179" w:rsidRPr="0023505C" w:rsidRDefault="001D0179" w:rsidP="00B43A29">
      <w:pPr>
        <w:rPr>
          <w:rStyle w:val="markedcontent"/>
          <w:rFonts w:cstheme="minorHAnsi"/>
        </w:rPr>
      </w:pPr>
      <w:r w:rsidRPr="0023505C">
        <w:rPr>
          <w:rStyle w:val="markedcontent"/>
          <w:rFonts w:cstheme="minorHAnsi"/>
        </w:rPr>
        <w:t xml:space="preserve">Źródło: informacja kwartalna </w:t>
      </w:r>
      <w:r w:rsidR="00AE3C33">
        <w:rPr>
          <w:rStyle w:val="markedcontent"/>
          <w:rFonts w:cstheme="minorHAnsi"/>
        </w:rPr>
        <w:t>POPW</w:t>
      </w:r>
      <w:r w:rsidRPr="0023505C">
        <w:rPr>
          <w:rStyle w:val="markedcontent"/>
          <w:rFonts w:cstheme="minorHAnsi"/>
        </w:rPr>
        <w:t>, stan na dzień 30.06.2022</w:t>
      </w:r>
    </w:p>
    <w:p w14:paraId="50E51A67" w14:textId="77777777" w:rsidR="001D0179" w:rsidRDefault="001D0179" w:rsidP="00B43A29">
      <w:r>
        <w:t>W PI 7d nie zidentyfikowano ryzyka przekroczenia 115% zakładanej wartości docelowej.</w:t>
      </w:r>
    </w:p>
    <w:p w14:paraId="36B69418" w14:textId="1B582CA5" w:rsidR="001D0179" w:rsidRPr="003B2C6B" w:rsidRDefault="001D0179" w:rsidP="00B43A29">
      <w:pPr>
        <w:rPr>
          <w:rStyle w:val="Wyrnienieintensywne"/>
          <w:i w:val="0"/>
          <w:iCs w:val="0"/>
        </w:rPr>
      </w:pPr>
      <w:r w:rsidRPr="003B2C6B">
        <w:rPr>
          <w:rStyle w:val="Wyrnienieintensywne"/>
          <w:i w:val="0"/>
          <w:iCs w:val="0"/>
        </w:rPr>
        <w:t xml:space="preserve">Prognoza wskaźnika rezultatu </w:t>
      </w:r>
      <w:r w:rsidR="0022680B">
        <w:rPr>
          <w:rStyle w:val="Wyrnienieintensywne"/>
          <w:i w:val="0"/>
          <w:iCs w:val="0"/>
        </w:rPr>
        <w:t>PI 7d</w:t>
      </w:r>
    </w:p>
    <w:p w14:paraId="155C3FB4" w14:textId="649FE5C4" w:rsidR="001D0179" w:rsidRDefault="001D0179" w:rsidP="00B43A29">
      <w:r w:rsidRPr="003172E4">
        <w:rPr>
          <w:rStyle w:val="markedcontent"/>
          <w:rFonts w:cstheme="minorHAnsi"/>
        </w:rPr>
        <w:t xml:space="preserve">W PI 7d przyjęto zestandaryzowany w skali kraju wskaźnik rezultatu strategicznego </w:t>
      </w:r>
      <w:commentRangeStart w:id="448"/>
      <w:r w:rsidRPr="003172E4">
        <w:t>Wskaźnik Kolejowej Dostępności Transportowej (W</w:t>
      </w:r>
      <w:r w:rsidR="005E7F3F">
        <w:t>K</w:t>
      </w:r>
      <w:r w:rsidRPr="003172E4">
        <w:t>DT II) syntetyczny</w:t>
      </w:r>
      <w:commentRangeEnd w:id="448"/>
      <w:r w:rsidR="0011229D">
        <w:rPr>
          <w:rStyle w:val="Odwoaniedokomentarza"/>
        </w:rPr>
        <w:commentReference w:id="448"/>
      </w:r>
      <w:r w:rsidRPr="003172E4">
        <w:t xml:space="preserve">. Przyjęto jego wartość docelową na poziomie 23,75 </w:t>
      </w:r>
      <w:commentRangeStart w:id="449"/>
      <w:del w:id="450" w:author="Marta Brzozowska" w:date="2022-08-31T14:34:00Z">
        <w:r w:rsidRPr="003172E4">
          <w:delText>pkt</w:delText>
        </w:r>
        <w:r w:rsidRPr="003172E4" w:rsidDel="0011229D">
          <w:delText>.</w:delText>
        </w:r>
      </w:del>
      <w:commentRangeEnd w:id="449"/>
      <w:ins w:id="451" w:author="Marta Brzozowska" w:date="2022-09-05T14:02:00Z">
        <w:r w:rsidR="0011229D">
          <w:rPr>
            <w:rStyle w:val="Odwoaniedokomentarza"/>
          </w:rPr>
          <w:commentReference w:id="449"/>
        </w:r>
        <w:r w:rsidRPr="003172E4">
          <w:t>,</w:t>
        </w:r>
      </w:ins>
      <w:del w:id="452" w:author="Marta Brzozowska" w:date="2022-09-05T14:02:00Z">
        <w:r w:rsidRPr="003172E4">
          <w:delText>.,</w:delText>
        </w:r>
      </w:del>
      <w:r w:rsidRPr="003172E4">
        <w:t xml:space="preserve"> w odniesieniu do wartości bazowej wynoszącej w roku 2013 – </w:t>
      </w:r>
      <w:r w:rsidRPr="003172E4">
        <w:lastRenderedPageBreak/>
        <w:t>15,</w:t>
      </w:r>
      <w:r w:rsidR="00C5098C">
        <w:t>7</w:t>
      </w:r>
      <w:r w:rsidRPr="003172E4">
        <w:t>2</w:t>
      </w:r>
      <w:del w:id="453" w:author="Marta Brzozowska" w:date="2022-08-31T14:34:00Z">
        <w:r w:rsidRPr="003172E4">
          <w:delText xml:space="preserve"> pkt</w:delText>
        </w:r>
      </w:del>
      <w:r w:rsidRPr="003172E4">
        <w:t>. Według danych STRATEG w roku 2020 wskaźnik rezultatu osiągnięto w wysokości 19,23</w:t>
      </w:r>
      <w:del w:id="454" w:author="Marta Brzozowska" w:date="2022-08-31T14:34:00Z">
        <w:r w:rsidRPr="003172E4">
          <w:delText xml:space="preserve"> pkt</w:delText>
        </w:r>
      </w:del>
      <w:r w:rsidRPr="003172E4">
        <w:t xml:space="preserve">., a więc 81% wartości docelowej. Zgodnie z prognozą przedstawioną w opracowaniu pn. </w:t>
      </w:r>
      <w:hyperlink r:id="rId43" w:history="1">
        <w:r w:rsidRPr="003172E4">
          <w:t>Oszacowanie oczekiwanych rezultatów interwencji za pomocą miar dostępności transportowej dostosowanych do potrzeb dokumentów strategicznych i operacyjnych perspektywy finansowej 2014-2020 (aktualizacja 2020/2021)</w:t>
        </w:r>
      </w:hyperlink>
      <w:r w:rsidRPr="0011229D">
        <w:rPr>
          <w:vertAlign w:val="superscript"/>
          <w:rPrChange w:id="455" w:author="Marta Brzozowska" w:date="2022-09-05T14:14:00Z">
            <w:rPr/>
          </w:rPrChange>
        </w:rPr>
        <w:footnoteReference w:id="10"/>
      </w:r>
      <w:r w:rsidRPr="0011229D">
        <w:rPr>
          <w:vertAlign w:val="superscript"/>
          <w:rPrChange w:id="456" w:author="Marta Brzozowska" w:date="2022-09-05T14:14:00Z">
            <w:rPr/>
          </w:rPrChange>
        </w:rPr>
        <w:t xml:space="preserve"> </w:t>
      </w:r>
      <w:r w:rsidRPr="003172E4">
        <w:t xml:space="preserve">wskaźnik rezultatu strategicznego zostanie  - również po zakończeniu interwencji </w:t>
      </w:r>
      <w:r w:rsidR="00AE3C33">
        <w:t>POPW</w:t>
      </w:r>
      <w:r w:rsidRPr="003172E4">
        <w:t xml:space="preserve"> – lekko przekroczony. W </w:t>
      </w:r>
      <w:del w:id="457" w:author="Marta Brzozowska" w:date="2022-08-31T14:35:00Z">
        <w:r w:rsidRPr="003172E4">
          <w:delText>.</w:delText>
        </w:r>
      </w:del>
      <w:r w:rsidRPr="003172E4">
        <w:t>opracowaniu tym przyjęto, iż na koniec 2023 roku WKDT II</w:t>
      </w:r>
      <w:ins w:id="458" w:author="Marta Brzozowska" w:date="2022-09-05T14:02:00Z">
        <w:r w:rsidRPr="003172E4">
          <w:t xml:space="preserve"> </w:t>
        </w:r>
      </w:ins>
      <w:ins w:id="459" w:author="Marta Brzozowska" w:date="2022-08-31T14:36:00Z">
        <w:r w:rsidR="0011229D">
          <w:t>dla Polski Wschodniej</w:t>
        </w:r>
        <w:r w:rsidRPr="003172E4">
          <w:t xml:space="preserve"> </w:t>
        </w:r>
      </w:ins>
      <w:r w:rsidRPr="003172E4">
        <w:t>wyniesie 23,94</w:t>
      </w:r>
      <w:del w:id="460" w:author="Marta Brzozowska" w:date="2022-08-31T14:36:00Z">
        <w:r w:rsidRPr="003172E4">
          <w:delText xml:space="preserve"> pkt</w:delText>
        </w:r>
      </w:del>
      <w:r w:rsidRPr="003172E4">
        <w:t xml:space="preserve">, a więc 101% zakładanej wartości docelowej, na co składają się – </w:t>
      </w:r>
      <w:commentRangeStart w:id="461"/>
      <w:r w:rsidRPr="003172E4">
        <w:t xml:space="preserve">oprócz interwencji </w:t>
      </w:r>
      <w:r w:rsidR="00AE3C33">
        <w:t>POPW</w:t>
      </w:r>
      <w:r w:rsidRPr="003172E4">
        <w:t xml:space="preserve"> również projekty realizowane w ramach RPO i programów krajowych.</w:t>
      </w:r>
      <w:commentRangeEnd w:id="461"/>
      <w:r w:rsidR="005E678A">
        <w:rPr>
          <w:rStyle w:val="Odwoaniedokomentarza"/>
        </w:rPr>
        <w:commentReference w:id="461"/>
      </w:r>
    </w:p>
    <w:p w14:paraId="3C0C72FA" w14:textId="1DB09755" w:rsidR="004E29DA" w:rsidRDefault="004E29DA" w:rsidP="004E29DA">
      <w:pPr>
        <w:pStyle w:val="Legenda"/>
      </w:pPr>
      <w:bookmarkStart w:id="462" w:name="_Toc112692629"/>
      <w:r>
        <w:t xml:space="preserve">Tabela </w:t>
      </w:r>
      <w:fldSimple w:instr=" SEQ Tabela \* ARABIC ">
        <w:r>
          <w:rPr>
            <w:noProof/>
          </w:rPr>
          <w:t>12</w:t>
        </w:r>
      </w:fldSimple>
      <w:r>
        <w:t xml:space="preserve"> </w:t>
      </w:r>
      <w:r w:rsidRPr="00D47E57">
        <w:t>Prognoza stopnia osiągnięcia wartości wskaźnika rezultatu PI 7d</w:t>
      </w:r>
      <w:bookmarkEnd w:id="462"/>
    </w:p>
    <w:tbl>
      <w:tblPr>
        <w:tblW w:w="48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2"/>
        <w:gridCol w:w="1816"/>
        <w:gridCol w:w="911"/>
        <w:gridCol w:w="1001"/>
        <w:gridCol w:w="716"/>
        <w:gridCol w:w="898"/>
        <w:gridCol w:w="1191"/>
        <w:gridCol w:w="1187"/>
      </w:tblGrid>
      <w:tr w:rsidR="005E7F3F" w:rsidRPr="0022680B" w14:paraId="66BD366A" w14:textId="77777777" w:rsidTr="004E29DA">
        <w:trPr>
          <w:cantSplit/>
          <w:trHeight w:val="980"/>
          <w:jc w:val="center"/>
        </w:trPr>
        <w:tc>
          <w:tcPr>
            <w:tcW w:w="727" w:type="pct"/>
            <w:tcBorders>
              <w:bottom w:val="single" w:sz="4" w:space="0" w:color="auto"/>
            </w:tcBorders>
            <w:shd w:val="clear" w:color="auto" w:fill="E5DFEC"/>
            <w:vAlign w:val="center"/>
          </w:tcPr>
          <w:p w14:paraId="572B51A6" w14:textId="77777777" w:rsidR="005E7F3F" w:rsidRPr="0022680B" w:rsidRDefault="005E7F3F" w:rsidP="00B43A29">
            <w:pPr>
              <w:rPr>
                <w:sz w:val="18"/>
                <w:szCs w:val="18"/>
              </w:rPr>
            </w:pPr>
            <w:r w:rsidRPr="0022680B">
              <w:rPr>
                <w:sz w:val="18"/>
                <w:szCs w:val="18"/>
              </w:rPr>
              <w:t xml:space="preserve">Wskaźnik </w:t>
            </w:r>
          </w:p>
        </w:tc>
        <w:tc>
          <w:tcPr>
            <w:tcW w:w="640" w:type="pct"/>
            <w:tcBorders>
              <w:bottom w:val="single" w:sz="4" w:space="0" w:color="auto"/>
            </w:tcBorders>
            <w:shd w:val="clear" w:color="auto" w:fill="E5DFEC"/>
            <w:vAlign w:val="center"/>
          </w:tcPr>
          <w:p w14:paraId="33E83E4C" w14:textId="77777777" w:rsidR="005E7F3F" w:rsidRPr="0022680B" w:rsidRDefault="005E7F3F" w:rsidP="00B43A29">
            <w:pPr>
              <w:rPr>
                <w:sz w:val="18"/>
                <w:szCs w:val="18"/>
              </w:rPr>
            </w:pPr>
            <w:r w:rsidRPr="0022680B">
              <w:rPr>
                <w:sz w:val="18"/>
                <w:szCs w:val="18"/>
              </w:rPr>
              <w:t xml:space="preserve">Jednostka </w:t>
            </w:r>
            <w:r w:rsidRPr="0022680B">
              <w:rPr>
                <w:sz w:val="18"/>
                <w:szCs w:val="18"/>
              </w:rPr>
              <w:br/>
              <w:t>miary</w:t>
            </w:r>
          </w:p>
        </w:tc>
        <w:tc>
          <w:tcPr>
            <w:tcW w:w="560" w:type="pct"/>
            <w:tcBorders>
              <w:bottom w:val="single" w:sz="4" w:space="0" w:color="auto"/>
            </w:tcBorders>
            <w:shd w:val="clear" w:color="auto" w:fill="E5DFEC"/>
            <w:vAlign w:val="center"/>
          </w:tcPr>
          <w:p w14:paraId="6FAAC026" w14:textId="77777777" w:rsidR="005E7F3F" w:rsidRPr="0022680B" w:rsidRDefault="005E7F3F" w:rsidP="00B43A29">
            <w:pPr>
              <w:rPr>
                <w:sz w:val="18"/>
                <w:szCs w:val="18"/>
              </w:rPr>
            </w:pPr>
            <w:r w:rsidRPr="0022680B">
              <w:rPr>
                <w:sz w:val="18"/>
                <w:szCs w:val="18"/>
              </w:rPr>
              <w:t>Kategoria regionu</w:t>
            </w:r>
          </w:p>
        </w:tc>
        <w:tc>
          <w:tcPr>
            <w:tcW w:w="616" w:type="pct"/>
            <w:tcBorders>
              <w:bottom w:val="single" w:sz="4" w:space="0" w:color="auto"/>
            </w:tcBorders>
            <w:shd w:val="clear" w:color="auto" w:fill="E5DFEC"/>
            <w:vAlign w:val="center"/>
          </w:tcPr>
          <w:p w14:paraId="049A6A25" w14:textId="77777777" w:rsidR="005E7F3F" w:rsidRPr="0022680B" w:rsidRDefault="005E7F3F" w:rsidP="00B43A29">
            <w:pPr>
              <w:rPr>
                <w:sz w:val="18"/>
                <w:szCs w:val="18"/>
              </w:rPr>
            </w:pPr>
            <w:r w:rsidRPr="0022680B">
              <w:rPr>
                <w:sz w:val="18"/>
                <w:szCs w:val="18"/>
              </w:rPr>
              <w:t xml:space="preserve">Wartość początkowa </w:t>
            </w:r>
          </w:p>
        </w:tc>
        <w:tc>
          <w:tcPr>
            <w:tcW w:w="437" w:type="pct"/>
            <w:tcBorders>
              <w:bottom w:val="single" w:sz="4" w:space="0" w:color="auto"/>
            </w:tcBorders>
            <w:shd w:val="clear" w:color="auto" w:fill="E5DFEC"/>
            <w:vAlign w:val="center"/>
          </w:tcPr>
          <w:p w14:paraId="32E6B621" w14:textId="77777777" w:rsidR="005E7F3F" w:rsidRPr="0022680B" w:rsidRDefault="005E7F3F" w:rsidP="00B43A29">
            <w:pPr>
              <w:rPr>
                <w:sz w:val="18"/>
                <w:szCs w:val="18"/>
              </w:rPr>
            </w:pPr>
            <w:r w:rsidRPr="0022680B">
              <w:rPr>
                <w:sz w:val="18"/>
                <w:szCs w:val="18"/>
              </w:rPr>
              <w:t>Rok bazowy</w:t>
            </w:r>
          </w:p>
        </w:tc>
        <w:tc>
          <w:tcPr>
            <w:tcW w:w="551" w:type="pct"/>
            <w:tcBorders>
              <w:bottom w:val="single" w:sz="4" w:space="0" w:color="auto"/>
            </w:tcBorders>
            <w:shd w:val="clear" w:color="auto" w:fill="E5DFEC"/>
            <w:vAlign w:val="center"/>
          </w:tcPr>
          <w:p w14:paraId="57E5DBAA" w14:textId="77777777" w:rsidR="005E7F3F" w:rsidRPr="0022680B" w:rsidRDefault="005E7F3F" w:rsidP="00B43A29">
            <w:pPr>
              <w:rPr>
                <w:rFonts w:ascii="Calibri" w:eastAsia="Calibri" w:hAnsi="Calibri"/>
                <w:sz w:val="18"/>
                <w:szCs w:val="18"/>
              </w:rPr>
            </w:pPr>
            <w:r w:rsidRPr="0022680B">
              <w:rPr>
                <w:sz w:val="18"/>
                <w:szCs w:val="18"/>
              </w:rPr>
              <w:t>Wartość docelowa zakładana w Programie (2023)</w:t>
            </w:r>
          </w:p>
        </w:tc>
        <w:tc>
          <w:tcPr>
            <w:tcW w:w="736" w:type="pct"/>
            <w:tcBorders>
              <w:bottom w:val="single" w:sz="4" w:space="0" w:color="auto"/>
            </w:tcBorders>
            <w:shd w:val="clear" w:color="auto" w:fill="E5DFEC"/>
            <w:vAlign w:val="center"/>
          </w:tcPr>
          <w:p w14:paraId="2828F422" w14:textId="77777777" w:rsidR="005E7F3F" w:rsidRPr="0022680B" w:rsidRDefault="005E7F3F" w:rsidP="00B43A29">
            <w:pPr>
              <w:rPr>
                <w:rFonts w:ascii="Calibri" w:eastAsia="Calibri" w:hAnsi="Calibri"/>
                <w:sz w:val="18"/>
                <w:szCs w:val="18"/>
              </w:rPr>
            </w:pPr>
            <w:r w:rsidRPr="0022680B">
              <w:rPr>
                <w:sz w:val="18"/>
                <w:szCs w:val="18"/>
              </w:rPr>
              <w:t>Prognozowana wysokość wskaźnika w 2023 roku</w:t>
            </w:r>
          </w:p>
        </w:tc>
        <w:tc>
          <w:tcPr>
            <w:tcW w:w="733" w:type="pct"/>
            <w:tcBorders>
              <w:bottom w:val="single" w:sz="4" w:space="0" w:color="auto"/>
            </w:tcBorders>
            <w:shd w:val="clear" w:color="auto" w:fill="E5DFEC"/>
            <w:vAlign w:val="center"/>
          </w:tcPr>
          <w:p w14:paraId="462A7AFE" w14:textId="77777777" w:rsidR="005E7F3F" w:rsidRPr="0022680B" w:rsidRDefault="005E7F3F" w:rsidP="00B43A29">
            <w:pPr>
              <w:rPr>
                <w:rFonts w:ascii="Calibri" w:eastAsia="Calibri" w:hAnsi="Calibri"/>
                <w:sz w:val="18"/>
                <w:szCs w:val="18"/>
              </w:rPr>
            </w:pPr>
            <w:r w:rsidRPr="0022680B">
              <w:rPr>
                <w:sz w:val="18"/>
                <w:szCs w:val="18"/>
              </w:rPr>
              <w:t>Prognozowany stopień osiągnięcia zakładanej wartości docelowej</w:t>
            </w:r>
          </w:p>
        </w:tc>
      </w:tr>
      <w:tr w:rsidR="005E7F3F" w:rsidRPr="0022680B" w14:paraId="768BBC00" w14:textId="77777777" w:rsidTr="004E29DA">
        <w:trPr>
          <w:cantSplit/>
          <w:trHeight w:val="980"/>
          <w:jc w:val="center"/>
        </w:trPr>
        <w:tc>
          <w:tcPr>
            <w:tcW w:w="727" w:type="pct"/>
            <w:tcBorders>
              <w:bottom w:val="single" w:sz="4" w:space="0" w:color="auto"/>
            </w:tcBorders>
            <w:shd w:val="clear" w:color="auto" w:fill="auto"/>
            <w:vAlign w:val="center"/>
          </w:tcPr>
          <w:p w14:paraId="03DD800A" w14:textId="011884E7" w:rsidR="005E7F3F" w:rsidRPr="0022680B" w:rsidRDefault="00C25774" w:rsidP="00B43A29">
            <w:pPr>
              <w:rPr>
                <w:rFonts w:ascii="Calibri" w:eastAsia="Calibri" w:hAnsi="Calibri" w:cs="Calibri"/>
                <w:sz w:val="18"/>
                <w:szCs w:val="18"/>
              </w:rPr>
            </w:pPr>
            <w:ins w:id="463" w:author="Marta Brzozowska" w:date="2022-08-31T14:39:00Z">
              <w:r w:rsidRPr="00C25774">
                <w:rPr>
                  <w:sz w:val="18"/>
                  <w:szCs w:val="18"/>
                  <w:rPrChange w:id="464" w:author="Marta Brzozowska" w:date="2022-08-31T14:39:00Z">
                    <w:rPr/>
                  </w:rPrChange>
                </w:rPr>
                <w:t>Wskaźnik kolejowej dostępności transportowej Polski Wschodniej (na bazie wskaźnika WMDT)</w:t>
              </w:r>
            </w:ins>
            <w:del w:id="465" w:author="Marta Brzozowska" w:date="2022-08-31T14:39:00Z">
              <w:r w:rsidR="005E7F3F" w:rsidRPr="0022680B">
                <w:rPr>
                  <w:sz w:val="18"/>
                  <w:szCs w:val="18"/>
                </w:rPr>
                <w:delText>Wskaźnik Kolejowej Dostępności Transportowej (W</w:delText>
              </w:r>
              <w:r w:rsidR="00C5098C" w:rsidRPr="0022680B">
                <w:rPr>
                  <w:sz w:val="18"/>
                  <w:szCs w:val="18"/>
                </w:rPr>
                <w:delText>K</w:delText>
              </w:r>
              <w:r w:rsidR="005E7F3F" w:rsidRPr="0022680B">
                <w:rPr>
                  <w:sz w:val="18"/>
                  <w:szCs w:val="18"/>
                </w:rPr>
                <w:delText>DT II) syntetyczny</w:delText>
              </w:r>
            </w:del>
          </w:p>
        </w:tc>
        <w:tc>
          <w:tcPr>
            <w:tcW w:w="640" w:type="pct"/>
            <w:tcBorders>
              <w:bottom w:val="single" w:sz="4" w:space="0" w:color="auto"/>
            </w:tcBorders>
            <w:shd w:val="clear" w:color="auto" w:fill="auto"/>
            <w:vAlign w:val="center"/>
          </w:tcPr>
          <w:p w14:paraId="6385B8F3" w14:textId="3441C6EB" w:rsidR="005E7F3F" w:rsidRPr="0022680B" w:rsidRDefault="00C5098C" w:rsidP="00B43A29">
            <w:pPr>
              <w:rPr>
                <w:sz w:val="18"/>
                <w:szCs w:val="18"/>
              </w:rPr>
            </w:pPr>
            <w:r w:rsidRPr="0022680B">
              <w:rPr>
                <w:sz w:val="18"/>
                <w:szCs w:val="18"/>
              </w:rPr>
              <w:t xml:space="preserve">Miara </w:t>
            </w:r>
            <w:del w:id="466" w:author="Marta Brzozowska" w:date="2022-08-31T14:39:00Z">
              <w:r w:rsidRPr="0022680B">
                <w:rPr>
                  <w:sz w:val="18"/>
                  <w:szCs w:val="18"/>
                </w:rPr>
                <w:delText>symetryczna</w:delText>
              </w:r>
            </w:del>
            <w:ins w:id="467" w:author="Marta Brzozowska" w:date="2022-08-31T14:39:00Z">
              <w:r w:rsidR="00C25774" w:rsidRPr="0022680B">
                <w:rPr>
                  <w:sz w:val="18"/>
                  <w:szCs w:val="18"/>
                </w:rPr>
                <w:t>sy</w:t>
              </w:r>
              <w:r w:rsidR="00C25774">
                <w:rPr>
                  <w:sz w:val="18"/>
                  <w:szCs w:val="18"/>
                </w:rPr>
                <w:t>nt</w:t>
              </w:r>
              <w:r w:rsidR="00C25774" w:rsidRPr="0022680B">
                <w:rPr>
                  <w:sz w:val="18"/>
                  <w:szCs w:val="18"/>
                </w:rPr>
                <w:t>etyczna</w:t>
              </w:r>
            </w:ins>
          </w:p>
        </w:tc>
        <w:tc>
          <w:tcPr>
            <w:tcW w:w="560" w:type="pct"/>
            <w:tcBorders>
              <w:bottom w:val="single" w:sz="4" w:space="0" w:color="auto"/>
            </w:tcBorders>
            <w:shd w:val="clear" w:color="auto" w:fill="auto"/>
            <w:vAlign w:val="center"/>
          </w:tcPr>
          <w:p w14:paraId="1C1540C2" w14:textId="77777777" w:rsidR="005E7F3F" w:rsidRPr="0022680B" w:rsidRDefault="005E7F3F" w:rsidP="00B43A29">
            <w:pPr>
              <w:rPr>
                <w:sz w:val="18"/>
                <w:szCs w:val="18"/>
              </w:rPr>
            </w:pPr>
            <w:r w:rsidRPr="0022680B">
              <w:rPr>
                <w:sz w:val="18"/>
                <w:szCs w:val="18"/>
              </w:rPr>
              <w:t>regiony</w:t>
            </w:r>
          </w:p>
          <w:p w14:paraId="76621D54" w14:textId="77777777" w:rsidR="005E7F3F" w:rsidRPr="0022680B" w:rsidRDefault="005E7F3F" w:rsidP="00B43A29">
            <w:pPr>
              <w:rPr>
                <w:sz w:val="18"/>
                <w:szCs w:val="18"/>
              </w:rPr>
            </w:pPr>
            <w:r w:rsidRPr="0022680B">
              <w:rPr>
                <w:sz w:val="18"/>
                <w:szCs w:val="18"/>
              </w:rPr>
              <w:t>słabiej rozwinięte</w:t>
            </w:r>
          </w:p>
        </w:tc>
        <w:tc>
          <w:tcPr>
            <w:tcW w:w="616" w:type="pct"/>
            <w:tcBorders>
              <w:bottom w:val="single" w:sz="4" w:space="0" w:color="auto"/>
            </w:tcBorders>
            <w:shd w:val="clear" w:color="auto" w:fill="auto"/>
            <w:vAlign w:val="center"/>
          </w:tcPr>
          <w:p w14:paraId="2D0C0AF7" w14:textId="1001C692" w:rsidR="005E7F3F" w:rsidRPr="0022680B" w:rsidRDefault="00C5098C" w:rsidP="00B43A29">
            <w:pPr>
              <w:rPr>
                <w:sz w:val="18"/>
                <w:szCs w:val="18"/>
              </w:rPr>
            </w:pPr>
            <w:r w:rsidRPr="0022680B">
              <w:rPr>
                <w:sz w:val="18"/>
                <w:szCs w:val="18"/>
              </w:rPr>
              <w:t>15,72</w:t>
            </w:r>
          </w:p>
        </w:tc>
        <w:tc>
          <w:tcPr>
            <w:tcW w:w="437" w:type="pct"/>
            <w:tcBorders>
              <w:bottom w:val="single" w:sz="4" w:space="0" w:color="auto"/>
            </w:tcBorders>
            <w:shd w:val="clear" w:color="auto" w:fill="auto"/>
            <w:vAlign w:val="center"/>
          </w:tcPr>
          <w:p w14:paraId="420D6B7D" w14:textId="72878B0D" w:rsidR="005E7F3F" w:rsidRPr="0022680B" w:rsidRDefault="005E7F3F" w:rsidP="00B43A29">
            <w:pPr>
              <w:rPr>
                <w:sz w:val="18"/>
                <w:szCs w:val="18"/>
              </w:rPr>
            </w:pPr>
            <w:r w:rsidRPr="0022680B">
              <w:rPr>
                <w:sz w:val="18"/>
                <w:szCs w:val="18"/>
              </w:rPr>
              <w:t>201</w:t>
            </w:r>
            <w:r w:rsidR="00C5098C" w:rsidRPr="0022680B">
              <w:rPr>
                <w:sz w:val="18"/>
                <w:szCs w:val="18"/>
              </w:rPr>
              <w:t>3</w:t>
            </w:r>
          </w:p>
        </w:tc>
        <w:tc>
          <w:tcPr>
            <w:tcW w:w="551" w:type="pct"/>
            <w:tcBorders>
              <w:bottom w:val="single" w:sz="4" w:space="0" w:color="auto"/>
            </w:tcBorders>
            <w:shd w:val="clear" w:color="auto" w:fill="auto"/>
            <w:vAlign w:val="center"/>
          </w:tcPr>
          <w:p w14:paraId="17E1785F" w14:textId="5A7D03B9" w:rsidR="005E7F3F" w:rsidRPr="0022680B" w:rsidRDefault="005E7F3F" w:rsidP="00B43A29">
            <w:pPr>
              <w:rPr>
                <w:sz w:val="18"/>
                <w:szCs w:val="18"/>
              </w:rPr>
            </w:pPr>
            <w:r w:rsidRPr="0022680B">
              <w:rPr>
                <w:sz w:val="18"/>
                <w:szCs w:val="18"/>
              </w:rPr>
              <w:t>23</w:t>
            </w:r>
            <w:r w:rsidR="00C5098C" w:rsidRPr="0022680B">
              <w:rPr>
                <w:sz w:val="18"/>
                <w:szCs w:val="18"/>
              </w:rPr>
              <w:t>,75</w:t>
            </w:r>
          </w:p>
        </w:tc>
        <w:tc>
          <w:tcPr>
            <w:tcW w:w="736" w:type="pct"/>
            <w:tcBorders>
              <w:bottom w:val="single" w:sz="4" w:space="0" w:color="auto"/>
            </w:tcBorders>
            <w:shd w:val="clear" w:color="auto" w:fill="auto"/>
            <w:vAlign w:val="center"/>
          </w:tcPr>
          <w:p w14:paraId="3FD3A5CF" w14:textId="15E44E22" w:rsidR="005E7F3F" w:rsidRPr="0022680B" w:rsidRDefault="005E7F3F" w:rsidP="00B43A29">
            <w:pPr>
              <w:rPr>
                <w:sz w:val="18"/>
                <w:szCs w:val="18"/>
              </w:rPr>
            </w:pPr>
            <w:r w:rsidRPr="0022680B">
              <w:rPr>
                <w:sz w:val="18"/>
                <w:szCs w:val="18"/>
              </w:rPr>
              <w:t>23</w:t>
            </w:r>
            <w:r w:rsidR="00C5098C" w:rsidRPr="0022680B">
              <w:rPr>
                <w:sz w:val="18"/>
                <w:szCs w:val="18"/>
              </w:rPr>
              <w:t>,94</w:t>
            </w:r>
          </w:p>
        </w:tc>
        <w:tc>
          <w:tcPr>
            <w:tcW w:w="733" w:type="pct"/>
            <w:tcBorders>
              <w:bottom w:val="single" w:sz="4" w:space="0" w:color="auto"/>
            </w:tcBorders>
            <w:shd w:val="clear" w:color="auto" w:fill="auto"/>
            <w:vAlign w:val="center"/>
          </w:tcPr>
          <w:p w14:paraId="358CD31C" w14:textId="04A8132D" w:rsidR="005E7F3F" w:rsidRPr="0022680B" w:rsidRDefault="005E7F3F" w:rsidP="00B43A29">
            <w:pPr>
              <w:rPr>
                <w:sz w:val="18"/>
                <w:szCs w:val="18"/>
              </w:rPr>
            </w:pPr>
            <w:r w:rsidRPr="0022680B">
              <w:rPr>
                <w:sz w:val="18"/>
                <w:szCs w:val="18"/>
              </w:rPr>
              <w:t>10</w:t>
            </w:r>
            <w:r w:rsidR="00C5098C" w:rsidRPr="0022680B">
              <w:rPr>
                <w:sz w:val="18"/>
                <w:szCs w:val="18"/>
              </w:rPr>
              <w:t>1</w:t>
            </w:r>
            <w:r w:rsidRPr="0022680B">
              <w:rPr>
                <w:sz w:val="18"/>
                <w:szCs w:val="18"/>
              </w:rPr>
              <w:t>%</w:t>
            </w:r>
          </w:p>
        </w:tc>
      </w:tr>
    </w:tbl>
    <w:p w14:paraId="1D938D1E" w14:textId="63BBF909" w:rsidR="00C5098C" w:rsidRPr="004E29DA" w:rsidRDefault="005E7F3F" w:rsidP="00B43A29">
      <w:pPr>
        <w:rPr>
          <w:rFonts w:cstheme="minorHAnsi"/>
        </w:rPr>
      </w:pPr>
      <w:r>
        <w:t xml:space="preserve">Źródło: </w:t>
      </w:r>
      <w:hyperlink r:id="rId44" w:history="1">
        <w:r w:rsidRPr="004F0F52">
          <w:rPr>
            <w:rStyle w:val="Hipercze"/>
            <w:rFonts w:cstheme="minorHAnsi"/>
            <w:color w:val="auto"/>
            <w:u w:val="none"/>
          </w:rPr>
          <w:t>Oszacowanie oczekiwanych rezultatów interwencji za pomocą miar dostępności transportowej dostosowanych do potrzeb dokumentów strategicznych i operacyjnych perspektywy finansowej 2014-2020 (aktualizacja 2020/2021)</w:t>
        </w:r>
      </w:hyperlink>
    </w:p>
    <w:p w14:paraId="59994975" w14:textId="18A5A07D" w:rsidR="00C5098C" w:rsidRPr="004E29DA" w:rsidRDefault="001D0179" w:rsidP="00B43A29">
      <w:pPr>
        <w:pStyle w:val="Nagwek2"/>
        <w:rPr>
          <w:rStyle w:val="markedcontent"/>
        </w:rPr>
      </w:pPr>
      <w:bookmarkStart w:id="468" w:name="_Toc112688968"/>
      <w:r w:rsidRPr="00C5098C">
        <w:rPr>
          <w:rStyle w:val="Wyrnienieintensywne"/>
          <w:i w:val="0"/>
          <w:iCs w:val="0"/>
          <w:color w:val="2F5496" w:themeColor="accent1" w:themeShade="BF"/>
        </w:rPr>
        <w:t>Prognoza osiągnięcia Ram Wykonania dla OP III Ponadregionalna infrastruktura kolejowa</w:t>
      </w:r>
      <w:bookmarkEnd w:id="468"/>
    </w:p>
    <w:p w14:paraId="3EEA53FB" w14:textId="6848D915" w:rsidR="001D0179" w:rsidDel="00AC4AE7" w:rsidRDefault="001D0179" w:rsidP="00AC4AE7">
      <w:pPr>
        <w:rPr>
          <w:del w:id="469" w:author="Jarema Piekutowski" w:date="2022-09-08T08:48:00Z"/>
        </w:rPr>
        <w:pPrChange w:id="470" w:author="Jarema Piekutowski" w:date="2022-09-08T08:48:00Z">
          <w:pPr/>
        </w:pPrChange>
      </w:pPr>
      <w:r w:rsidRPr="0023505C">
        <w:rPr>
          <w:rStyle w:val="markedcontent"/>
          <w:rFonts w:cstheme="minorHAnsi"/>
        </w:rPr>
        <w:t>Cele końcowe Ram Wykonania dla OP II</w:t>
      </w:r>
      <w:r>
        <w:rPr>
          <w:rStyle w:val="markedcontent"/>
          <w:rFonts w:cstheme="minorHAnsi"/>
        </w:rPr>
        <w:t xml:space="preserve">I </w:t>
      </w:r>
      <w:r w:rsidRPr="0023505C">
        <w:rPr>
          <w:rStyle w:val="markedcontent"/>
          <w:rFonts w:cstheme="minorHAnsi"/>
        </w:rPr>
        <w:t>określono w Programie dla wskaźnik</w:t>
      </w:r>
      <w:r>
        <w:rPr>
          <w:rStyle w:val="markedcontent"/>
          <w:rFonts w:cstheme="minorHAnsi"/>
        </w:rPr>
        <w:t>a</w:t>
      </w:r>
      <w:r w:rsidRPr="0023505C">
        <w:rPr>
          <w:rStyle w:val="markedcontent"/>
          <w:rFonts w:cstheme="minorHAnsi"/>
        </w:rPr>
        <w:t xml:space="preserve">: </w:t>
      </w:r>
      <w:r w:rsidRPr="00A63F58">
        <w:rPr>
          <w:rStyle w:val="markedcontent"/>
          <w:rFonts w:cstheme="minorHAnsi"/>
        </w:rPr>
        <w:t xml:space="preserve">Całkowita długość przebudowanych lub zmodernizowanych linii kolejowych </w:t>
      </w:r>
      <w:r w:rsidRPr="0023505C">
        <w:rPr>
          <w:rStyle w:val="markedcontent"/>
          <w:rFonts w:cstheme="minorHAnsi"/>
        </w:rPr>
        <w:t xml:space="preserve">oraz dla wskaźnika finansowego Całkowita kwota certyfikowanych wydatków kwalifikowanych. Jak wynika </w:t>
      </w:r>
      <w:r w:rsidRPr="004E29DA">
        <w:rPr>
          <w:rStyle w:val="markedcontent"/>
          <w:rFonts w:cstheme="minorHAnsi"/>
        </w:rPr>
        <w:t xml:space="preserve">z </w:t>
      </w:r>
      <w:r>
        <w:rPr>
          <w:rStyle w:val="markedcontent"/>
          <w:rFonts w:cstheme="minorHAnsi"/>
        </w:rPr>
        <w:t>prognozy osiągania wartości docelowych wskaźników produktu</w:t>
      </w:r>
      <w:r w:rsidRPr="0023505C">
        <w:rPr>
          <w:rStyle w:val="markedcontent"/>
          <w:rFonts w:cstheme="minorHAnsi"/>
        </w:rPr>
        <w:t xml:space="preserve">  </w:t>
      </w:r>
      <w:r>
        <w:rPr>
          <w:rStyle w:val="markedcontent"/>
          <w:rFonts w:cstheme="minorHAnsi"/>
        </w:rPr>
        <w:t xml:space="preserve">cel końcowy </w:t>
      </w:r>
      <w:r w:rsidRPr="0023505C">
        <w:rPr>
          <w:rStyle w:val="markedcontent"/>
          <w:rFonts w:cstheme="minorHAnsi"/>
        </w:rPr>
        <w:t xml:space="preserve">Ram </w:t>
      </w:r>
      <w:r>
        <w:rPr>
          <w:rStyle w:val="markedcontent"/>
          <w:rFonts w:cstheme="minorHAnsi"/>
        </w:rPr>
        <w:t>mierzony liczbą kilometrów przebudowanych lub zmodernizowanych linii kolejowych zostanie osiągnięty w 98,3%</w:t>
      </w:r>
      <w:r w:rsidRPr="0023505C">
        <w:rPr>
          <w:rStyle w:val="markedcontent"/>
          <w:rFonts w:cstheme="minorHAnsi"/>
        </w:rPr>
        <w:t xml:space="preserve">. Wskaźnik finansowy został osiągnięty na koniec 2021 roku w wysokości </w:t>
      </w:r>
      <w:r w:rsidRPr="00C57F96">
        <w:rPr>
          <w:rStyle w:val="markedcontent"/>
          <w:rFonts w:cstheme="minorHAnsi"/>
        </w:rPr>
        <w:lastRenderedPageBreak/>
        <w:t>391</w:t>
      </w:r>
      <w:r>
        <w:rPr>
          <w:rStyle w:val="markedcontent"/>
          <w:rFonts w:cstheme="minorHAnsi"/>
        </w:rPr>
        <w:t xml:space="preserve"> </w:t>
      </w:r>
      <w:r w:rsidRPr="00C57F96">
        <w:rPr>
          <w:rStyle w:val="markedcontent"/>
          <w:rFonts w:cstheme="minorHAnsi"/>
        </w:rPr>
        <w:t>224</w:t>
      </w:r>
      <w:r>
        <w:rPr>
          <w:rStyle w:val="markedcontent"/>
          <w:rFonts w:cstheme="minorHAnsi"/>
        </w:rPr>
        <w:t xml:space="preserve"> </w:t>
      </w:r>
      <w:r w:rsidRPr="00C57F96">
        <w:rPr>
          <w:rStyle w:val="markedcontent"/>
          <w:rFonts w:cstheme="minorHAnsi"/>
        </w:rPr>
        <w:t>397,3</w:t>
      </w:r>
      <w:r>
        <w:rPr>
          <w:rStyle w:val="markedcontent"/>
          <w:rFonts w:cstheme="minorHAnsi"/>
        </w:rPr>
        <w:t xml:space="preserve"> </w:t>
      </w:r>
      <w:r>
        <w:rPr>
          <w:rFonts w:ascii="Calibri" w:eastAsia="Times New Roman" w:hAnsi="Calibri" w:cs="Calibri"/>
          <w:color w:val="000000"/>
          <w:sz w:val="16"/>
          <w:szCs w:val="16"/>
          <w:lang w:eastAsia="es-ES"/>
        </w:rPr>
        <w:t xml:space="preserve"> </w:t>
      </w:r>
      <w:r w:rsidRPr="0023505C">
        <w:rPr>
          <w:rStyle w:val="markedcontent"/>
          <w:rFonts w:cstheme="minorHAnsi"/>
        </w:rPr>
        <w:t>EUR, co stanowi 8</w:t>
      </w:r>
      <w:r>
        <w:rPr>
          <w:rStyle w:val="markedcontent"/>
          <w:rFonts w:cstheme="minorHAnsi"/>
        </w:rPr>
        <w:t>6</w:t>
      </w:r>
      <w:r w:rsidRPr="0023505C">
        <w:rPr>
          <w:rStyle w:val="markedcontent"/>
          <w:rFonts w:cstheme="minorHAnsi"/>
        </w:rPr>
        <w:t>,</w:t>
      </w:r>
      <w:r>
        <w:rPr>
          <w:rStyle w:val="markedcontent"/>
          <w:rFonts w:cstheme="minorHAnsi"/>
        </w:rPr>
        <w:t>4</w:t>
      </w:r>
      <w:r w:rsidRPr="0023505C">
        <w:rPr>
          <w:rStyle w:val="markedcontent"/>
          <w:rFonts w:cstheme="minorHAnsi"/>
        </w:rPr>
        <w:t xml:space="preserve"> % wartości docelowej</w:t>
      </w:r>
      <w:r>
        <w:rPr>
          <w:rStyle w:val="markedcontent"/>
          <w:rFonts w:cstheme="minorHAnsi"/>
        </w:rPr>
        <w:t xml:space="preserve">. </w:t>
      </w:r>
      <w:commentRangeStart w:id="471"/>
      <w:del w:id="472" w:author="Marta Brzozowska" w:date="2022-09-02T09:15:00Z">
        <w:r w:rsidRPr="0023505C">
          <w:delText xml:space="preserve">Prognoza osiągnięcia wskaźnika finansowego na koniec 2022 roku wynosi </w:delText>
        </w:r>
        <w:r w:rsidRPr="00C57F96">
          <w:rPr>
            <w:rFonts w:ascii="Calibri" w:eastAsia="Times New Roman" w:hAnsi="Calibri" w:cs="Calibri"/>
            <w:color w:val="000000"/>
            <w:lang w:eastAsia="es-ES"/>
          </w:rPr>
          <w:delText>411 100</w:delText>
        </w:r>
        <w:r>
          <w:rPr>
            <w:rFonts w:ascii="Calibri" w:eastAsia="Times New Roman" w:hAnsi="Calibri" w:cs="Calibri"/>
            <w:color w:val="000000"/>
            <w:lang w:eastAsia="es-ES"/>
          </w:rPr>
          <w:delText> </w:delText>
        </w:r>
        <w:r w:rsidRPr="00C57F96">
          <w:rPr>
            <w:rFonts w:ascii="Calibri" w:eastAsia="Times New Roman" w:hAnsi="Calibri" w:cs="Calibri"/>
            <w:color w:val="000000"/>
            <w:lang w:eastAsia="es-ES"/>
          </w:rPr>
          <w:delText>000</w:delText>
        </w:r>
        <w:r>
          <w:rPr>
            <w:rFonts w:ascii="Calibri" w:eastAsia="Times New Roman" w:hAnsi="Calibri" w:cs="Calibri"/>
            <w:color w:val="000000"/>
            <w:lang w:eastAsia="es-ES"/>
          </w:rPr>
          <w:delText xml:space="preserve"> </w:delText>
        </w:r>
        <w:r w:rsidRPr="0023505C">
          <w:delText xml:space="preserve">EUR, czyli </w:delText>
        </w:r>
        <w:r>
          <w:delText>90,8%</w:delText>
        </w:r>
        <w:r w:rsidRPr="0023505C">
          <w:delText xml:space="preserve"> wartości docelowej. </w:delText>
        </w:r>
        <w:r>
          <w:delText xml:space="preserve"> </w:delText>
        </w:r>
      </w:del>
      <w:commentRangeEnd w:id="471"/>
      <w:r w:rsidR="0020392C">
        <w:rPr>
          <w:rStyle w:val="Odwoaniedokomentarza"/>
        </w:rPr>
        <w:commentReference w:id="471"/>
      </w:r>
      <w:r>
        <w:t xml:space="preserve">Biorąc jednak pod uwagę fakt, iż osiągnięcie zakładanej wartości docelowej obu wskaźników Ram Wykonania zależy od zakończenia realizowanych projektów w terminie ich kwalifikowalności, </w:t>
      </w:r>
      <w:ins w:id="473" w:author="Marta Brzozowska" w:date="2022-09-05T14:02:00Z">
        <w:r>
          <w:t>kwest</w:t>
        </w:r>
      </w:ins>
      <w:ins w:id="474" w:author="Marta Brzozowska" w:date="2022-08-31T14:42:00Z">
        <w:r w:rsidR="00532489">
          <w:t>i</w:t>
        </w:r>
      </w:ins>
      <w:ins w:id="475" w:author="Marta Brzozowska" w:date="2022-09-05T14:02:00Z">
        <w:r>
          <w:t>a</w:t>
        </w:r>
      </w:ins>
      <w:del w:id="476" w:author="Marta Brzozowska" w:date="2022-09-05T14:02:00Z">
        <w:r>
          <w:delText>kwesta</w:delText>
        </w:r>
      </w:del>
      <w:r>
        <w:t xml:space="preserve"> ta powinna być również przedmiotem badań terenowych.</w:t>
      </w:r>
    </w:p>
    <w:p w14:paraId="3EA4A823" w14:textId="0E23282C" w:rsidR="001D0179" w:rsidRPr="003B2C6B" w:rsidDel="00AC4AE7" w:rsidRDefault="001D0179" w:rsidP="00AC4AE7">
      <w:pPr>
        <w:rPr>
          <w:del w:id="477" w:author="Jarema Piekutowski" w:date="2022-09-08T08:48:00Z"/>
        </w:rPr>
        <w:pPrChange w:id="478" w:author="Jarema Piekutowski" w:date="2022-09-08T08:48:00Z">
          <w:pPr>
            <w:pStyle w:val="Nagwek1"/>
          </w:pPr>
        </w:pPrChange>
      </w:pPr>
      <w:bookmarkStart w:id="479" w:name="_Toc112688969"/>
      <w:del w:id="480" w:author="Jarema Piekutowski" w:date="2022-09-08T08:48:00Z">
        <w:r w:rsidRPr="003B2C6B" w:rsidDel="00AC4AE7">
          <w:delText xml:space="preserve">Wstępne hipotezy </w:delText>
        </w:r>
        <w:r w:rsidR="0022680B" w:rsidDel="00AC4AE7">
          <w:delText>badawcze</w:delText>
        </w:r>
        <w:bookmarkEnd w:id="479"/>
      </w:del>
    </w:p>
    <w:p w14:paraId="601C30F6" w14:textId="372B2799" w:rsidR="0022680B" w:rsidRPr="00C04AEC" w:rsidDel="00AC4AE7" w:rsidRDefault="0022680B" w:rsidP="00AC4AE7">
      <w:pPr>
        <w:rPr>
          <w:del w:id="481" w:author="Jarema Piekutowski" w:date="2022-09-08T08:48:00Z"/>
        </w:rPr>
        <w:pPrChange w:id="482" w:author="Jarema Piekutowski" w:date="2022-09-08T08:48:00Z">
          <w:pPr/>
        </w:pPrChange>
      </w:pPr>
      <w:del w:id="483" w:author="Jarema Piekutowski" w:date="2022-09-08T08:48:00Z">
        <w:r w:rsidDel="00AC4AE7">
          <w:delText xml:space="preserve">Poniższa tabela przedstawia wstępne hipotezy badawcze sformułowane na podstawie wyników analizy danych zastanych. Będą one przydatne do realizacji zadań badawczych nr 2, 3, 4. </w:delText>
        </w:r>
      </w:del>
    </w:p>
    <w:p w14:paraId="348F3E49" w14:textId="450A7346" w:rsidR="0022680B" w:rsidRPr="00C3722E" w:rsidDel="00AC4AE7" w:rsidRDefault="0022680B" w:rsidP="00AC4AE7">
      <w:pPr>
        <w:rPr>
          <w:del w:id="484" w:author="Jarema Piekutowski" w:date="2022-09-08T08:48:00Z"/>
          <w:i/>
        </w:rPr>
        <w:pPrChange w:id="485" w:author="Jarema Piekutowski" w:date="2022-09-08T08:48:00Z">
          <w:pPr>
            <w:pStyle w:val="Legenda"/>
          </w:pPr>
        </w:pPrChange>
      </w:pPr>
      <w:bookmarkStart w:id="486" w:name="_Toc112692630"/>
      <w:del w:id="487" w:author="Jarema Piekutowski" w:date="2022-09-08T08:48:00Z">
        <w:r w:rsidRPr="00C3722E" w:rsidDel="00AC4AE7">
          <w:delText xml:space="preserve">Tabela </w:delText>
        </w:r>
        <w:r w:rsidR="00000000" w:rsidDel="00AC4AE7">
          <w:fldChar w:fldCharType="begin"/>
        </w:r>
        <w:r w:rsidR="00000000" w:rsidDel="00AC4AE7">
          <w:delInstrText xml:space="preserve"> SEQ Tabela \* ARABIC </w:delInstrText>
        </w:r>
        <w:r w:rsidR="00000000" w:rsidDel="00AC4AE7">
          <w:fldChar w:fldCharType="separate"/>
        </w:r>
        <w:r w:rsidR="004E29DA" w:rsidDel="00AC4AE7">
          <w:rPr>
            <w:noProof/>
          </w:rPr>
          <w:delText>13</w:delText>
        </w:r>
        <w:r w:rsidR="00000000" w:rsidDel="00AC4AE7">
          <w:rPr>
            <w:noProof/>
          </w:rPr>
          <w:fldChar w:fldCharType="end"/>
        </w:r>
        <w:r w:rsidRPr="00C3722E" w:rsidDel="00AC4AE7">
          <w:delText xml:space="preserve"> Wstępne hipotezy badawcze dla PI 3a wraz ze sposobem ich weryfikacji</w:delText>
        </w:r>
        <w:bookmarkEnd w:id="486"/>
      </w:del>
    </w:p>
    <w:tbl>
      <w:tblPr>
        <w:tblStyle w:val="Tabelasiatki4akcent5"/>
        <w:tblW w:w="5000" w:type="pct"/>
        <w:tblLook w:val="04A0" w:firstRow="1" w:lastRow="0" w:firstColumn="1" w:lastColumn="0" w:noHBand="0" w:noVBand="1"/>
      </w:tblPr>
      <w:tblGrid>
        <w:gridCol w:w="1514"/>
        <w:gridCol w:w="2342"/>
        <w:gridCol w:w="2409"/>
        <w:gridCol w:w="2797"/>
      </w:tblGrid>
      <w:tr w:rsidR="0022680B" w:rsidRPr="005204C3" w:rsidDel="00AC4AE7" w14:paraId="4B031625" w14:textId="6921724D" w:rsidTr="00AC50F9">
        <w:trPr>
          <w:cnfStyle w:val="100000000000" w:firstRow="1" w:lastRow="0" w:firstColumn="0" w:lastColumn="0" w:oddVBand="0" w:evenVBand="0" w:oddHBand="0" w:evenHBand="0" w:firstRowFirstColumn="0" w:firstRowLastColumn="0" w:lastRowFirstColumn="0" w:lastRowLastColumn="0"/>
          <w:tblHeader/>
          <w:del w:id="488"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76554617" w14:textId="226EDC04" w:rsidR="0022680B" w:rsidRPr="005204C3" w:rsidDel="00AC4AE7" w:rsidRDefault="0022680B" w:rsidP="00AC4AE7">
            <w:pPr>
              <w:rPr>
                <w:del w:id="489" w:author="Jarema Piekutowski" w:date="2022-09-08T08:48:00Z"/>
                <w:rStyle w:val="markedcontent"/>
                <w:rFonts w:cstheme="minorHAnsi"/>
              </w:rPr>
              <w:pPrChange w:id="490" w:author="Jarema Piekutowski" w:date="2022-09-08T08:48:00Z">
                <w:pPr>
                  <w:spacing w:line="276" w:lineRule="auto"/>
                </w:pPr>
              </w:pPrChange>
            </w:pPr>
            <w:del w:id="491" w:author="Jarema Piekutowski" w:date="2022-09-08T08:48:00Z">
              <w:r w:rsidRPr="005204C3" w:rsidDel="00AC4AE7">
                <w:rPr>
                  <w:rStyle w:val="markedcontent"/>
                  <w:rFonts w:cstheme="minorHAnsi"/>
                </w:rPr>
                <w:delText>Priorytet inwestycyjny</w:delText>
              </w:r>
            </w:del>
          </w:p>
        </w:tc>
        <w:tc>
          <w:tcPr>
            <w:tcW w:w="1352" w:type="pct"/>
          </w:tcPr>
          <w:p w14:paraId="406EDCD0" w14:textId="66F2B5CC" w:rsidR="0022680B" w:rsidRPr="005204C3" w:rsidDel="00AC4AE7" w:rsidRDefault="0022680B" w:rsidP="00AC4AE7">
            <w:pPr>
              <w:cnfStyle w:val="100000000000" w:firstRow="1" w:lastRow="0" w:firstColumn="0" w:lastColumn="0" w:oddVBand="0" w:evenVBand="0" w:oddHBand="0" w:evenHBand="0" w:firstRowFirstColumn="0" w:firstRowLastColumn="0" w:lastRowFirstColumn="0" w:lastRowLastColumn="0"/>
              <w:rPr>
                <w:del w:id="492" w:author="Jarema Piekutowski" w:date="2022-09-08T08:48:00Z"/>
                <w:rStyle w:val="markedcontent"/>
                <w:rFonts w:cstheme="minorHAnsi"/>
              </w:rPr>
              <w:pPrChange w:id="493" w:author="Jarema Piekutowski" w:date="2022-09-08T08:48:00Z">
                <w:pPr>
                  <w:spacing w:line="276" w:lineRule="auto"/>
                  <w:cnfStyle w:val="100000000000" w:firstRow="1" w:lastRow="0" w:firstColumn="0" w:lastColumn="0" w:oddVBand="0" w:evenVBand="0" w:oddHBand="0" w:evenHBand="0" w:firstRowFirstColumn="0" w:firstRowLastColumn="0" w:lastRowFirstColumn="0" w:lastRowLastColumn="0"/>
                </w:pPr>
              </w:pPrChange>
            </w:pPr>
            <w:commentRangeStart w:id="494"/>
            <w:del w:id="495" w:author="Jarema Piekutowski" w:date="2022-09-08T08:48:00Z">
              <w:r w:rsidRPr="005204C3" w:rsidDel="00AC4AE7">
                <w:rPr>
                  <w:rStyle w:val="markedcontent"/>
                  <w:rFonts w:cstheme="minorHAnsi"/>
                </w:rPr>
                <w:delText>Wniosek</w:delText>
              </w:r>
              <w:commentRangeEnd w:id="494"/>
              <w:r w:rsidR="005740C0" w:rsidDel="00AC4AE7">
                <w:rPr>
                  <w:rStyle w:val="Odwoaniedokomentarza"/>
                  <w:b w:val="0"/>
                  <w:bCs w:val="0"/>
                  <w:color w:val="auto"/>
                </w:rPr>
                <w:commentReference w:id="494"/>
              </w:r>
            </w:del>
          </w:p>
        </w:tc>
        <w:tc>
          <w:tcPr>
            <w:tcW w:w="1388" w:type="pct"/>
          </w:tcPr>
          <w:p w14:paraId="7819E629" w14:textId="080EE697" w:rsidR="0022680B" w:rsidRPr="005204C3" w:rsidDel="00AC4AE7" w:rsidRDefault="0022680B" w:rsidP="00AC4AE7">
            <w:pPr>
              <w:cnfStyle w:val="100000000000" w:firstRow="1" w:lastRow="0" w:firstColumn="0" w:lastColumn="0" w:oddVBand="0" w:evenVBand="0" w:oddHBand="0" w:evenHBand="0" w:firstRowFirstColumn="0" w:firstRowLastColumn="0" w:lastRowFirstColumn="0" w:lastRowLastColumn="0"/>
              <w:rPr>
                <w:del w:id="496" w:author="Jarema Piekutowski" w:date="2022-09-08T08:48:00Z"/>
                <w:rStyle w:val="markedcontent"/>
                <w:rFonts w:cstheme="minorHAnsi"/>
              </w:rPr>
              <w:pPrChange w:id="497" w:author="Jarema Piekutowski" w:date="2022-09-08T08:48:00Z">
                <w:pPr>
                  <w:spacing w:line="276" w:lineRule="auto"/>
                  <w:cnfStyle w:val="100000000000" w:firstRow="1" w:lastRow="0" w:firstColumn="0" w:lastColumn="0" w:oddVBand="0" w:evenVBand="0" w:oddHBand="0" w:evenHBand="0" w:firstRowFirstColumn="0" w:firstRowLastColumn="0" w:lastRowFirstColumn="0" w:lastRowLastColumn="0"/>
                </w:pPr>
              </w:pPrChange>
            </w:pPr>
            <w:del w:id="498" w:author="Jarema Piekutowski" w:date="2022-09-08T08:48:00Z">
              <w:r w:rsidRPr="005204C3" w:rsidDel="00AC4AE7">
                <w:rPr>
                  <w:rStyle w:val="markedcontent"/>
                  <w:rFonts w:cstheme="minorHAnsi"/>
                </w:rPr>
                <w:delText>Hipoteza badawcz</w:delText>
              </w:r>
              <w:r w:rsidDel="00AC4AE7">
                <w:rPr>
                  <w:rStyle w:val="markedcontent"/>
                  <w:rFonts w:cstheme="minorHAnsi"/>
                </w:rPr>
                <w:delText>a</w:delText>
              </w:r>
            </w:del>
          </w:p>
        </w:tc>
        <w:tc>
          <w:tcPr>
            <w:tcW w:w="1425" w:type="pct"/>
          </w:tcPr>
          <w:p w14:paraId="149FA17E" w14:textId="23C21EB9" w:rsidR="0022680B" w:rsidRPr="005204C3" w:rsidDel="00AC4AE7" w:rsidRDefault="0022680B" w:rsidP="00AC4AE7">
            <w:pPr>
              <w:cnfStyle w:val="100000000000" w:firstRow="1" w:lastRow="0" w:firstColumn="0" w:lastColumn="0" w:oddVBand="0" w:evenVBand="0" w:oddHBand="0" w:evenHBand="0" w:firstRowFirstColumn="0" w:firstRowLastColumn="0" w:lastRowFirstColumn="0" w:lastRowLastColumn="0"/>
              <w:rPr>
                <w:del w:id="499" w:author="Jarema Piekutowski" w:date="2022-09-08T08:48:00Z"/>
                <w:rStyle w:val="markedcontent"/>
                <w:rFonts w:cstheme="minorHAnsi"/>
              </w:rPr>
              <w:pPrChange w:id="500" w:author="Jarema Piekutowski" w:date="2022-09-08T08:48:00Z">
                <w:pPr>
                  <w:spacing w:line="276" w:lineRule="auto"/>
                  <w:cnfStyle w:val="100000000000" w:firstRow="1" w:lastRow="0" w:firstColumn="0" w:lastColumn="0" w:oddVBand="0" w:evenVBand="0" w:oddHBand="0" w:evenHBand="0" w:firstRowFirstColumn="0" w:firstRowLastColumn="0" w:lastRowFirstColumn="0" w:lastRowLastColumn="0"/>
                </w:pPr>
              </w:pPrChange>
            </w:pPr>
            <w:del w:id="501" w:author="Jarema Piekutowski" w:date="2022-09-08T08:48:00Z">
              <w:r w:rsidRPr="005204C3" w:rsidDel="00AC4AE7">
                <w:rPr>
                  <w:rStyle w:val="markedcontent"/>
                  <w:rFonts w:cstheme="minorHAnsi"/>
                </w:rPr>
                <w:delText xml:space="preserve">Sposób weryfikacji hipotezy </w:delText>
              </w:r>
            </w:del>
          </w:p>
        </w:tc>
      </w:tr>
      <w:tr w:rsidR="0022680B" w:rsidRPr="005204C3" w:rsidDel="00AC4AE7" w14:paraId="6CE07163" w14:textId="6072CD66" w:rsidTr="00AC50F9">
        <w:trPr>
          <w:cnfStyle w:val="000000100000" w:firstRow="0" w:lastRow="0" w:firstColumn="0" w:lastColumn="0" w:oddVBand="0" w:evenVBand="0" w:oddHBand="1" w:evenHBand="0" w:firstRowFirstColumn="0" w:firstRowLastColumn="0" w:lastRowFirstColumn="0" w:lastRowLastColumn="0"/>
          <w:del w:id="502"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50756C32" w14:textId="5EAD3922" w:rsidR="0022680B" w:rsidRPr="006D1376" w:rsidDel="00AC4AE7" w:rsidRDefault="0022680B" w:rsidP="00AC4AE7">
            <w:pPr>
              <w:rPr>
                <w:del w:id="503" w:author="Jarema Piekutowski" w:date="2022-09-08T08:48:00Z"/>
                <w:rStyle w:val="markedcontent"/>
                <w:rFonts w:cstheme="minorHAnsi"/>
                <w:b w:val="0"/>
                <w:bCs w:val="0"/>
              </w:rPr>
              <w:pPrChange w:id="504" w:author="Jarema Piekutowski" w:date="2022-09-08T08:48:00Z">
                <w:pPr>
                  <w:spacing w:line="276" w:lineRule="auto"/>
                </w:pPr>
              </w:pPrChange>
            </w:pPr>
            <w:del w:id="505" w:author="Jarema Piekutowski" w:date="2022-09-08T08:48:00Z">
              <w:r w:rsidRPr="006D1376" w:rsidDel="00AC4AE7">
                <w:rPr>
                  <w:rStyle w:val="markedcontent"/>
                  <w:rFonts w:cstheme="minorHAnsi"/>
                  <w:b w:val="0"/>
                  <w:bCs w:val="0"/>
                </w:rPr>
                <w:delText>3a</w:delText>
              </w:r>
            </w:del>
          </w:p>
        </w:tc>
        <w:tc>
          <w:tcPr>
            <w:tcW w:w="1352" w:type="pct"/>
          </w:tcPr>
          <w:p w14:paraId="43C4A370" w14:textId="622F5F9B" w:rsidR="0022680B" w:rsidRPr="006D1376" w:rsidDel="00AC4AE7" w:rsidRDefault="0022680B" w:rsidP="00AC4AE7">
            <w:pPr>
              <w:cnfStyle w:val="000000100000" w:firstRow="0" w:lastRow="0" w:firstColumn="0" w:lastColumn="0" w:oddVBand="0" w:evenVBand="0" w:oddHBand="1" w:evenHBand="0" w:firstRowFirstColumn="0" w:firstRowLastColumn="0" w:lastRowFirstColumn="0" w:lastRowLastColumn="0"/>
              <w:rPr>
                <w:del w:id="506" w:author="Jarema Piekutowski" w:date="2022-09-08T08:48:00Z"/>
                <w:rStyle w:val="markedcontent"/>
                <w:rFonts w:cstheme="minorHAnsi"/>
              </w:rPr>
              <w:pPrChange w:id="507"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508" w:author="Jarema Piekutowski" w:date="2022-09-08T08:48:00Z">
              <w:r w:rsidDel="00AC4AE7">
                <w:rPr>
                  <w:rStyle w:val="markedcontent"/>
                  <w:rFonts w:cstheme="minorHAnsi"/>
                </w:rPr>
                <w:delText>W ramach Poddziałania 1.1.2 odnotowano n</w:delText>
              </w:r>
              <w:r w:rsidRPr="003232E4" w:rsidDel="00AC4AE7">
                <w:rPr>
                  <w:rStyle w:val="markedcontent"/>
                  <w:rFonts w:cstheme="minorHAnsi"/>
                </w:rPr>
                <w:delText>isk</w:delText>
              </w:r>
              <w:r w:rsidDel="00AC4AE7">
                <w:rPr>
                  <w:rStyle w:val="markedcontent"/>
                  <w:rFonts w:cstheme="minorHAnsi"/>
                </w:rPr>
                <w:delText>ą</w:delText>
              </w:r>
              <w:r w:rsidRPr="003232E4" w:rsidDel="00AC4AE7">
                <w:rPr>
                  <w:rStyle w:val="markedcontent"/>
                  <w:rFonts w:cstheme="minorHAnsi"/>
                </w:rPr>
                <w:delText xml:space="preserve"> jakość wniosków o dofinansowanie składanych przez startupy</w:delText>
              </w:r>
              <w:r w:rsidDel="00AC4AE7">
                <w:rPr>
                  <w:rStyle w:val="markedcontent"/>
                  <w:rFonts w:cstheme="minorHAnsi"/>
                </w:rPr>
                <w:delText xml:space="preserve">. Ponadto,  środki zaradcze podjęte przez IP/IZ okazały się nieskuteczne, o czym świadczą wyniki ostatniego przeprowadzonego naboru wniosków, w ramach którego do dofinansowania przeznaczono jedynie 6.5% wszystkich złożonych wniosków. </w:delText>
              </w:r>
            </w:del>
          </w:p>
        </w:tc>
        <w:tc>
          <w:tcPr>
            <w:tcW w:w="1388" w:type="pct"/>
          </w:tcPr>
          <w:p w14:paraId="69BEE164" w14:textId="75BB2275" w:rsidR="0022680B" w:rsidRPr="006D1376" w:rsidDel="00AC4AE7" w:rsidRDefault="0022680B" w:rsidP="00AC4AE7">
            <w:pPr>
              <w:cnfStyle w:val="000000100000" w:firstRow="0" w:lastRow="0" w:firstColumn="0" w:lastColumn="0" w:oddVBand="0" w:evenVBand="0" w:oddHBand="1" w:evenHBand="0" w:firstRowFirstColumn="0" w:firstRowLastColumn="0" w:lastRowFirstColumn="0" w:lastRowLastColumn="0"/>
              <w:rPr>
                <w:del w:id="509" w:author="Jarema Piekutowski" w:date="2022-09-08T08:48:00Z"/>
                <w:rStyle w:val="markedcontent"/>
                <w:rFonts w:cstheme="minorHAnsi"/>
              </w:rPr>
              <w:pPrChange w:id="510"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511" w:author="Jarema Piekutowski" w:date="2022-09-08T08:48:00Z">
              <w:r w:rsidDel="00AC4AE7">
                <w:rPr>
                  <w:rStyle w:val="markedcontent"/>
                  <w:rFonts w:cstheme="minorHAnsi"/>
                </w:rPr>
                <w:delText>Identyfikuje się</w:delText>
              </w:r>
              <w:r w:rsidRPr="00E3551C" w:rsidDel="00AC4AE7">
                <w:rPr>
                  <w:rStyle w:val="markedcontent"/>
                  <w:rFonts w:cstheme="minorHAnsi"/>
                </w:rPr>
                <w:delText xml:space="preserve"> ryzyko nieosiągnięcia wartości docelowej wskaźnika Liczba przedsiębiorstw otrzymujących dotacje (CI2) na poziomie 85%.</w:delText>
              </w:r>
            </w:del>
          </w:p>
        </w:tc>
        <w:tc>
          <w:tcPr>
            <w:tcW w:w="1425" w:type="pct"/>
          </w:tcPr>
          <w:p w14:paraId="5AD9B422" w14:textId="31067993" w:rsidR="0022680B" w:rsidRPr="006D1376" w:rsidDel="00AC4AE7" w:rsidRDefault="0022680B" w:rsidP="00AC4AE7">
            <w:pPr>
              <w:cnfStyle w:val="000000100000" w:firstRow="0" w:lastRow="0" w:firstColumn="0" w:lastColumn="0" w:oddVBand="0" w:evenVBand="0" w:oddHBand="1" w:evenHBand="0" w:firstRowFirstColumn="0" w:firstRowLastColumn="0" w:lastRowFirstColumn="0" w:lastRowLastColumn="0"/>
              <w:rPr>
                <w:del w:id="512" w:author="Jarema Piekutowski" w:date="2022-09-08T08:48:00Z"/>
                <w:rStyle w:val="markedcontent"/>
                <w:rFonts w:cstheme="minorHAnsi"/>
              </w:rPr>
              <w:pPrChange w:id="513"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514" w:author="Jarema Piekutowski" w:date="2022-09-08T08:48:00Z">
              <w:r w:rsidDel="00AC4AE7">
                <w:rPr>
                  <w:rStyle w:val="markedcontent"/>
                  <w:rFonts w:cstheme="minorHAnsi"/>
                </w:rPr>
                <w:delText xml:space="preserve">Analiza desk research (WoP, Informacja kwartalna, </w:delText>
              </w:r>
              <w:r w:rsidRPr="00233EBF" w:rsidDel="00AC4AE7">
                <w:rPr>
                  <w:rStyle w:val="markedcontent"/>
                  <w:rFonts w:cstheme="minorHAnsi"/>
                </w:rPr>
                <w:delText>Zestawienie naborów, złożonych w nich wniosków o dofinansowanie i podpisanych umów</w:delText>
              </w:r>
              <w:r w:rsidDel="00AC4AE7">
                <w:rPr>
                  <w:rStyle w:val="markedcontent"/>
                  <w:rFonts w:cstheme="minorHAnsi"/>
                </w:rPr>
                <w:delText>); wywiady pogłębione z IZ/IP; wywiady pogłębione z beneficjentami.</w:delText>
              </w:r>
            </w:del>
          </w:p>
        </w:tc>
      </w:tr>
      <w:tr w:rsidR="0022680B" w:rsidRPr="005204C3" w:rsidDel="00AC4AE7" w14:paraId="09395581" w14:textId="1EEEFD7E" w:rsidTr="00AC50F9">
        <w:trPr>
          <w:del w:id="515"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796AD886" w14:textId="11F7BA75" w:rsidR="0022680B" w:rsidRPr="006D1376" w:rsidDel="00AC4AE7" w:rsidRDefault="0022680B" w:rsidP="00AC4AE7">
            <w:pPr>
              <w:rPr>
                <w:del w:id="516" w:author="Jarema Piekutowski" w:date="2022-09-08T08:48:00Z"/>
                <w:rStyle w:val="markedcontent"/>
                <w:rFonts w:cstheme="minorHAnsi"/>
                <w:b w:val="0"/>
                <w:bCs w:val="0"/>
              </w:rPr>
              <w:pPrChange w:id="517" w:author="Jarema Piekutowski" w:date="2022-09-08T08:48:00Z">
                <w:pPr>
                  <w:spacing w:line="276" w:lineRule="auto"/>
                </w:pPr>
              </w:pPrChange>
            </w:pPr>
            <w:del w:id="518" w:author="Jarema Piekutowski" w:date="2022-09-08T08:48:00Z">
              <w:r w:rsidRPr="006D1376" w:rsidDel="00AC4AE7">
                <w:rPr>
                  <w:rStyle w:val="markedcontent"/>
                  <w:rFonts w:cstheme="minorHAnsi"/>
                  <w:b w:val="0"/>
                  <w:bCs w:val="0"/>
                </w:rPr>
                <w:delText>3a</w:delText>
              </w:r>
            </w:del>
          </w:p>
        </w:tc>
        <w:tc>
          <w:tcPr>
            <w:tcW w:w="1352" w:type="pct"/>
          </w:tcPr>
          <w:p w14:paraId="13018CBC" w14:textId="3DC6C525" w:rsidR="0022680B" w:rsidRPr="006D1376" w:rsidDel="00AC4AE7" w:rsidRDefault="0022680B" w:rsidP="00AC4AE7">
            <w:pPr>
              <w:cnfStyle w:val="000000000000" w:firstRow="0" w:lastRow="0" w:firstColumn="0" w:lastColumn="0" w:oddVBand="0" w:evenVBand="0" w:oddHBand="0" w:evenHBand="0" w:firstRowFirstColumn="0" w:firstRowLastColumn="0" w:lastRowFirstColumn="0" w:lastRowLastColumn="0"/>
              <w:rPr>
                <w:del w:id="519" w:author="Jarema Piekutowski" w:date="2022-09-08T08:48:00Z"/>
                <w:rStyle w:val="markedcontent"/>
                <w:rFonts w:cstheme="minorHAnsi"/>
              </w:rPr>
              <w:pPrChange w:id="520"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521" w:author="Jarema Piekutowski" w:date="2022-09-08T08:48:00Z">
              <w:r w:rsidDel="00AC4AE7">
                <w:rPr>
                  <w:rStyle w:val="markedcontent"/>
                  <w:rFonts w:cstheme="minorHAnsi"/>
                </w:rPr>
                <w:delText>Niskie tempo kontraktacji w ramach Poddziałania 1.1.2. oznacza, że może dojść do</w:delText>
              </w:r>
              <w:r w:rsidRPr="006C30BA" w:rsidDel="00AC4AE7">
                <w:rPr>
                  <w:rStyle w:val="markedcontent"/>
                  <w:rFonts w:cstheme="minorHAnsi"/>
                </w:rPr>
                <w:delText xml:space="preserve"> kumulacj</w:delText>
              </w:r>
              <w:r w:rsidDel="00AC4AE7">
                <w:rPr>
                  <w:rStyle w:val="markedcontent"/>
                  <w:rFonts w:cstheme="minorHAnsi"/>
                </w:rPr>
                <w:delText>i</w:delText>
              </w:r>
              <w:r w:rsidRPr="006C30BA" w:rsidDel="00AC4AE7">
                <w:rPr>
                  <w:rStyle w:val="markedcontent"/>
                  <w:rFonts w:cstheme="minorHAnsi"/>
                </w:rPr>
                <w:delText xml:space="preserve"> projektów kończących się z końcem kwalifikowalności wydatków. tj. 31.12.2023 r.</w:delText>
              </w:r>
            </w:del>
          </w:p>
        </w:tc>
        <w:tc>
          <w:tcPr>
            <w:tcW w:w="1388" w:type="pct"/>
          </w:tcPr>
          <w:p w14:paraId="3D80CC1C" w14:textId="2C32603F" w:rsidR="0022680B" w:rsidRPr="006D1376" w:rsidDel="00AC4AE7" w:rsidRDefault="0022680B" w:rsidP="00AC4AE7">
            <w:pPr>
              <w:cnfStyle w:val="000000000000" w:firstRow="0" w:lastRow="0" w:firstColumn="0" w:lastColumn="0" w:oddVBand="0" w:evenVBand="0" w:oddHBand="0" w:evenHBand="0" w:firstRowFirstColumn="0" w:firstRowLastColumn="0" w:lastRowFirstColumn="0" w:lastRowLastColumn="0"/>
              <w:rPr>
                <w:del w:id="522" w:author="Jarema Piekutowski" w:date="2022-09-08T08:48:00Z"/>
                <w:rStyle w:val="markedcontent"/>
                <w:rFonts w:cstheme="minorHAnsi"/>
              </w:rPr>
              <w:pPrChange w:id="523"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524" w:author="Jarema Piekutowski" w:date="2022-09-08T08:48:00Z">
              <w:r w:rsidDel="00AC4AE7">
                <w:rPr>
                  <w:rStyle w:val="markedcontent"/>
                  <w:rFonts w:cstheme="minorHAnsi"/>
                </w:rPr>
                <w:delText>Istnieje</w:delText>
              </w:r>
              <w:r w:rsidRPr="00602240" w:rsidDel="00AC4AE7">
                <w:rPr>
                  <w:rStyle w:val="markedcontent"/>
                  <w:rFonts w:cstheme="minorHAnsi"/>
                </w:rPr>
                <w:delText xml:space="preserve"> zagrożenie dla terminowego rozliczenia wydatków na koniec perspektywy finansowej w zakresie poddziałania 1.1.2 POPW.</w:delText>
              </w:r>
            </w:del>
          </w:p>
        </w:tc>
        <w:tc>
          <w:tcPr>
            <w:tcW w:w="1425" w:type="pct"/>
          </w:tcPr>
          <w:p w14:paraId="11231069" w14:textId="62A99611" w:rsidR="0022680B" w:rsidRPr="006D1376" w:rsidDel="00AC4AE7" w:rsidRDefault="0022680B" w:rsidP="00AC4AE7">
            <w:pPr>
              <w:cnfStyle w:val="000000000000" w:firstRow="0" w:lastRow="0" w:firstColumn="0" w:lastColumn="0" w:oddVBand="0" w:evenVBand="0" w:oddHBand="0" w:evenHBand="0" w:firstRowFirstColumn="0" w:firstRowLastColumn="0" w:lastRowFirstColumn="0" w:lastRowLastColumn="0"/>
              <w:rPr>
                <w:del w:id="525" w:author="Jarema Piekutowski" w:date="2022-09-08T08:48:00Z"/>
                <w:rStyle w:val="markedcontent"/>
                <w:rFonts w:cstheme="minorHAnsi"/>
              </w:rPr>
              <w:pPrChange w:id="526"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527" w:author="Jarema Piekutowski" w:date="2022-09-08T08:48:00Z">
              <w:r w:rsidRPr="00DB031A" w:rsidDel="00AC4AE7">
                <w:rPr>
                  <w:rStyle w:val="markedcontent"/>
                  <w:rFonts w:cstheme="minorHAnsi"/>
                </w:rPr>
                <w:delText>Analiza desk research (WoP, Informacja kwartalna); wywiady pogłębione z IZ/IP</w:delText>
              </w:r>
              <w:r w:rsidDel="00AC4AE7">
                <w:rPr>
                  <w:rStyle w:val="markedcontent"/>
                  <w:rFonts w:cstheme="minorHAnsi"/>
                </w:rPr>
                <w:delText xml:space="preserve">. </w:delText>
              </w:r>
            </w:del>
          </w:p>
        </w:tc>
      </w:tr>
      <w:tr w:rsidR="0022680B" w:rsidRPr="005204C3" w:rsidDel="00AC4AE7" w14:paraId="31496B3C" w14:textId="3919FD5D" w:rsidTr="00AC50F9">
        <w:trPr>
          <w:cnfStyle w:val="000000100000" w:firstRow="0" w:lastRow="0" w:firstColumn="0" w:lastColumn="0" w:oddVBand="0" w:evenVBand="0" w:oddHBand="1" w:evenHBand="0" w:firstRowFirstColumn="0" w:firstRowLastColumn="0" w:lastRowFirstColumn="0" w:lastRowLastColumn="0"/>
          <w:del w:id="528"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7791E2AB" w14:textId="263D2AD8" w:rsidR="0022680B" w:rsidRPr="006D1376" w:rsidDel="00AC4AE7" w:rsidRDefault="0022680B" w:rsidP="00AC4AE7">
            <w:pPr>
              <w:rPr>
                <w:del w:id="529" w:author="Jarema Piekutowski" w:date="2022-09-08T08:48:00Z"/>
                <w:rStyle w:val="markedcontent"/>
                <w:rFonts w:cstheme="minorHAnsi"/>
                <w:b w:val="0"/>
                <w:bCs w:val="0"/>
              </w:rPr>
              <w:pPrChange w:id="530" w:author="Jarema Piekutowski" w:date="2022-09-08T08:48:00Z">
                <w:pPr>
                  <w:spacing w:line="276" w:lineRule="auto"/>
                </w:pPr>
              </w:pPrChange>
            </w:pPr>
            <w:del w:id="531" w:author="Jarema Piekutowski" w:date="2022-09-08T08:48:00Z">
              <w:r w:rsidRPr="006D1376" w:rsidDel="00AC4AE7">
                <w:rPr>
                  <w:rStyle w:val="markedcontent"/>
                  <w:rFonts w:cstheme="minorHAnsi"/>
                  <w:b w:val="0"/>
                  <w:bCs w:val="0"/>
                </w:rPr>
                <w:delText>3a</w:delText>
              </w:r>
            </w:del>
          </w:p>
        </w:tc>
        <w:tc>
          <w:tcPr>
            <w:tcW w:w="1352" w:type="pct"/>
          </w:tcPr>
          <w:p w14:paraId="32B1ABCA" w14:textId="733D9C57" w:rsidR="0022680B" w:rsidRPr="006C6050" w:rsidDel="00AC4AE7" w:rsidRDefault="0022680B" w:rsidP="00AC4AE7">
            <w:pPr>
              <w:cnfStyle w:val="000000100000" w:firstRow="0" w:lastRow="0" w:firstColumn="0" w:lastColumn="0" w:oddVBand="0" w:evenVBand="0" w:oddHBand="1" w:evenHBand="0" w:firstRowFirstColumn="0" w:firstRowLastColumn="0" w:lastRowFirstColumn="0" w:lastRowLastColumn="0"/>
              <w:rPr>
                <w:del w:id="532" w:author="Jarema Piekutowski" w:date="2022-09-08T08:48:00Z"/>
                <w:rStyle w:val="markedcontent"/>
                <w:rFonts w:cstheme="minorHAnsi"/>
              </w:rPr>
              <w:pPrChange w:id="533"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534" w:author="Jarema Piekutowski" w:date="2022-09-08T08:48:00Z">
              <w:r w:rsidDel="00AC4AE7">
                <w:rPr>
                  <w:rStyle w:val="markedcontent"/>
                  <w:rFonts w:cstheme="minorHAnsi"/>
                </w:rPr>
                <w:delText xml:space="preserve">Dotychczasowy stosunkowo wysoki poziom kontraktacji w ramach całego PI3a, </w:delText>
              </w:r>
              <w:commentRangeStart w:id="535"/>
              <w:r w:rsidDel="00AC4AE7">
                <w:rPr>
                  <w:rStyle w:val="markedcontent"/>
                  <w:rFonts w:cstheme="minorHAnsi"/>
                </w:rPr>
                <w:delText>niewielka skala rozwiązywania umów o dofinasowanie</w:delText>
              </w:r>
              <w:commentRangeEnd w:id="535"/>
              <w:r w:rsidR="00B33D59" w:rsidDel="00AC4AE7">
                <w:rPr>
                  <w:rStyle w:val="Odwoaniedokomentarza"/>
                </w:rPr>
                <w:commentReference w:id="535"/>
              </w:r>
              <w:r w:rsidDel="00AC4AE7">
                <w:rPr>
                  <w:rStyle w:val="markedcontent"/>
                  <w:rFonts w:cstheme="minorHAnsi"/>
                </w:rPr>
                <w:delText xml:space="preserve">, a także wysoki stopień osiągnięcia wartości docelowej wskaźników produktu: </w:delText>
              </w:r>
              <w:r w:rsidRPr="006C6050" w:rsidDel="00AC4AE7">
                <w:rPr>
                  <w:rStyle w:val="markedcontent"/>
                  <w:rFonts w:cstheme="minorHAnsi"/>
                </w:rPr>
                <w:delText>Liczba przedsiębiorstw otrzymujących wsparcie (CI1), Liczba wspieranych nowych przedsiębiorstw (CI5)</w:delText>
              </w:r>
            </w:del>
          </w:p>
          <w:p w14:paraId="65182CFD" w14:textId="26293B4D" w:rsidR="0022680B" w:rsidRPr="006D1376" w:rsidDel="00AC4AE7" w:rsidRDefault="0022680B" w:rsidP="00AC4AE7">
            <w:pPr>
              <w:cnfStyle w:val="000000100000" w:firstRow="0" w:lastRow="0" w:firstColumn="0" w:lastColumn="0" w:oddVBand="0" w:evenVBand="0" w:oddHBand="1" w:evenHBand="0" w:firstRowFirstColumn="0" w:firstRowLastColumn="0" w:lastRowFirstColumn="0" w:lastRowLastColumn="0"/>
              <w:rPr>
                <w:del w:id="536" w:author="Jarema Piekutowski" w:date="2022-09-08T08:48:00Z"/>
                <w:rStyle w:val="markedcontent"/>
                <w:rFonts w:cstheme="minorHAnsi"/>
              </w:rPr>
              <w:pPrChange w:id="537"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538" w:author="Jarema Piekutowski" w:date="2022-09-08T08:48:00Z">
              <w:r w:rsidRPr="006C6050" w:rsidDel="00AC4AE7">
                <w:rPr>
                  <w:rStyle w:val="markedcontent"/>
                  <w:rFonts w:cstheme="minorHAnsi"/>
                </w:rPr>
                <w:delText>Liczba przedsiębiorstw otrzymujących wsparcie niefinansowe (CI4)</w:delText>
              </w:r>
              <w:r w:rsidDel="00AC4AE7">
                <w:rPr>
                  <w:rStyle w:val="markedcontent"/>
                  <w:rFonts w:cstheme="minorHAnsi"/>
                </w:rPr>
                <w:delText xml:space="preserve"> pozwala sądzić, że wartości docelowe wyżej wymienionych wskaźników zostaną osiągnięte na poziomie min. 85%. </w:delText>
              </w:r>
            </w:del>
          </w:p>
        </w:tc>
        <w:tc>
          <w:tcPr>
            <w:tcW w:w="1388" w:type="pct"/>
          </w:tcPr>
          <w:p w14:paraId="6B82C01F" w14:textId="6B39B852" w:rsidR="0022680B" w:rsidRPr="006C6050" w:rsidDel="00AC4AE7" w:rsidRDefault="0022680B" w:rsidP="00AC4AE7">
            <w:pPr>
              <w:cnfStyle w:val="000000100000" w:firstRow="0" w:lastRow="0" w:firstColumn="0" w:lastColumn="0" w:oddVBand="0" w:evenVBand="0" w:oddHBand="1" w:evenHBand="0" w:firstRowFirstColumn="0" w:firstRowLastColumn="0" w:lastRowFirstColumn="0" w:lastRowLastColumn="0"/>
              <w:rPr>
                <w:del w:id="539" w:author="Jarema Piekutowski" w:date="2022-09-08T08:48:00Z"/>
                <w:rStyle w:val="markedcontent"/>
                <w:rFonts w:cstheme="minorHAnsi"/>
              </w:rPr>
              <w:pPrChange w:id="540"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541" w:author="Jarema Piekutowski" w:date="2022-09-08T08:48:00Z">
              <w:r w:rsidDel="00AC4AE7">
                <w:rPr>
                  <w:rStyle w:val="markedcontent"/>
                  <w:rFonts w:cstheme="minorHAnsi"/>
                </w:rPr>
                <w:delText xml:space="preserve">Wartości docelowe wskaźników produktu: </w:delText>
              </w:r>
              <w:r w:rsidRPr="006C6050" w:rsidDel="00AC4AE7">
                <w:rPr>
                  <w:rStyle w:val="markedcontent"/>
                  <w:rFonts w:cstheme="minorHAnsi"/>
                </w:rPr>
                <w:delText>Liczba przedsiębiorstw otrzymujących wsparcie (CI1), Liczba wspieranych nowych przedsiębiorstw (CI5)</w:delText>
              </w:r>
            </w:del>
          </w:p>
          <w:p w14:paraId="121159C7" w14:textId="2335ACF2" w:rsidR="0022680B" w:rsidRPr="006D1376" w:rsidDel="00AC4AE7" w:rsidRDefault="0022680B" w:rsidP="00AC4AE7">
            <w:pPr>
              <w:cnfStyle w:val="000000100000" w:firstRow="0" w:lastRow="0" w:firstColumn="0" w:lastColumn="0" w:oddVBand="0" w:evenVBand="0" w:oddHBand="1" w:evenHBand="0" w:firstRowFirstColumn="0" w:firstRowLastColumn="0" w:lastRowFirstColumn="0" w:lastRowLastColumn="0"/>
              <w:rPr>
                <w:del w:id="542" w:author="Jarema Piekutowski" w:date="2022-09-08T08:48:00Z"/>
                <w:rStyle w:val="markedcontent"/>
                <w:rFonts w:cstheme="minorHAnsi"/>
              </w:rPr>
              <w:pPrChange w:id="543"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544" w:author="Jarema Piekutowski" w:date="2022-09-08T08:48:00Z">
              <w:r w:rsidRPr="006C6050" w:rsidDel="00AC4AE7">
                <w:rPr>
                  <w:rStyle w:val="markedcontent"/>
                  <w:rFonts w:cstheme="minorHAnsi"/>
                </w:rPr>
                <w:delText xml:space="preserve">Liczba przedsiębiorstw otrzymujących wsparcie niefinansowe (CI4) </w:delText>
              </w:r>
              <w:r w:rsidDel="00AC4AE7">
                <w:rPr>
                  <w:rStyle w:val="markedcontent"/>
                  <w:rFonts w:cstheme="minorHAnsi"/>
                </w:rPr>
                <w:delText xml:space="preserve">zostaną osiągnięte </w:delText>
              </w:r>
              <w:r w:rsidRPr="006C6050" w:rsidDel="00AC4AE7">
                <w:rPr>
                  <w:rStyle w:val="markedcontent"/>
                  <w:rFonts w:cstheme="minorHAnsi"/>
                </w:rPr>
                <w:delText>na poziomie min. 85%.</w:delText>
              </w:r>
            </w:del>
          </w:p>
        </w:tc>
        <w:tc>
          <w:tcPr>
            <w:tcW w:w="1425" w:type="pct"/>
          </w:tcPr>
          <w:p w14:paraId="3EADEC27" w14:textId="50391651" w:rsidR="0022680B" w:rsidRPr="006D1376" w:rsidDel="00AC4AE7" w:rsidRDefault="0022680B" w:rsidP="00AC4AE7">
            <w:pPr>
              <w:cnfStyle w:val="000000100000" w:firstRow="0" w:lastRow="0" w:firstColumn="0" w:lastColumn="0" w:oddVBand="0" w:evenVBand="0" w:oddHBand="1" w:evenHBand="0" w:firstRowFirstColumn="0" w:firstRowLastColumn="0" w:lastRowFirstColumn="0" w:lastRowLastColumn="0"/>
              <w:rPr>
                <w:del w:id="545" w:author="Jarema Piekutowski" w:date="2022-09-08T08:48:00Z"/>
                <w:rStyle w:val="markedcontent"/>
                <w:rFonts w:cstheme="minorHAnsi"/>
              </w:rPr>
              <w:pPrChange w:id="546"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547" w:author="Jarema Piekutowski" w:date="2022-09-08T08:48:00Z">
              <w:r w:rsidRPr="00DB031A" w:rsidDel="00AC4AE7">
                <w:rPr>
                  <w:rStyle w:val="markedcontent"/>
                  <w:rFonts w:cstheme="minorHAnsi"/>
                </w:rPr>
                <w:delText>Analiza desk research (WoP, Informacja kwartalna, Zestawienie naborów, złożonych w nich wniosków o dofinansowanie i podpisanych umów); wywiady pogłębione z IZ/IP; wywiady pogłębione z beneficjentami</w:delText>
              </w:r>
              <w:r w:rsidDel="00AC4AE7">
                <w:rPr>
                  <w:rStyle w:val="markedcontent"/>
                  <w:rFonts w:cstheme="minorHAnsi"/>
                </w:rPr>
                <w:delText xml:space="preserve">, </w:delText>
              </w:r>
              <w:r w:rsidRPr="00486548" w:rsidDel="00AC4AE7">
                <w:rPr>
                  <w:rStyle w:val="markedcontent"/>
                  <w:rFonts w:cstheme="minorHAnsi"/>
                </w:rPr>
                <w:delText>CAWI/CATI z beneficjentami.</w:delText>
              </w:r>
            </w:del>
          </w:p>
        </w:tc>
      </w:tr>
      <w:tr w:rsidR="0022680B" w:rsidRPr="005204C3" w:rsidDel="00AC4AE7" w14:paraId="08B3EA7E" w14:textId="1E8FEFF0" w:rsidTr="00AC50F9">
        <w:trPr>
          <w:del w:id="548"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68A3B92E" w14:textId="352B9E34" w:rsidR="0022680B" w:rsidRPr="00822D24" w:rsidDel="00AC4AE7" w:rsidRDefault="0022680B" w:rsidP="00AC4AE7">
            <w:pPr>
              <w:rPr>
                <w:del w:id="549" w:author="Jarema Piekutowski" w:date="2022-09-08T08:48:00Z"/>
                <w:rStyle w:val="markedcontent"/>
                <w:rFonts w:cstheme="minorHAnsi"/>
                <w:b w:val="0"/>
                <w:bCs w:val="0"/>
              </w:rPr>
              <w:pPrChange w:id="550" w:author="Jarema Piekutowski" w:date="2022-09-08T08:48:00Z">
                <w:pPr>
                  <w:spacing w:line="276" w:lineRule="auto"/>
                </w:pPr>
              </w:pPrChange>
            </w:pPr>
            <w:del w:id="551" w:author="Jarema Piekutowski" w:date="2022-09-08T08:48:00Z">
              <w:r w:rsidRPr="00822D24" w:rsidDel="00AC4AE7">
                <w:rPr>
                  <w:rStyle w:val="markedcontent"/>
                  <w:rFonts w:cstheme="minorHAnsi"/>
                  <w:b w:val="0"/>
                  <w:bCs w:val="0"/>
                </w:rPr>
                <w:delText>3a</w:delText>
              </w:r>
            </w:del>
          </w:p>
        </w:tc>
        <w:tc>
          <w:tcPr>
            <w:tcW w:w="1352" w:type="pct"/>
          </w:tcPr>
          <w:p w14:paraId="6C04187D" w14:textId="03B1D511"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552" w:author="Jarema Piekutowski" w:date="2022-09-08T08:48:00Z"/>
                <w:rStyle w:val="markedcontent"/>
                <w:rFonts w:cstheme="minorHAnsi"/>
              </w:rPr>
              <w:pPrChange w:id="553"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554" w:author="Jarema Piekutowski" w:date="2022-09-08T08:48:00Z">
              <w:r w:rsidDel="00AC4AE7">
                <w:rPr>
                  <w:rStyle w:val="markedcontent"/>
                  <w:rFonts w:cstheme="minorHAnsi"/>
                </w:rPr>
                <w:delText xml:space="preserve">Wskaźnik </w:delText>
              </w:r>
              <w:r w:rsidRPr="00822D24" w:rsidDel="00AC4AE7">
                <w:rPr>
                  <w:rStyle w:val="markedcontent"/>
                  <w:rFonts w:cstheme="minorHAnsi"/>
                </w:rPr>
                <w:delText>Udział MŚP aktywnych innowacyjnie w ogólnej liczbie MŚP w Polsce Wschodniej</w:delText>
              </w:r>
              <w:r w:rsidDel="00AC4AE7">
                <w:rPr>
                  <w:rStyle w:val="markedcontent"/>
                  <w:rFonts w:cstheme="minorHAnsi"/>
                </w:rPr>
                <w:delText xml:space="preserve"> notuje od 2015 roku trend wzrostowy. Niemniej jednak</w:delText>
              </w:r>
              <w:commentRangeStart w:id="555"/>
              <w:r w:rsidDel="00AC4AE7">
                <w:rPr>
                  <w:rStyle w:val="markedcontent"/>
                  <w:rFonts w:cstheme="minorHAnsi"/>
                </w:rPr>
                <w:delText xml:space="preserve">, na jego </w:delText>
              </w:r>
            </w:del>
            <w:ins w:id="556" w:author="Marta Brzozowska" w:date="2022-08-31T14:52:00Z">
              <w:del w:id="557" w:author="Jarema Piekutowski" w:date="2022-09-08T08:48:00Z">
                <w:r w:rsidR="000256EB" w:rsidDel="00AC4AE7">
                  <w:rPr>
                    <w:rStyle w:val="markedcontent"/>
                    <w:rFonts w:cstheme="minorHAnsi"/>
                  </w:rPr>
                  <w:delText>wartość</w:delText>
                </w:r>
              </w:del>
            </w:ins>
            <w:del w:id="558" w:author="Jarema Piekutowski" w:date="2022-09-08T08:48:00Z">
              <w:r w:rsidDel="00AC4AE7">
                <w:rPr>
                  <w:rStyle w:val="markedcontent"/>
                  <w:rFonts w:cstheme="minorHAnsi"/>
                </w:rPr>
                <w:delText xml:space="preserve">kształt </w:delText>
              </w:r>
              <w:commentRangeEnd w:id="555"/>
              <w:r w:rsidR="000256EB" w:rsidDel="00AC4AE7">
                <w:rPr>
                  <w:rStyle w:val="Odwoaniedokomentarza"/>
                </w:rPr>
                <w:commentReference w:id="555"/>
              </w:r>
              <w:r w:rsidDel="00AC4AE7">
                <w:rPr>
                  <w:rStyle w:val="markedcontent"/>
                  <w:rFonts w:cstheme="minorHAnsi"/>
                </w:rPr>
                <w:delText xml:space="preserve">kształt mogą wpływać czynniki takie jak wojna w Ukrainie i pandemia COVID-19, rosnąca inflacja i możliwa recesja. </w:delText>
              </w:r>
            </w:del>
          </w:p>
        </w:tc>
        <w:tc>
          <w:tcPr>
            <w:tcW w:w="1388" w:type="pct"/>
          </w:tcPr>
          <w:p w14:paraId="742C5A22" w14:textId="50AC0D9E" w:rsidR="0022680B" w:rsidRPr="00822D24" w:rsidDel="00AC4AE7" w:rsidRDefault="0022680B" w:rsidP="00AC4AE7">
            <w:pPr>
              <w:cnfStyle w:val="000000000000" w:firstRow="0" w:lastRow="0" w:firstColumn="0" w:lastColumn="0" w:oddVBand="0" w:evenVBand="0" w:oddHBand="0" w:evenHBand="0" w:firstRowFirstColumn="0" w:firstRowLastColumn="0" w:lastRowFirstColumn="0" w:lastRowLastColumn="0"/>
              <w:rPr>
                <w:del w:id="559" w:author="Jarema Piekutowski" w:date="2022-09-08T08:48:00Z"/>
                <w:rStyle w:val="markedcontent"/>
                <w:rFonts w:cstheme="minorHAnsi"/>
              </w:rPr>
              <w:pPrChange w:id="560"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561" w:author="Jarema Piekutowski" w:date="2022-09-08T08:48:00Z">
              <w:r w:rsidDel="00AC4AE7">
                <w:rPr>
                  <w:rStyle w:val="markedcontent"/>
                  <w:rFonts w:cstheme="minorHAnsi"/>
                </w:rPr>
                <w:delText>Wartość</w:delText>
              </w:r>
              <w:r w:rsidRPr="00822D24" w:rsidDel="00AC4AE7">
                <w:rPr>
                  <w:rStyle w:val="markedcontent"/>
                  <w:rFonts w:cstheme="minorHAnsi"/>
                </w:rPr>
                <w:delText xml:space="preserve"> docelowa wskaźnika </w:delText>
              </w:r>
            </w:del>
          </w:p>
          <w:p w14:paraId="648ACBC0" w14:textId="75BD772E"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562" w:author="Jarema Piekutowski" w:date="2022-09-08T08:48:00Z"/>
                <w:rStyle w:val="markedcontent"/>
                <w:rFonts w:cstheme="minorHAnsi"/>
              </w:rPr>
              <w:pPrChange w:id="563"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564" w:author="Jarema Piekutowski" w:date="2022-09-08T08:48:00Z">
              <w:r w:rsidRPr="00822D24" w:rsidDel="00AC4AE7">
                <w:rPr>
                  <w:rStyle w:val="markedcontent"/>
                  <w:rFonts w:cstheme="minorHAnsi"/>
                </w:rPr>
                <w:delText>Udział MŚP aktywnych innowacyjnie w ogólnej liczbie MŚP w Polsce Wschodniej w 2023 r. wynosić będzie 27,95%.</w:delText>
              </w:r>
            </w:del>
          </w:p>
        </w:tc>
        <w:tc>
          <w:tcPr>
            <w:tcW w:w="1425" w:type="pct"/>
          </w:tcPr>
          <w:p w14:paraId="3BB77944" w14:textId="29B4F7B7" w:rsidR="0022680B" w:rsidRPr="00DB031A" w:rsidDel="00AC4AE7" w:rsidRDefault="0022680B" w:rsidP="00AC4AE7">
            <w:pPr>
              <w:cnfStyle w:val="000000000000" w:firstRow="0" w:lastRow="0" w:firstColumn="0" w:lastColumn="0" w:oddVBand="0" w:evenVBand="0" w:oddHBand="0" w:evenHBand="0" w:firstRowFirstColumn="0" w:firstRowLastColumn="0" w:lastRowFirstColumn="0" w:lastRowLastColumn="0"/>
              <w:rPr>
                <w:del w:id="565" w:author="Jarema Piekutowski" w:date="2022-09-08T08:48:00Z"/>
                <w:rStyle w:val="markedcontent"/>
                <w:rFonts w:cstheme="minorHAnsi"/>
              </w:rPr>
              <w:pPrChange w:id="566"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567" w:author="Jarema Piekutowski" w:date="2022-09-08T08:48:00Z">
              <w:r w:rsidDel="00AC4AE7">
                <w:rPr>
                  <w:rStyle w:val="markedcontent"/>
                  <w:rFonts w:cstheme="minorHAnsi"/>
                </w:rPr>
                <w:delText xml:space="preserve">Analiza desk research, panel ekspercki. </w:delText>
              </w:r>
            </w:del>
          </w:p>
        </w:tc>
      </w:tr>
      <w:tr w:rsidR="0022680B" w:rsidRPr="005204C3" w:rsidDel="00AC4AE7" w14:paraId="1EE42BFB" w14:textId="152BD082" w:rsidTr="00AC50F9">
        <w:trPr>
          <w:cnfStyle w:val="000000100000" w:firstRow="0" w:lastRow="0" w:firstColumn="0" w:lastColumn="0" w:oddVBand="0" w:evenVBand="0" w:oddHBand="1" w:evenHBand="0" w:firstRowFirstColumn="0" w:firstRowLastColumn="0" w:lastRowFirstColumn="0" w:lastRowLastColumn="0"/>
          <w:del w:id="568"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79378D81" w14:textId="4C3D299F" w:rsidR="0022680B" w:rsidRPr="00CA0968" w:rsidDel="00AC4AE7" w:rsidRDefault="0022680B" w:rsidP="00AC4AE7">
            <w:pPr>
              <w:rPr>
                <w:del w:id="569" w:author="Jarema Piekutowski" w:date="2022-09-08T08:48:00Z"/>
                <w:rStyle w:val="markedcontent"/>
                <w:rFonts w:cstheme="minorHAnsi"/>
                <w:b w:val="0"/>
                <w:bCs w:val="0"/>
              </w:rPr>
              <w:pPrChange w:id="570" w:author="Jarema Piekutowski" w:date="2022-09-08T08:48:00Z">
                <w:pPr>
                  <w:spacing w:line="276" w:lineRule="auto"/>
                </w:pPr>
              </w:pPrChange>
            </w:pPr>
            <w:del w:id="571" w:author="Jarema Piekutowski" w:date="2022-09-08T08:48:00Z">
              <w:r w:rsidDel="00AC4AE7">
                <w:rPr>
                  <w:rStyle w:val="markedcontent"/>
                  <w:rFonts w:cstheme="minorHAnsi"/>
                  <w:b w:val="0"/>
                  <w:bCs w:val="0"/>
                </w:rPr>
                <w:delText xml:space="preserve">3b </w:delText>
              </w:r>
            </w:del>
          </w:p>
        </w:tc>
        <w:tc>
          <w:tcPr>
            <w:tcW w:w="1352" w:type="pct"/>
          </w:tcPr>
          <w:p w14:paraId="633C94BB" w14:textId="04B4C3A1" w:rsidR="0022680B" w:rsidRPr="0045042C" w:rsidDel="00AC4AE7" w:rsidRDefault="0022680B" w:rsidP="00AC4AE7">
            <w:pPr>
              <w:cnfStyle w:val="000000100000" w:firstRow="0" w:lastRow="0" w:firstColumn="0" w:lastColumn="0" w:oddVBand="0" w:evenVBand="0" w:oddHBand="1" w:evenHBand="0" w:firstRowFirstColumn="0" w:firstRowLastColumn="0" w:lastRowFirstColumn="0" w:lastRowLastColumn="0"/>
              <w:rPr>
                <w:del w:id="572" w:author="Jarema Piekutowski" w:date="2022-09-08T08:48:00Z"/>
                <w:rStyle w:val="markedcontent"/>
                <w:rFonts w:cstheme="minorHAnsi"/>
              </w:rPr>
              <w:pPrChange w:id="573"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574" w:author="Jarema Piekutowski" w:date="2022-09-08T08:48:00Z">
              <w:r w:rsidRPr="0045042C" w:rsidDel="00AC4AE7">
                <w:rPr>
                  <w:rStyle w:val="markedcontent"/>
                  <w:rFonts w:cstheme="minorHAnsi"/>
                </w:rPr>
                <w:delText>Trzy wskaźniki produktu w PI 3b są ze sobą ściśle powiązane. Aktualna wartość realizacji stanowi 68% wartości docelowej, zaś wartość szacowana na podstawie UoD stanowi ponad 98%. Ponadto trwa nabór projektów do Działania 1.2.</w:delText>
              </w:r>
            </w:del>
          </w:p>
        </w:tc>
        <w:tc>
          <w:tcPr>
            <w:tcW w:w="1388" w:type="pct"/>
          </w:tcPr>
          <w:p w14:paraId="2622C857" w14:textId="10F3E0FA" w:rsidR="0022680B" w:rsidRPr="0045042C" w:rsidDel="00AC4AE7" w:rsidRDefault="0022680B" w:rsidP="00AC4AE7">
            <w:pPr>
              <w:cnfStyle w:val="000000100000" w:firstRow="0" w:lastRow="0" w:firstColumn="0" w:lastColumn="0" w:oddVBand="0" w:evenVBand="0" w:oddHBand="1" w:evenHBand="0" w:firstRowFirstColumn="0" w:firstRowLastColumn="0" w:lastRowFirstColumn="0" w:lastRowLastColumn="0"/>
              <w:rPr>
                <w:del w:id="575" w:author="Jarema Piekutowski" w:date="2022-09-08T08:48:00Z"/>
                <w:rStyle w:val="markedcontent"/>
                <w:rFonts w:cstheme="minorHAnsi"/>
              </w:rPr>
              <w:pPrChange w:id="576"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577" w:author="Jarema Piekutowski" w:date="2022-09-08T08:48:00Z">
              <w:r w:rsidRPr="0045042C" w:rsidDel="00AC4AE7">
                <w:rPr>
                  <w:rStyle w:val="markedcontent"/>
                  <w:rFonts w:cstheme="minorHAnsi"/>
                </w:rPr>
                <w:delText>Nie ma zagrożenia dla osiągnięcia 85% wartości docelowej wskaźnika. W wyniku rozstrzygnięcia konkursu w Działaniu 1.2 i zawarcie kolejnych UoD, wartość końcowa przekroczy 115%.</w:delText>
              </w:r>
            </w:del>
          </w:p>
        </w:tc>
        <w:tc>
          <w:tcPr>
            <w:tcW w:w="1425" w:type="pct"/>
          </w:tcPr>
          <w:p w14:paraId="1F6C757E" w14:textId="2585B2DF" w:rsidR="0022680B" w:rsidRPr="0045042C" w:rsidDel="00AC4AE7" w:rsidRDefault="0022680B" w:rsidP="00AC4AE7">
            <w:pPr>
              <w:cnfStyle w:val="000000100000" w:firstRow="0" w:lastRow="0" w:firstColumn="0" w:lastColumn="0" w:oddVBand="0" w:evenVBand="0" w:oddHBand="1" w:evenHBand="0" w:firstRowFirstColumn="0" w:firstRowLastColumn="0" w:lastRowFirstColumn="0" w:lastRowLastColumn="0"/>
              <w:rPr>
                <w:del w:id="578" w:author="Jarema Piekutowski" w:date="2022-09-08T08:48:00Z"/>
                <w:rStyle w:val="markedcontent"/>
                <w:rFonts w:cstheme="minorHAnsi"/>
              </w:rPr>
              <w:pPrChange w:id="579"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commentRangeStart w:id="580"/>
            <w:del w:id="581" w:author="Jarema Piekutowski" w:date="2022-09-08T08:48:00Z">
              <w:r w:rsidRPr="0045042C" w:rsidDel="00AC4AE7">
                <w:rPr>
                  <w:rStyle w:val="markedcontent"/>
                  <w:rFonts w:cstheme="minorHAnsi"/>
                </w:rPr>
                <w:delText xml:space="preserve">Zakładamy, że konkurs w ramach Działania 1.2 zostanie rozstrzygnięty w trakcie trwania ewaluacji. W związku z tym hipoteza zostanie zweryfikowana przede wszystkim w oparciu o dane faktyczne, zaś zakres szacowania (i związanej z tym niepewności) zostanie istotnie zmniejszony. Na podstawie liczby podpisanych UoD oraz informacji o zakładanych wskaźnikach w dofinansowanych projektach obliczony zostanie planowany stopień realizacji wskaźników programowych. </w:delText>
              </w:r>
              <w:commentRangeEnd w:id="580"/>
              <w:r w:rsidR="000256EB" w:rsidDel="00AC4AE7">
                <w:rPr>
                  <w:rStyle w:val="Odwoaniedokomentarza"/>
                </w:rPr>
                <w:commentReference w:id="580"/>
              </w:r>
            </w:del>
          </w:p>
        </w:tc>
      </w:tr>
      <w:tr w:rsidR="0022680B" w:rsidRPr="005204C3" w:rsidDel="00AC4AE7" w14:paraId="5A33591F" w14:textId="5393575D" w:rsidTr="00AC50F9">
        <w:trPr>
          <w:del w:id="582"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3278016B" w14:textId="65EA8251" w:rsidR="0022680B" w:rsidRPr="00CA0968" w:rsidDel="00AC4AE7" w:rsidRDefault="0022680B" w:rsidP="00AC4AE7">
            <w:pPr>
              <w:rPr>
                <w:del w:id="583" w:author="Jarema Piekutowski" w:date="2022-09-08T08:48:00Z"/>
                <w:rStyle w:val="markedcontent"/>
                <w:rFonts w:cstheme="minorHAnsi"/>
                <w:b w:val="0"/>
                <w:bCs w:val="0"/>
              </w:rPr>
              <w:pPrChange w:id="584" w:author="Jarema Piekutowski" w:date="2022-09-08T08:48:00Z">
                <w:pPr>
                  <w:spacing w:line="276" w:lineRule="auto"/>
                </w:pPr>
              </w:pPrChange>
            </w:pPr>
            <w:del w:id="585" w:author="Jarema Piekutowski" w:date="2022-09-08T08:48:00Z">
              <w:r w:rsidDel="00AC4AE7">
                <w:rPr>
                  <w:rStyle w:val="markedcontent"/>
                  <w:rFonts w:cstheme="minorHAnsi"/>
                  <w:b w:val="0"/>
                  <w:bCs w:val="0"/>
                </w:rPr>
                <w:delText xml:space="preserve">3b </w:delText>
              </w:r>
            </w:del>
          </w:p>
        </w:tc>
        <w:tc>
          <w:tcPr>
            <w:tcW w:w="1352" w:type="pct"/>
          </w:tcPr>
          <w:p w14:paraId="40DB396B" w14:textId="06A23CBA" w:rsidR="0022680B" w:rsidRPr="0045042C" w:rsidDel="00AC4AE7" w:rsidRDefault="0022680B" w:rsidP="00AC4AE7">
            <w:pPr>
              <w:cnfStyle w:val="000000000000" w:firstRow="0" w:lastRow="0" w:firstColumn="0" w:lastColumn="0" w:oddVBand="0" w:evenVBand="0" w:oddHBand="0" w:evenHBand="0" w:firstRowFirstColumn="0" w:firstRowLastColumn="0" w:lastRowFirstColumn="0" w:lastRowLastColumn="0"/>
              <w:rPr>
                <w:del w:id="586" w:author="Jarema Piekutowski" w:date="2022-09-08T08:48:00Z"/>
                <w:rStyle w:val="markedcontent"/>
                <w:rFonts w:cstheme="minorHAnsi"/>
              </w:rPr>
              <w:pPrChange w:id="587"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commentRangeStart w:id="588"/>
            <w:del w:id="589" w:author="Jarema Piekutowski" w:date="2022-09-08T08:48:00Z">
              <w:r w:rsidRPr="0045042C" w:rsidDel="00AC4AE7">
                <w:rPr>
                  <w:rStyle w:val="markedcontent"/>
                  <w:rFonts w:cstheme="minorHAnsi"/>
                </w:rPr>
                <w:delText xml:space="preserve">Poziom realizacji wskaźników na poziomie projektów </w:delText>
              </w:r>
              <w:commentRangeEnd w:id="588"/>
              <w:r w:rsidR="000256EB" w:rsidDel="00AC4AE7">
                <w:rPr>
                  <w:rStyle w:val="Odwoaniedokomentarza"/>
                </w:rPr>
                <w:commentReference w:id="588"/>
              </w:r>
              <w:r w:rsidRPr="0045042C" w:rsidDel="00AC4AE7">
                <w:rPr>
                  <w:rStyle w:val="markedcontent"/>
                  <w:rFonts w:cstheme="minorHAnsi"/>
                </w:rPr>
                <w:delText>jest zgodny z założeniami.</w:delText>
              </w:r>
            </w:del>
          </w:p>
        </w:tc>
        <w:tc>
          <w:tcPr>
            <w:tcW w:w="1388" w:type="pct"/>
          </w:tcPr>
          <w:p w14:paraId="353685A7" w14:textId="7361E693" w:rsidR="0022680B" w:rsidRPr="0045042C" w:rsidDel="00AC4AE7" w:rsidRDefault="0022680B" w:rsidP="00AC4AE7">
            <w:pPr>
              <w:cnfStyle w:val="000000000000" w:firstRow="0" w:lastRow="0" w:firstColumn="0" w:lastColumn="0" w:oddVBand="0" w:evenVBand="0" w:oddHBand="0" w:evenHBand="0" w:firstRowFirstColumn="0" w:firstRowLastColumn="0" w:lastRowFirstColumn="0" w:lastRowLastColumn="0"/>
              <w:rPr>
                <w:del w:id="590" w:author="Jarema Piekutowski" w:date="2022-09-08T08:48:00Z"/>
                <w:rStyle w:val="markedcontent"/>
                <w:rFonts w:cstheme="minorHAnsi"/>
              </w:rPr>
              <w:pPrChange w:id="591"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commentRangeStart w:id="592"/>
            <w:del w:id="593" w:author="Jarema Piekutowski" w:date="2022-09-08T08:48:00Z">
              <w:r w:rsidRPr="0045042C" w:rsidDel="00AC4AE7">
                <w:rPr>
                  <w:rStyle w:val="markedcontent"/>
                  <w:rFonts w:cstheme="minorHAnsi"/>
                </w:rPr>
                <w:delText xml:space="preserve">W niewielkim odsetku projektów zakładane wskaźniki nie są realizowane. </w:delText>
              </w:r>
              <w:commentRangeEnd w:id="592"/>
              <w:r w:rsidR="00D02FCE" w:rsidDel="00AC4AE7">
                <w:rPr>
                  <w:rStyle w:val="Odwoaniedokomentarza"/>
                </w:rPr>
                <w:commentReference w:id="592"/>
              </w:r>
              <w:r w:rsidRPr="0045042C" w:rsidDel="00AC4AE7">
                <w:rPr>
                  <w:rStyle w:val="markedcontent"/>
                  <w:rFonts w:cstheme="minorHAnsi"/>
                </w:rPr>
                <w:delText xml:space="preserve">Dzięki temu poziom realizacji wskaźników w PI 3b będzie zgodny z wartością szacowaną na podstawie UoD. </w:delText>
              </w:r>
            </w:del>
          </w:p>
        </w:tc>
        <w:tc>
          <w:tcPr>
            <w:tcW w:w="1425" w:type="pct"/>
          </w:tcPr>
          <w:p w14:paraId="07B231F6" w14:textId="1C005396" w:rsidR="0022680B" w:rsidRPr="0045042C" w:rsidDel="00AC4AE7" w:rsidRDefault="0022680B" w:rsidP="00AC4AE7">
            <w:pPr>
              <w:cnfStyle w:val="000000000000" w:firstRow="0" w:lastRow="0" w:firstColumn="0" w:lastColumn="0" w:oddVBand="0" w:evenVBand="0" w:oddHBand="0" w:evenHBand="0" w:firstRowFirstColumn="0" w:firstRowLastColumn="0" w:lastRowFirstColumn="0" w:lastRowLastColumn="0"/>
              <w:rPr>
                <w:del w:id="594" w:author="Jarema Piekutowski" w:date="2022-09-08T08:48:00Z"/>
                <w:rStyle w:val="markedcontent"/>
                <w:rFonts w:cstheme="minorHAnsi"/>
              </w:rPr>
              <w:pPrChange w:id="595"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596" w:author="Jarema Piekutowski" w:date="2022-09-08T08:48:00Z">
              <w:r w:rsidRPr="0045042C" w:rsidDel="00AC4AE7">
                <w:rPr>
                  <w:rStyle w:val="markedcontent"/>
                  <w:rFonts w:cstheme="minorHAnsi"/>
                </w:rPr>
                <w:delText xml:space="preserve">Hipoteza ta zostanie zweryfikowana w trakcie dalszej analizy desk reserach. Ponadto w trakcie IDI z IZ i IP (PARP), a także w trakcie badania ilościowego z beneficjentami, zweryfikowane zostanie, </w:delText>
              </w:r>
              <w:commentRangeStart w:id="597"/>
              <w:r w:rsidRPr="0045042C" w:rsidDel="00AC4AE7">
                <w:rPr>
                  <w:rStyle w:val="markedcontent"/>
                  <w:rFonts w:cstheme="minorHAnsi"/>
                </w:rPr>
                <w:delText>czy faktycznie w projektach niezakończonych identyfikuje się ryzyko nieosiągnięcia wartości docelowych.</w:delText>
              </w:r>
              <w:commentRangeEnd w:id="597"/>
              <w:r w:rsidR="00A50B6D" w:rsidDel="00AC4AE7">
                <w:rPr>
                  <w:rStyle w:val="Odwoaniedokomentarza"/>
                </w:rPr>
                <w:commentReference w:id="597"/>
              </w:r>
            </w:del>
          </w:p>
        </w:tc>
      </w:tr>
      <w:tr w:rsidR="0022680B" w:rsidRPr="005204C3" w:rsidDel="00AC4AE7" w14:paraId="4406D2A6" w14:textId="502F7E3D" w:rsidTr="00AC50F9">
        <w:trPr>
          <w:cnfStyle w:val="000000100000" w:firstRow="0" w:lastRow="0" w:firstColumn="0" w:lastColumn="0" w:oddVBand="0" w:evenVBand="0" w:oddHBand="1" w:evenHBand="0" w:firstRowFirstColumn="0" w:firstRowLastColumn="0" w:lastRowFirstColumn="0" w:lastRowLastColumn="0"/>
          <w:del w:id="598"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7EEEE149" w14:textId="40129818" w:rsidR="0022680B" w:rsidRPr="00CA0968" w:rsidDel="00AC4AE7" w:rsidRDefault="0022680B" w:rsidP="00AC4AE7">
            <w:pPr>
              <w:rPr>
                <w:del w:id="599" w:author="Jarema Piekutowski" w:date="2022-09-08T08:48:00Z"/>
                <w:rStyle w:val="markedcontent"/>
                <w:rFonts w:cstheme="minorHAnsi"/>
                <w:b w:val="0"/>
                <w:bCs w:val="0"/>
              </w:rPr>
              <w:pPrChange w:id="600" w:author="Jarema Piekutowski" w:date="2022-09-08T08:48:00Z">
                <w:pPr>
                  <w:spacing w:line="276" w:lineRule="auto"/>
                </w:pPr>
              </w:pPrChange>
            </w:pPr>
            <w:del w:id="601" w:author="Jarema Piekutowski" w:date="2022-09-08T08:48:00Z">
              <w:r w:rsidDel="00AC4AE7">
                <w:rPr>
                  <w:rStyle w:val="markedcontent"/>
                  <w:rFonts w:cstheme="minorHAnsi"/>
                  <w:b w:val="0"/>
                  <w:bCs w:val="0"/>
                </w:rPr>
                <w:delText xml:space="preserve">3b </w:delText>
              </w:r>
            </w:del>
          </w:p>
        </w:tc>
        <w:tc>
          <w:tcPr>
            <w:tcW w:w="1352" w:type="pct"/>
          </w:tcPr>
          <w:p w14:paraId="2D45A45B" w14:textId="42344B4A" w:rsidR="0022680B" w:rsidRPr="0045042C" w:rsidDel="00AC4AE7" w:rsidRDefault="0022680B" w:rsidP="00AC4AE7">
            <w:pPr>
              <w:cnfStyle w:val="000000100000" w:firstRow="0" w:lastRow="0" w:firstColumn="0" w:lastColumn="0" w:oddVBand="0" w:evenVBand="0" w:oddHBand="1" w:evenHBand="0" w:firstRowFirstColumn="0" w:firstRowLastColumn="0" w:lastRowFirstColumn="0" w:lastRowLastColumn="0"/>
              <w:rPr>
                <w:del w:id="602" w:author="Jarema Piekutowski" w:date="2022-09-08T08:48:00Z"/>
                <w:rStyle w:val="markedcontent"/>
                <w:rFonts w:cstheme="minorHAnsi"/>
              </w:rPr>
              <w:pPrChange w:id="603"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04" w:author="Jarema Piekutowski" w:date="2022-09-08T08:48:00Z">
              <w:r w:rsidRPr="0045042C" w:rsidDel="00AC4AE7">
                <w:rPr>
                  <w:rStyle w:val="markedcontent"/>
                  <w:rFonts w:cstheme="minorHAnsi"/>
                </w:rPr>
                <w:delText xml:space="preserve">Aktualna wartość wskaźnika </w:delText>
              </w:r>
              <w:r w:rsidRPr="0045042C" w:rsidDel="00AC4AE7">
                <w:rPr>
                  <w:rFonts w:cstheme="minorHAnsi"/>
                </w:rPr>
                <w:delText xml:space="preserve">Inwestycje prywatne uzupełniające wsparcie publiczne dla przedsiębiorstw (dotacje) (CI6) </w:delText>
              </w:r>
              <w:r w:rsidRPr="0045042C" w:rsidDel="00AC4AE7">
                <w:delText>wynosi jedynie 49% wartości docelowej, jednak wartość szacowana stanowi aż 139%. Ponadto w wyniku rozstrzygnięcia trwającego naboru podpisane zostaną kolejne UoD.</w:delText>
              </w:r>
            </w:del>
          </w:p>
        </w:tc>
        <w:tc>
          <w:tcPr>
            <w:tcW w:w="1388" w:type="pct"/>
          </w:tcPr>
          <w:p w14:paraId="63BF1431" w14:textId="1F63ACE7" w:rsidR="0022680B" w:rsidRPr="0045042C" w:rsidDel="00AC4AE7" w:rsidRDefault="0022680B" w:rsidP="00AC4AE7">
            <w:pPr>
              <w:cnfStyle w:val="000000100000" w:firstRow="0" w:lastRow="0" w:firstColumn="0" w:lastColumn="0" w:oddVBand="0" w:evenVBand="0" w:oddHBand="1" w:evenHBand="0" w:firstRowFirstColumn="0" w:firstRowLastColumn="0" w:lastRowFirstColumn="0" w:lastRowLastColumn="0"/>
              <w:rPr>
                <w:del w:id="605" w:author="Jarema Piekutowski" w:date="2022-09-08T08:48:00Z"/>
                <w:rStyle w:val="markedcontent"/>
                <w:rFonts w:cstheme="minorHAnsi"/>
              </w:rPr>
              <w:pPrChange w:id="606"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07" w:author="Jarema Piekutowski" w:date="2022-09-08T08:48:00Z">
              <w:r w:rsidRPr="0045042C" w:rsidDel="00AC4AE7">
                <w:rPr>
                  <w:rStyle w:val="markedcontent"/>
                  <w:rFonts w:cstheme="minorHAnsi"/>
                </w:rPr>
                <w:delText>Wartość końcowa wskaźnika wyraźnie przekroczy 115%.</w:delText>
              </w:r>
            </w:del>
          </w:p>
        </w:tc>
        <w:tc>
          <w:tcPr>
            <w:tcW w:w="1425" w:type="pct"/>
          </w:tcPr>
          <w:p w14:paraId="3476938A" w14:textId="559BAC58" w:rsidR="0022680B" w:rsidRPr="0045042C" w:rsidDel="00AC4AE7" w:rsidRDefault="0022680B" w:rsidP="00AC4AE7">
            <w:pPr>
              <w:cnfStyle w:val="000000100000" w:firstRow="0" w:lastRow="0" w:firstColumn="0" w:lastColumn="0" w:oddVBand="0" w:evenVBand="0" w:oddHBand="1" w:evenHBand="0" w:firstRowFirstColumn="0" w:firstRowLastColumn="0" w:lastRowFirstColumn="0" w:lastRowLastColumn="0"/>
              <w:rPr>
                <w:del w:id="608" w:author="Jarema Piekutowski" w:date="2022-09-08T08:48:00Z"/>
                <w:rStyle w:val="markedcontent"/>
                <w:rFonts w:cstheme="minorHAnsi"/>
              </w:rPr>
              <w:pPrChange w:id="609"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commentRangeStart w:id="610"/>
            <w:del w:id="611" w:author="Jarema Piekutowski" w:date="2022-09-08T08:48:00Z">
              <w:r w:rsidRPr="0045042C" w:rsidDel="00AC4AE7">
                <w:rPr>
                  <w:rStyle w:val="markedcontent"/>
                  <w:rFonts w:cstheme="minorHAnsi"/>
                </w:rPr>
                <w:delText xml:space="preserve">Zostanie to zweryfikowane </w:delText>
              </w:r>
              <w:commentRangeEnd w:id="610"/>
              <w:r w:rsidR="001E4845" w:rsidDel="00AC4AE7">
                <w:rPr>
                  <w:rStyle w:val="Odwoaniedokomentarza"/>
                </w:rPr>
                <w:commentReference w:id="610"/>
              </w:r>
              <w:r w:rsidRPr="0045042C" w:rsidDel="00AC4AE7">
                <w:rPr>
                  <w:rStyle w:val="markedcontent"/>
                  <w:rFonts w:cstheme="minorHAnsi"/>
                </w:rPr>
                <w:delText xml:space="preserve">na podstawie listy projektów, które otrzymają dofinansowanie i określonych w nich zakładanych wartości wskaźnika. </w:delText>
              </w:r>
            </w:del>
          </w:p>
        </w:tc>
      </w:tr>
      <w:tr w:rsidR="0022680B" w:rsidRPr="005204C3" w:rsidDel="00AC4AE7" w14:paraId="2E8542E4" w14:textId="36982729" w:rsidTr="00AC50F9">
        <w:trPr>
          <w:del w:id="612"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54CC0903" w14:textId="3F97A872" w:rsidR="0022680B" w:rsidRPr="0045042C" w:rsidDel="00AC4AE7" w:rsidRDefault="0022680B" w:rsidP="00AC4AE7">
            <w:pPr>
              <w:rPr>
                <w:del w:id="613" w:author="Jarema Piekutowski" w:date="2022-09-08T08:48:00Z"/>
                <w:rStyle w:val="markedcontent"/>
                <w:rFonts w:cstheme="minorHAnsi"/>
                <w:b w:val="0"/>
                <w:bCs w:val="0"/>
              </w:rPr>
              <w:pPrChange w:id="614" w:author="Jarema Piekutowski" w:date="2022-09-08T08:48:00Z">
                <w:pPr>
                  <w:spacing w:line="276" w:lineRule="auto"/>
                </w:pPr>
              </w:pPrChange>
            </w:pPr>
            <w:del w:id="615" w:author="Jarema Piekutowski" w:date="2022-09-08T08:48:00Z">
              <w:r w:rsidRPr="0045042C" w:rsidDel="00AC4AE7">
                <w:rPr>
                  <w:rStyle w:val="markedcontent"/>
                  <w:rFonts w:cstheme="minorHAnsi"/>
                  <w:b w:val="0"/>
                  <w:bCs w:val="0"/>
                </w:rPr>
                <w:delText xml:space="preserve">3c </w:delText>
              </w:r>
            </w:del>
          </w:p>
        </w:tc>
        <w:tc>
          <w:tcPr>
            <w:tcW w:w="1352" w:type="pct"/>
          </w:tcPr>
          <w:p w14:paraId="3282A8B5" w14:textId="21E1DD6D" w:rsidR="0022680B" w:rsidRPr="0045042C" w:rsidDel="00AC4AE7" w:rsidRDefault="0022680B" w:rsidP="00AC4AE7">
            <w:pPr>
              <w:cnfStyle w:val="000000000000" w:firstRow="0" w:lastRow="0" w:firstColumn="0" w:lastColumn="0" w:oddVBand="0" w:evenVBand="0" w:oddHBand="0" w:evenHBand="0" w:firstRowFirstColumn="0" w:firstRowLastColumn="0" w:lastRowFirstColumn="0" w:lastRowLastColumn="0"/>
              <w:rPr>
                <w:del w:id="616" w:author="Jarema Piekutowski" w:date="2022-09-08T08:48:00Z"/>
                <w:rStyle w:val="markedcontent"/>
                <w:rFonts w:cstheme="minorHAnsi"/>
              </w:rPr>
              <w:pPrChange w:id="617"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618" w:author="Jarema Piekutowski" w:date="2022-09-08T08:48:00Z">
              <w:r w:rsidRPr="0045042C" w:rsidDel="00AC4AE7">
                <w:rPr>
                  <w:rStyle w:val="markedcontent"/>
                  <w:rFonts w:cstheme="minorHAnsi"/>
                </w:rPr>
                <w:delText xml:space="preserve">Wartości docelowe wskaźników Liczba przedsiębiorstw otrzymujących wsparcie oraz Liczba przedsiębiorstw otrzymujących dotacje są już obecnie wyraźnie przekroczone. Poziom ten będzie jeszcze wyższy po zakończeniu realizacji projektów. </w:delText>
              </w:r>
            </w:del>
          </w:p>
        </w:tc>
        <w:tc>
          <w:tcPr>
            <w:tcW w:w="1388" w:type="pct"/>
          </w:tcPr>
          <w:p w14:paraId="598F01D1" w14:textId="6E24EA06" w:rsidR="0022680B" w:rsidRPr="0045042C" w:rsidDel="00AC4AE7" w:rsidRDefault="0022680B" w:rsidP="00AC4AE7">
            <w:pPr>
              <w:cnfStyle w:val="000000000000" w:firstRow="0" w:lastRow="0" w:firstColumn="0" w:lastColumn="0" w:oddVBand="0" w:evenVBand="0" w:oddHBand="0" w:evenHBand="0" w:firstRowFirstColumn="0" w:firstRowLastColumn="0" w:lastRowFirstColumn="0" w:lastRowLastColumn="0"/>
              <w:rPr>
                <w:del w:id="619" w:author="Jarema Piekutowski" w:date="2022-09-08T08:48:00Z"/>
                <w:rStyle w:val="markedcontent"/>
                <w:rFonts w:cstheme="minorHAnsi"/>
              </w:rPr>
              <w:pPrChange w:id="620"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commentRangeStart w:id="621"/>
            <w:del w:id="622" w:author="Jarema Piekutowski" w:date="2022-09-08T08:48:00Z">
              <w:r w:rsidRPr="0045042C" w:rsidDel="00AC4AE7">
                <w:rPr>
                  <w:rStyle w:val="markedcontent"/>
                  <w:rFonts w:cstheme="minorHAnsi"/>
                </w:rPr>
                <w:delText>Powodem wyraźnego przekroczenia wartości docelowych tych wskaźników jest dodanie Działania 1.5, którego projekty realizowały te wskaźniki.</w:delText>
              </w:r>
              <w:commentRangeEnd w:id="621"/>
              <w:r w:rsidR="00D92095" w:rsidDel="00AC4AE7">
                <w:rPr>
                  <w:rStyle w:val="Odwoaniedokomentarza"/>
                </w:rPr>
                <w:commentReference w:id="621"/>
              </w:r>
            </w:del>
          </w:p>
        </w:tc>
        <w:tc>
          <w:tcPr>
            <w:tcW w:w="1425" w:type="pct"/>
          </w:tcPr>
          <w:p w14:paraId="5E459580" w14:textId="0D1D42CB" w:rsidR="0022680B" w:rsidRPr="0045042C" w:rsidDel="00AC4AE7" w:rsidRDefault="0022680B" w:rsidP="00AC4AE7">
            <w:pPr>
              <w:cnfStyle w:val="000000000000" w:firstRow="0" w:lastRow="0" w:firstColumn="0" w:lastColumn="0" w:oddVBand="0" w:evenVBand="0" w:oddHBand="0" w:evenHBand="0" w:firstRowFirstColumn="0" w:firstRowLastColumn="0" w:lastRowFirstColumn="0" w:lastRowLastColumn="0"/>
              <w:rPr>
                <w:del w:id="623" w:author="Jarema Piekutowski" w:date="2022-09-08T08:48:00Z"/>
                <w:rStyle w:val="markedcontent"/>
                <w:rFonts w:cstheme="minorHAnsi"/>
              </w:rPr>
              <w:pPrChange w:id="624"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commentRangeStart w:id="625"/>
            <w:del w:id="626" w:author="Jarema Piekutowski" w:date="2022-09-08T08:48:00Z">
              <w:r w:rsidRPr="0045042C" w:rsidDel="00AC4AE7">
                <w:rPr>
                  <w:rStyle w:val="markedcontent"/>
                  <w:rFonts w:cstheme="minorHAnsi"/>
                </w:rPr>
                <w:delText xml:space="preserve">Weryfikacja tej hipotezy nastąpi na podstawie analizy metodologii sposobu szacowania wartości wskaźników, w trakcie analizy danych z SL, </w:delText>
              </w:r>
              <w:commentRangeEnd w:id="625"/>
              <w:r w:rsidR="0012638D" w:rsidDel="00AC4AE7">
                <w:rPr>
                  <w:rStyle w:val="Odwoaniedokomentarza"/>
                </w:rPr>
                <w:commentReference w:id="625"/>
              </w:r>
              <w:r w:rsidRPr="0045042C" w:rsidDel="00AC4AE7">
                <w:rPr>
                  <w:rStyle w:val="markedcontent"/>
                  <w:rFonts w:cstheme="minorHAnsi"/>
                </w:rPr>
                <w:delText>a także potwierdzone/podważone na podstawie IDI z przedstawicielami IZ i IP.</w:delText>
              </w:r>
            </w:del>
          </w:p>
        </w:tc>
      </w:tr>
      <w:tr w:rsidR="0022680B" w:rsidRPr="005204C3" w:rsidDel="00AC4AE7" w14:paraId="59583DA5" w14:textId="24A9EE47" w:rsidTr="00AC50F9">
        <w:trPr>
          <w:cnfStyle w:val="000000100000" w:firstRow="0" w:lastRow="0" w:firstColumn="0" w:lastColumn="0" w:oddVBand="0" w:evenVBand="0" w:oddHBand="1" w:evenHBand="0" w:firstRowFirstColumn="0" w:firstRowLastColumn="0" w:lastRowFirstColumn="0" w:lastRowLastColumn="0"/>
          <w:del w:id="627"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4963F42D" w14:textId="0B8F5F4B" w:rsidR="0022680B" w:rsidRPr="0045042C" w:rsidDel="00AC4AE7" w:rsidRDefault="0022680B" w:rsidP="00AC4AE7">
            <w:pPr>
              <w:rPr>
                <w:del w:id="628" w:author="Jarema Piekutowski" w:date="2022-09-08T08:48:00Z"/>
                <w:rStyle w:val="markedcontent"/>
                <w:rFonts w:cstheme="minorHAnsi"/>
                <w:b w:val="0"/>
                <w:bCs w:val="0"/>
              </w:rPr>
              <w:pPrChange w:id="629" w:author="Jarema Piekutowski" w:date="2022-09-08T08:48:00Z">
                <w:pPr>
                  <w:spacing w:line="276" w:lineRule="auto"/>
                </w:pPr>
              </w:pPrChange>
            </w:pPr>
            <w:del w:id="630" w:author="Jarema Piekutowski" w:date="2022-09-08T08:48:00Z">
              <w:r w:rsidRPr="0045042C" w:rsidDel="00AC4AE7">
                <w:rPr>
                  <w:rStyle w:val="markedcontent"/>
                  <w:rFonts w:cstheme="minorHAnsi"/>
                  <w:b w:val="0"/>
                  <w:bCs w:val="0"/>
                </w:rPr>
                <w:delText xml:space="preserve">3c </w:delText>
              </w:r>
            </w:del>
          </w:p>
        </w:tc>
        <w:tc>
          <w:tcPr>
            <w:tcW w:w="1352" w:type="pct"/>
          </w:tcPr>
          <w:p w14:paraId="1A9B49E7" w14:textId="51234FDE" w:rsidR="0022680B" w:rsidRPr="0045042C" w:rsidDel="00AC4AE7" w:rsidRDefault="0022680B" w:rsidP="00AC4AE7">
            <w:pPr>
              <w:cnfStyle w:val="000000100000" w:firstRow="0" w:lastRow="0" w:firstColumn="0" w:lastColumn="0" w:oddVBand="0" w:evenVBand="0" w:oddHBand="1" w:evenHBand="0" w:firstRowFirstColumn="0" w:firstRowLastColumn="0" w:lastRowFirstColumn="0" w:lastRowLastColumn="0"/>
              <w:rPr>
                <w:del w:id="631" w:author="Jarema Piekutowski" w:date="2022-09-08T08:48:00Z"/>
                <w:rStyle w:val="markedcontent"/>
                <w:rFonts w:cstheme="minorHAnsi"/>
              </w:rPr>
              <w:pPrChange w:id="632"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33" w:author="Jarema Piekutowski" w:date="2022-09-08T08:48:00Z">
              <w:r w:rsidRPr="0045042C" w:rsidDel="00AC4AE7">
                <w:rPr>
                  <w:rStyle w:val="markedcontent"/>
                  <w:rFonts w:cstheme="minorHAnsi"/>
                </w:rPr>
                <w:delText>Aktualna wartość wskaźnika Inwestycje prywatne uzupełniające wsparcie publiczne dla przedsiębiorstw (dotacje) wynosi jedynie 80,6%.</w:delText>
              </w:r>
            </w:del>
          </w:p>
        </w:tc>
        <w:tc>
          <w:tcPr>
            <w:tcW w:w="1388" w:type="pct"/>
          </w:tcPr>
          <w:p w14:paraId="526ED771" w14:textId="645FB899" w:rsidR="0022680B" w:rsidRPr="0045042C" w:rsidDel="00AC4AE7" w:rsidRDefault="0022680B" w:rsidP="00AC4AE7">
            <w:pPr>
              <w:cnfStyle w:val="000000100000" w:firstRow="0" w:lastRow="0" w:firstColumn="0" w:lastColumn="0" w:oddVBand="0" w:evenVBand="0" w:oddHBand="1" w:evenHBand="0" w:firstRowFirstColumn="0" w:firstRowLastColumn="0" w:lastRowFirstColumn="0" w:lastRowLastColumn="0"/>
              <w:rPr>
                <w:del w:id="634" w:author="Jarema Piekutowski" w:date="2022-09-08T08:48:00Z"/>
                <w:rStyle w:val="markedcontent"/>
                <w:rFonts w:cstheme="minorHAnsi"/>
              </w:rPr>
              <w:pPrChange w:id="635"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36" w:author="Jarema Piekutowski" w:date="2022-09-08T08:48:00Z">
              <w:r w:rsidRPr="0045042C" w:rsidDel="00AC4AE7">
                <w:rPr>
                  <w:rStyle w:val="markedcontent"/>
                  <w:rFonts w:cstheme="minorHAnsi"/>
                </w:rPr>
                <w:delText xml:space="preserve">Istnieje ryzyko, że pomimo wartości szacowanej na podstawie UoD wynoszącej 135,5%, </w:delText>
              </w:r>
              <w:commentRangeStart w:id="637"/>
              <w:r w:rsidRPr="0045042C" w:rsidDel="00AC4AE7">
                <w:rPr>
                  <w:rStyle w:val="markedcontent"/>
                  <w:rFonts w:cstheme="minorHAnsi"/>
                </w:rPr>
                <w:delText xml:space="preserve">nie udało się osiągnąć zakładanej wartości docelowej. Wynikać to może w problemów przy realizacji projektów </w:delText>
              </w:r>
              <w:commentRangeEnd w:id="637"/>
              <w:r w:rsidR="00512733" w:rsidDel="00AC4AE7">
                <w:rPr>
                  <w:rStyle w:val="Odwoaniedokomentarza"/>
                </w:rPr>
                <w:commentReference w:id="637"/>
              </w:r>
              <w:commentRangeStart w:id="638"/>
              <w:r w:rsidRPr="0045042C" w:rsidDel="00AC4AE7">
                <w:rPr>
                  <w:rStyle w:val="markedcontent"/>
                  <w:rFonts w:cstheme="minorHAnsi"/>
                </w:rPr>
                <w:delText xml:space="preserve">(związanych z wojną w Ukrainie i konsekwencjami pandemii Covid-19) </w:delText>
              </w:r>
              <w:commentRangeEnd w:id="638"/>
              <w:r w:rsidR="0012638D" w:rsidDel="00AC4AE7">
                <w:rPr>
                  <w:rStyle w:val="Odwoaniedokomentarza"/>
                </w:rPr>
                <w:commentReference w:id="638"/>
              </w:r>
              <w:r w:rsidRPr="0045042C" w:rsidDel="00AC4AE7">
                <w:rPr>
                  <w:rStyle w:val="markedcontent"/>
                  <w:rFonts w:cstheme="minorHAnsi"/>
                </w:rPr>
                <w:delText>oraz rozwiązywaniem UoD.</w:delText>
              </w:r>
            </w:del>
          </w:p>
        </w:tc>
        <w:tc>
          <w:tcPr>
            <w:tcW w:w="1425" w:type="pct"/>
          </w:tcPr>
          <w:p w14:paraId="014BF08F" w14:textId="226C0288" w:rsidR="0022680B" w:rsidRPr="0045042C" w:rsidDel="00AC4AE7" w:rsidRDefault="0022680B" w:rsidP="00AC4AE7">
            <w:pPr>
              <w:cnfStyle w:val="000000100000" w:firstRow="0" w:lastRow="0" w:firstColumn="0" w:lastColumn="0" w:oddVBand="0" w:evenVBand="0" w:oddHBand="1" w:evenHBand="0" w:firstRowFirstColumn="0" w:firstRowLastColumn="0" w:lastRowFirstColumn="0" w:lastRowLastColumn="0"/>
              <w:rPr>
                <w:del w:id="639" w:author="Jarema Piekutowski" w:date="2022-09-08T08:48:00Z"/>
                <w:rStyle w:val="markedcontent"/>
                <w:rFonts w:cstheme="minorHAnsi"/>
              </w:rPr>
              <w:pPrChange w:id="640"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41" w:author="Jarema Piekutowski" w:date="2022-09-08T08:48:00Z">
              <w:r w:rsidRPr="0045042C" w:rsidDel="00AC4AE7">
                <w:rPr>
                  <w:rStyle w:val="markedcontent"/>
                  <w:rFonts w:cstheme="minorHAnsi"/>
                </w:rPr>
                <w:delText xml:space="preserve">Ryzyko rozwiązywania UoD związane z czynnikami zewnętrznymi (wojna, pandemia) zostanie zweryfikowane w trakcie prac terenowych – przede wszystkim badania ilościowego beneficjentów Osi I. </w:delText>
              </w:r>
            </w:del>
          </w:p>
        </w:tc>
      </w:tr>
      <w:tr w:rsidR="0022680B" w:rsidRPr="005204C3" w:rsidDel="00AC4AE7" w14:paraId="27DC383C" w14:textId="3973F0BE" w:rsidTr="00AC50F9">
        <w:trPr>
          <w:del w:id="642"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2941B66A" w14:textId="394C1AF9" w:rsidR="0022680B" w:rsidDel="00AC4AE7" w:rsidRDefault="0022680B" w:rsidP="00AC4AE7">
            <w:pPr>
              <w:rPr>
                <w:del w:id="643" w:author="Jarema Piekutowski" w:date="2022-09-08T08:48:00Z"/>
                <w:rStyle w:val="markedcontent"/>
                <w:rFonts w:cstheme="minorHAnsi"/>
                <w:b w:val="0"/>
                <w:bCs w:val="0"/>
              </w:rPr>
              <w:pPrChange w:id="644" w:author="Jarema Piekutowski" w:date="2022-09-08T08:48:00Z">
                <w:pPr>
                  <w:spacing w:line="276" w:lineRule="auto"/>
                </w:pPr>
              </w:pPrChange>
            </w:pPr>
            <w:del w:id="645" w:author="Jarema Piekutowski" w:date="2022-09-08T08:48:00Z">
              <w:r w:rsidDel="00AC4AE7">
                <w:rPr>
                  <w:rStyle w:val="markedcontent"/>
                  <w:rFonts w:cstheme="minorHAnsi"/>
                  <w:b w:val="0"/>
                  <w:bCs w:val="0"/>
                </w:rPr>
                <w:delText>4</w:delText>
              </w:r>
              <w:r w:rsidDel="00AC4AE7">
                <w:rPr>
                  <w:rStyle w:val="markedcontent"/>
                  <w:rFonts w:cstheme="minorHAnsi"/>
                </w:rPr>
                <w:delText>e</w:delText>
              </w:r>
            </w:del>
          </w:p>
        </w:tc>
        <w:tc>
          <w:tcPr>
            <w:tcW w:w="1352" w:type="pct"/>
          </w:tcPr>
          <w:p w14:paraId="58FFCCC9" w14:textId="6E02B94F" w:rsidR="0022680B" w:rsidRPr="00E10709" w:rsidDel="00AC4AE7" w:rsidRDefault="0022680B" w:rsidP="00AC4AE7">
            <w:pPr>
              <w:cnfStyle w:val="000000000000" w:firstRow="0" w:lastRow="0" w:firstColumn="0" w:lastColumn="0" w:oddVBand="0" w:evenVBand="0" w:oddHBand="0" w:evenHBand="0" w:firstRowFirstColumn="0" w:firstRowLastColumn="0" w:lastRowFirstColumn="0" w:lastRowLastColumn="0"/>
              <w:rPr>
                <w:del w:id="646" w:author="Jarema Piekutowski" w:date="2022-09-08T08:48:00Z"/>
                <w:rStyle w:val="markedcontent"/>
                <w:rFonts w:cstheme="minorHAnsi"/>
              </w:rPr>
              <w:pPrChange w:id="647"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648" w:author="Jarema Piekutowski" w:date="2022-09-08T08:48:00Z">
              <w:r w:rsidRPr="00E10709" w:rsidDel="00AC4AE7">
                <w:rPr>
                  <w:rStyle w:val="markedcontent"/>
                  <w:rFonts w:cstheme="minorHAnsi"/>
                </w:rPr>
                <w:delText>Prognozowana na podstawie UoD wartość docelowa wskaźnika Liczba zakupionych jednostek taboru pasażerskiego w publicznym transporcie zbiorowym komunikacji miejskiej będzie znacznie przekroczona i wyniesie 118,5%.</w:delText>
              </w:r>
            </w:del>
          </w:p>
        </w:tc>
        <w:tc>
          <w:tcPr>
            <w:tcW w:w="1388" w:type="pct"/>
          </w:tcPr>
          <w:p w14:paraId="68601169" w14:textId="0AF9A288"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649" w:author="Jarema Piekutowski" w:date="2022-09-08T08:48:00Z"/>
                <w:rStyle w:val="markedcontent"/>
                <w:rFonts w:cstheme="minorHAnsi"/>
              </w:rPr>
              <w:pPrChange w:id="650"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651" w:author="Jarema Piekutowski" w:date="2022-09-08T08:48:00Z">
              <w:r w:rsidDel="00AC4AE7">
                <w:rPr>
                  <w:rStyle w:val="markedcontent"/>
                  <w:rFonts w:cstheme="minorHAnsi"/>
                </w:rPr>
                <w:delText xml:space="preserve">1) Powodem prognozowanego znacznego przekroczenia wartości docelowej wskaźnika jest zakup taboru na potrzeby komunikacji miejskiej za niższe kwoty niż pierwotnie zakładano, co pozwoliło zakupić większą liczbę pojazdów. </w:delText>
              </w:r>
            </w:del>
          </w:p>
          <w:p w14:paraId="4888D38B" w14:textId="1F35675B" w:rsidR="0022680B" w:rsidRPr="00CA0968" w:rsidDel="00AC4AE7" w:rsidRDefault="0022680B" w:rsidP="00AC4AE7">
            <w:pPr>
              <w:cnfStyle w:val="000000000000" w:firstRow="0" w:lastRow="0" w:firstColumn="0" w:lastColumn="0" w:oddVBand="0" w:evenVBand="0" w:oddHBand="0" w:evenHBand="0" w:firstRowFirstColumn="0" w:firstRowLastColumn="0" w:lastRowFirstColumn="0" w:lastRowLastColumn="0"/>
              <w:rPr>
                <w:del w:id="652" w:author="Jarema Piekutowski" w:date="2022-09-08T08:48:00Z"/>
                <w:rStyle w:val="markedcontent"/>
                <w:rFonts w:cstheme="minorHAnsi"/>
              </w:rPr>
              <w:pPrChange w:id="653"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654" w:author="Jarema Piekutowski" w:date="2022-09-08T08:48:00Z">
              <w:r w:rsidDel="00AC4AE7">
                <w:rPr>
                  <w:rStyle w:val="markedcontent"/>
                  <w:rFonts w:cstheme="minorHAnsi"/>
                </w:rPr>
                <w:delText xml:space="preserve">2) Powodem </w:delText>
              </w:r>
              <w:r w:rsidRPr="002101E8" w:rsidDel="00AC4AE7">
                <w:rPr>
                  <w:rStyle w:val="markedcontent"/>
                  <w:rFonts w:cstheme="minorHAnsi"/>
                </w:rPr>
                <w:delText>prognozowanego znacznego przekroczenia wartości docelowej wskaźnika jest</w:delText>
              </w:r>
              <w:r w:rsidDel="00AC4AE7">
                <w:rPr>
                  <w:rStyle w:val="markedcontent"/>
                  <w:rFonts w:cstheme="minorHAnsi"/>
                </w:rPr>
                <w:delText xml:space="preserve"> zakup innego rodzaju pojazdów (napęd, pojemność), niż planowano na etapie koncepcji projektowych.</w:delText>
              </w:r>
            </w:del>
          </w:p>
        </w:tc>
        <w:tc>
          <w:tcPr>
            <w:tcW w:w="1425" w:type="pct"/>
          </w:tcPr>
          <w:p w14:paraId="442852A3" w14:textId="1B2A9041"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655" w:author="Jarema Piekutowski" w:date="2022-09-08T08:48:00Z"/>
                <w:rStyle w:val="markedcontent"/>
                <w:rFonts w:cstheme="minorHAnsi"/>
              </w:rPr>
              <w:pPrChange w:id="656"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657" w:author="Jarema Piekutowski" w:date="2022-09-08T08:48:00Z">
              <w:r w:rsidDel="00AC4AE7">
                <w:rPr>
                  <w:rStyle w:val="markedcontent"/>
                  <w:rFonts w:cstheme="minorHAnsi"/>
                </w:rPr>
                <w:delText>Desk research (dane monitoringowe SL, sprawozdania z realizacji Programu, dokumenty metodologiczne z szacowaniem wartości wskaźników POPW);</w:delText>
              </w:r>
            </w:del>
          </w:p>
          <w:p w14:paraId="59F71A92" w14:textId="7750E5AE"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658" w:author="Jarema Piekutowski" w:date="2022-09-08T08:48:00Z"/>
                <w:rStyle w:val="markedcontent"/>
                <w:rFonts w:cstheme="minorHAnsi"/>
              </w:rPr>
              <w:pPrChange w:id="659"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660" w:author="Jarema Piekutowski" w:date="2022-09-08T08:48:00Z">
              <w:r w:rsidDel="00AC4AE7">
                <w:rPr>
                  <w:rStyle w:val="markedcontent"/>
                  <w:rFonts w:cstheme="minorHAnsi"/>
                </w:rPr>
                <w:delText>Ewaluacja oparta na teorii;</w:delText>
              </w:r>
            </w:del>
          </w:p>
          <w:p w14:paraId="77C32755" w14:textId="06E0B1D4"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661" w:author="Jarema Piekutowski" w:date="2022-09-08T08:48:00Z"/>
                <w:rStyle w:val="markedcontent"/>
                <w:rFonts w:cstheme="minorHAnsi"/>
              </w:rPr>
              <w:pPrChange w:id="662"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663" w:author="Jarema Piekutowski" w:date="2022-09-08T08:48:00Z">
              <w:r w:rsidDel="00AC4AE7">
                <w:rPr>
                  <w:rStyle w:val="markedcontent"/>
                  <w:rFonts w:cstheme="minorHAnsi"/>
                </w:rPr>
                <w:delText>Wywiady pogłębione z IZ i IP;</w:delText>
              </w:r>
            </w:del>
          </w:p>
          <w:p w14:paraId="14C8CEFC" w14:textId="6CE17C6D"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664" w:author="Jarema Piekutowski" w:date="2022-09-08T08:48:00Z"/>
                <w:rStyle w:val="markedcontent"/>
                <w:rFonts w:cstheme="minorHAnsi"/>
              </w:rPr>
              <w:pPrChange w:id="665"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666" w:author="Jarema Piekutowski" w:date="2022-09-08T08:48:00Z">
              <w:r w:rsidDel="00AC4AE7">
                <w:rPr>
                  <w:rStyle w:val="markedcontent"/>
                  <w:rFonts w:cstheme="minorHAnsi"/>
                </w:rPr>
                <w:delText>Wywiady pogłębione z beneficjentami;</w:delText>
              </w:r>
            </w:del>
          </w:p>
          <w:p w14:paraId="76B94A9F" w14:textId="452AF3B5"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667" w:author="Jarema Piekutowski" w:date="2022-09-08T08:48:00Z"/>
                <w:rStyle w:val="markedcontent"/>
                <w:rFonts w:cstheme="minorHAnsi"/>
              </w:rPr>
              <w:pPrChange w:id="668"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669" w:author="Jarema Piekutowski" w:date="2022-09-08T08:48:00Z">
              <w:r w:rsidDel="00AC4AE7">
                <w:rPr>
                  <w:rStyle w:val="markedcontent"/>
                  <w:rFonts w:cstheme="minorHAnsi"/>
                </w:rPr>
                <w:delText>Panel ekspertów</w:delText>
              </w:r>
            </w:del>
          </w:p>
          <w:p w14:paraId="3D70B4FE" w14:textId="1BD44551" w:rsidR="0022680B" w:rsidRPr="00CA0968" w:rsidDel="00AC4AE7" w:rsidRDefault="0022680B" w:rsidP="00AC4AE7">
            <w:pPr>
              <w:cnfStyle w:val="000000000000" w:firstRow="0" w:lastRow="0" w:firstColumn="0" w:lastColumn="0" w:oddVBand="0" w:evenVBand="0" w:oddHBand="0" w:evenHBand="0" w:firstRowFirstColumn="0" w:firstRowLastColumn="0" w:lastRowFirstColumn="0" w:lastRowLastColumn="0"/>
              <w:rPr>
                <w:del w:id="670" w:author="Jarema Piekutowski" w:date="2022-09-08T08:48:00Z"/>
                <w:rStyle w:val="markedcontent"/>
                <w:rFonts w:cstheme="minorHAnsi"/>
              </w:rPr>
              <w:pPrChange w:id="671"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p>
        </w:tc>
      </w:tr>
      <w:tr w:rsidR="0022680B" w:rsidRPr="005204C3" w:rsidDel="00AC4AE7" w14:paraId="3D17A624" w14:textId="2C4B71FE" w:rsidTr="00AC50F9">
        <w:trPr>
          <w:cnfStyle w:val="000000100000" w:firstRow="0" w:lastRow="0" w:firstColumn="0" w:lastColumn="0" w:oddVBand="0" w:evenVBand="0" w:oddHBand="1" w:evenHBand="0" w:firstRowFirstColumn="0" w:firstRowLastColumn="0" w:lastRowFirstColumn="0" w:lastRowLastColumn="0"/>
          <w:del w:id="672"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466625F8" w14:textId="7F2F3309" w:rsidR="0022680B" w:rsidDel="00AC4AE7" w:rsidRDefault="0022680B" w:rsidP="00AC4AE7">
            <w:pPr>
              <w:rPr>
                <w:del w:id="673" w:author="Jarema Piekutowski" w:date="2022-09-08T08:48:00Z"/>
                <w:rStyle w:val="markedcontent"/>
                <w:rFonts w:cstheme="minorHAnsi"/>
                <w:b w:val="0"/>
                <w:bCs w:val="0"/>
              </w:rPr>
              <w:pPrChange w:id="674" w:author="Jarema Piekutowski" w:date="2022-09-08T08:48:00Z">
                <w:pPr>
                  <w:spacing w:line="276" w:lineRule="auto"/>
                </w:pPr>
              </w:pPrChange>
            </w:pPr>
            <w:del w:id="675" w:author="Jarema Piekutowski" w:date="2022-09-08T08:48:00Z">
              <w:r w:rsidDel="00AC4AE7">
                <w:rPr>
                  <w:rStyle w:val="markedcontent"/>
                  <w:rFonts w:cstheme="minorHAnsi"/>
                  <w:b w:val="0"/>
                  <w:bCs w:val="0"/>
                </w:rPr>
                <w:delText>4</w:delText>
              </w:r>
              <w:r w:rsidDel="00AC4AE7">
                <w:rPr>
                  <w:rStyle w:val="markedcontent"/>
                  <w:rFonts w:cstheme="minorHAnsi"/>
                </w:rPr>
                <w:delText>e</w:delText>
              </w:r>
            </w:del>
          </w:p>
        </w:tc>
        <w:tc>
          <w:tcPr>
            <w:tcW w:w="1352" w:type="pct"/>
          </w:tcPr>
          <w:p w14:paraId="57CB8292" w14:textId="3F26CFE7" w:rsidR="0022680B" w:rsidRPr="00E10709" w:rsidDel="00AC4AE7" w:rsidRDefault="0022680B" w:rsidP="00AC4AE7">
            <w:pPr>
              <w:cnfStyle w:val="000000100000" w:firstRow="0" w:lastRow="0" w:firstColumn="0" w:lastColumn="0" w:oddVBand="0" w:evenVBand="0" w:oddHBand="1" w:evenHBand="0" w:firstRowFirstColumn="0" w:firstRowLastColumn="0" w:lastRowFirstColumn="0" w:lastRowLastColumn="0"/>
              <w:rPr>
                <w:del w:id="676" w:author="Jarema Piekutowski" w:date="2022-09-08T08:48:00Z"/>
                <w:rStyle w:val="markedcontent"/>
                <w:rFonts w:cstheme="minorHAnsi"/>
              </w:rPr>
              <w:pPrChange w:id="677"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78" w:author="Jarema Piekutowski" w:date="2022-09-08T08:48:00Z">
              <w:r w:rsidRPr="00E10709" w:rsidDel="00AC4AE7">
                <w:rPr>
                  <w:rStyle w:val="markedcontent"/>
                  <w:rFonts w:cstheme="minorHAnsi"/>
                </w:rPr>
                <w:delText>Prognozowana na podstawie UoD wartość docelowa wskaźnika Całkowita długość nowych lub przebudowanych linii komunikacji miejskiej  będzie przekroczona i wyniesie 243,6%.</w:delText>
              </w:r>
            </w:del>
          </w:p>
        </w:tc>
        <w:tc>
          <w:tcPr>
            <w:tcW w:w="1388" w:type="pct"/>
          </w:tcPr>
          <w:p w14:paraId="355CEEF6" w14:textId="6E85CFEF" w:rsidR="0022680B" w:rsidRPr="00CA0968" w:rsidDel="00AC4AE7" w:rsidRDefault="0022680B" w:rsidP="00AC4AE7">
            <w:pPr>
              <w:cnfStyle w:val="000000100000" w:firstRow="0" w:lastRow="0" w:firstColumn="0" w:lastColumn="0" w:oddVBand="0" w:evenVBand="0" w:oddHBand="1" w:evenHBand="0" w:firstRowFirstColumn="0" w:firstRowLastColumn="0" w:lastRowFirstColumn="0" w:lastRowLastColumn="0"/>
              <w:rPr>
                <w:del w:id="679" w:author="Jarema Piekutowski" w:date="2022-09-08T08:48:00Z"/>
                <w:rStyle w:val="markedcontent"/>
                <w:rFonts w:cstheme="minorHAnsi"/>
              </w:rPr>
              <w:pPrChange w:id="680"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81" w:author="Jarema Piekutowski" w:date="2022-09-08T08:48:00Z">
              <w:r w:rsidDel="00AC4AE7">
                <w:rPr>
                  <w:rStyle w:val="markedcontent"/>
                  <w:rFonts w:cstheme="minorHAnsi"/>
                </w:rPr>
                <w:delText>Powodem prognozowanego znacznego przekroczenia wartości docelowej wskaźnika jest możliwość obsłużenia większej liczby linii komunikacji miejskiej niż planowano przez zakupiony tabor pasażerski.</w:delText>
              </w:r>
            </w:del>
          </w:p>
        </w:tc>
        <w:tc>
          <w:tcPr>
            <w:tcW w:w="1425" w:type="pct"/>
          </w:tcPr>
          <w:p w14:paraId="494817A0" w14:textId="3AC6C855" w:rsidR="0022680B" w:rsidDel="00AC4AE7" w:rsidRDefault="0022680B" w:rsidP="00AC4AE7">
            <w:pPr>
              <w:cnfStyle w:val="000000100000" w:firstRow="0" w:lastRow="0" w:firstColumn="0" w:lastColumn="0" w:oddVBand="0" w:evenVBand="0" w:oddHBand="1" w:evenHBand="0" w:firstRowFirstColumn="0" w:firstRowLastColumn="0" w:lastRowFirstColumn="0" w:lastRowLastColumn="0"/>
              <w:rPr>
                <w:del w:id="682" w:author="Jarema Piekutowski" w:date="2022-09-08T08:48:00Z"/>
                <w:rStyle w:val="markedcontent"/>
                <w:rFonts w:cstheme="minorHAnsi"/>
              </w:rPr>
              <w:pPrChange w:id="683"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84" w:author="Jarema Piekutowski" w:date="2022-09-08T08:48:00Z">
              <w:r w:rsidDel="00AC4AE7">
                <w:rPr>
                  <w:rStyle w:val="markedcontent"/>
                  <w:rFonts w:cstheme="minorHAnsi"/>
                </w:rPr>
                <w:delText>Desk research (dane monitoringowe SL, sprawozdania z realizacji Programu, dokumenty metodologiczne z szacowaniem wartości wskaźników POPW);</w:delText>
              </w:r>
            </w:del>
          </w:p>
          <w:p w14:paraId="6DBF412B" w14:textId="5BC13510" w:rsidR="0022680B" w:rsidDel="00AC4AE7" w:rsidRDefault="0022680B" w:rsidP="00AC4AE7">
            <w:pPr>
              <w:cnfStyle w:val="000000100000" w:firstRow="0" w:lastRow="0" w:firstColumn="0" w:lastColumn="0" w:oddVBand="0" w:evenVBand="0" w:oddHBand="1" w:evenHBand="0" w:firstRowFirstColumn="0" w:firstRowLastColumn="0" w:lastRowFirstColumn="0" w:lastRowLastColumn="0"/>
              <w:rPr>
                <w:del w:id="685" w:author="Jarema Piekutowski" w:date="2022-09-08T08:48:00Z"/>
                <w:rStyle w:val="markedcontent"/>
                <w:rFonts w:cstheme="minorHAnsi"/>
              </w:rPr>
              <w:pPrChange w:id="686"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87" w:author="Jarema Piekutowski" w:date="2022-09-08T08:48:00Z">
              <w:r w:rsidDel="00AC4AE7">
                <w:rPr>
                  <w:rStyle w:val="markedcontent"/>
                  <w:rFonts w:cstheme="minorHAnsi"/>
                </w:rPr>
                <w:delText>Ewaluacja oparta na teorii</w:delText>
              </w:r>
            </w:del>
          </w:p>
          <w:p w14:paraId="5D340BFA" w14:textId="6EC6025A" w:rsidR="0022680B" w:rsidDel="00AC4AE7" w:rsidRDefault="0022680B" w:rsidP="00AC4AE7">
            <w:pPr>
              <w:cnfStyle w:val="000000100000" w:firstRow="0" w:lastRow="0" w:firstColumn="0" w:lastColumn="0" w:oddVBand="0" w:evenVBand="0" w:oddHBand="1" w:evenHBand="0" w:firstRowFirstColumn="0" w:firstRowLastColumn="0" w:lastRowFirstColumn="0" w:lastRowLastColumn="0"/>
              <w:rPr>
                <w:del w:id="688" w:author="Jarema Piekutowski" w:date="2022-09-08T08:48:00Z"/>
                <w:rStyle w:val="markedcontent"/>
                <w:rFonts w:cstheme="minorHAnsi"/>
              </w:rPr>
              <w:pPrChange w:id="689"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90" w:author="Jarema Piekutowski" w:date="2022-09-08T08:48:00Z">
              <w:r w:rsidDel="00AC4AE7">
                <w:rPr>
                  <w:rStyle w:val="markedcontent"/>
                  <w:rFonts w:cstheme="minorHAnsi"/>
                </w:rPr>
                <w:delText>Wywiady pogłębione z IZ i IP</w:delText>
              </w:r>
            </w:del>
          </w:p>
          <w:p w14:paraId="30BC4B51" w14:textId="07957969" w:rsidR="0022680B" w:rsidDel="00AC4AE7" w:rsidRDefault="0022680B" w:rsidP="00AC4AE7">
            <w:pPr>
              <w:cnfStyle w:val="000000100000" w:firstRow="0" w:lastRow="0" w:firstColumn="0" w:lastColumn="0" w:oddVBand="0" w:evenVBand="0" w:oddHBand="1" w:evenHBand="0" w:firstRowFirstColumn="0" w:firstRowLastColumn="0" w:lastRowFirstColumn="0" w:lastRowLastColumn="0"/>
              <w:rPr>
                <w:del w:id="691" w:author="Jarema Piekutowski" w:date="2022-09-08T08:48:00Z"/>
                <w:rStyle w:val="markedcontent"/>
                <w:rFonts w:cstheme="minorHAnsi"/>
              </w:rPr>
              <w:pPrChange w:id="692"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93" w:author="Jarema Piekutowski" w:date="2022-09-08T08:48:00Z">
              <w:r w:rsidDel="00AC4AE7">
                <w:rPr>
                  <w:rStyle w:val="markedcontent"/>
                  <w:rFonts w:cstheme="minorHAnsi"/>
                </w:rPr>
                <w:delText>Wywiady pogłębione z beneficjentami</w:delText>
              </w:r>
            </w:del>
          </w:p>
          <w:p w14:paraId="42A21F91" w14:textId="3F133304" w:rsidR="0022680B" w:rsidDel="00AC4AE7" w:rsidRDefault="0022680B" w:rsidP="00AC4AE7">
            <w:pPr>
              <w:cnfStyle w:val="000000100000" w:firstRow="0" w:lastRow="0" w:firstColumn="0" w:lastColumn="0" w:oddVBand="0" w:evenVBand="0" w:oddHBand="1" w:evenHBand="0" w:firstRowFirstColumn="0" w:firstRowLastColumn="0" w:lastRowFirstColumn="0" w:lastRowLastColumn="0"/>
              <w:rPr>
                <w:del w:id="694" w:author="Jarema Piekutowski" w:date="2022-09-08T08:48:00Z"/>
                <w:rStyle w:val="markedcontent"/>
                <w:rFonts w:cstheme="minorHAnsi"/>
              </w:rPr>
              <w:pPrChange w:id="695"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696" w:author="Jarema Piekutowski" w:date="2022-09-08T08:48:00Z">
              <w:r w:rsidDel="00AC4AE7">
                <w:rPr>
                  <w:rStyle w:val="markedcontent"/>
                  <w:rFonts w:cstheme="minorHAnsi"/>
                </w:rPr>
                <w:delText>Panel ekspertów</w:delText>
              </w:r>
            </w:del>
          </w:p>
          <w:p w14:paraId="60A1DFE8" w14:textId="5E98F066" w:rsidR="0022680B" w:rsidRPr="00CA0968" w:rsidDel="00AC4AE7" w:rsidRDefault="0022680B" w:rsidP="00AC4AE7">
            <w:pPr>
              <w:cnfStyle w:val="000000100000" w:firstRow="0" w:lastRow="0" w:firstColumn="0" w:lastColumn="0" w:oddVBand="0" w:evenVBand="0" w:oddHBand="1" w:evenHBand="0" w:firstRowFirstColumn="0" w:firstRowLastColumn="0" w:lastRowFirstColumn="0" w:lastRowLastColumn="0"/>
              <w:rPr>
                <w:del w:id="697" w:author="Jarema Piekutowski" w:date="2022-09-08T08:48:00Z"/>
                <w:rStyle w:val="markedcontent"/>
                <w:rFonts w:cstheme="minorHAnsi"/>
              </w:rPr>
              <w:pPrChange w:id="698"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p>
        </w:tc>
      </w:tr>
      <w:tr w:rsidR="0022680B" w:rsidRPr="005204C3" w:rsidDel="00AC4AE7" w14:paraId="5FD42F92" w14:textId="3920D3F4" w:rsidTr="00AC50F9">
        <w:trPr>
          <w:del w:id="699"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4F4D8B45" w14:textId="73DDC638" w:rsidR="0022680B" w:rsidDel="00AC4AE7" w:rsidRDefault="0022680B" w:rsidP="00AC4AE7">
            <w:pPr>
              <w:rPr>
                <w:del w:id="700" w:author="Jarema Piekutowski" w:date="2022-09-08T08:48:00Z"/>
                <w:rStyle w:val="markedcontent"/>
                <w:rFonts w:cstheme="minorHAnsi"/>
                <w:b w:val="0"/>
                <w:bCs w:val="0"/>
              </w:rPr>
              <w:pPrChange w:id="701" w:author="Jarema Piekutowski" w:date="2022-09-08T08:48:00Z">
                <w:pPr>
                  <w:spacing w:line="276" w:lineRule="auto"/>
                </w:pPr>
              </w:pPrChange>
            </w:pPr>
            <w:del w:id="702" w:author="Jarema Piekutowski" w:date="2022-09-08T08:48:00Z">
              <w:r w:rsidDel="00AC4AE7">
                <w:rPr>
                  <w:rStyle w:val="markedcontent"/>
                  <w:rFonts w:cstheme="minorHAnsi"/>
                  <w:b w:val="0"/>
                  <w:bCs w:val="0"/>
                </w:rPr>
                <w:delText>4</w:delText>
              </w:r>
              <w:r w:rsidDel="00AC4AE7">
                <w:rPr>
                  <w:rStyle w:val="markedcontent"/>
                  <w:rFonts w:cstheme="minorHAnsi"/>
                </w:rPr>
                <w:delText>e</w:delText>
              </w:r>
            </w:del>
          </w:p>
        </w:tc>
        <w:tc>
          <w:tcPr>
            <w:tcW w:w="1352" w:type="pct"/>
          </w:tcPr>
          <w:p w14:paraId="6CE4A7E3" w14:textId="0A645556" w:rsidR="0022680B" w:rsidRPr="00E10709" w:rsidDel="00AC4AE7" w:rsidRDefault="0022680B" w:rsidP="00AC4AE7">
            <w:pPr>
              <w:cnfStyle w:val="000000000000" w:firstRow="0" w:lastRow="0" w:firstColumn="0" w:lastColumn="0" w:oddVBand="0" w:evenVBand="0" w:oddHBand="0" w:evenHBand="0" w:firstRowFirstColumn="0" w:firstRowLastColumn="0" w:lastRowFirstColumn="0" w:lastRowLastColumn="0"/>
              <w:rPr>
                <w:del w:id="703" w:author="Jarema Piekutowski" w:date="2022-09-08T08:48:00Z"/>
                <w:rStyle w:val="markedcontent"/>
                <w:rFonts w:cstheme="minorHAnsi"/>
              </w:rPr>
              <w:pPrChange w:id="704"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705" w:author="Jarema Piekutowski" w:date="2022-09-08T08:48:00Z">
              <w:r w:rsidRPr="00E10709" w:rsidDel="00AC4AE7">
                <w:rPr>
                  <w:rStyle w:val="markedcontent"/>
                  <w:rFonts w:cstheme="minorHAnsi"/>
                </w:rPr>
                <w:delText>Prognozowana na podstawie UoD wartość docelowa wskaźnika Liczba zainstalowanych inteligentnych systemów transportowych będzie znacznie przekroczona i wyniesie 280%.</w:delText>
              </w:r>
            </w:del>
          </w:p>
        </w:tc>
        <w:tc>
          <w:tcPr>
            <w:tcW w:w="1388" w:type="pct"/>
          </w:tcPr>
          <w:p w14:paraId="1B0996CB" w14:textId="692944F2" w:rsidR="0022680B" w:rsidRPr="00CA0968" w:rsidDel="00AC4AE7" w:rsidRDefault="0022680B" w:rsidP="00AC4AE7">
            <w:pPr>
              <w:cnfStyle w:val="000000000000" w:firstRow="0" w:lastRow="0" w:firstColumn="0" w:lastColumn="0" w:oddVBand="0" w:evenVBand="0" w:oddHBand="0" w:evenHBand="0" w:firstRowFirstColumn="0" w:firstRowLastColumn="0" w:lastRowFirstColumn="0" w:lastRowLastColumn="0"/>
              <w:rPr>
                <w:del w:id="706" w:author="Jarema Piekutowski" w:date="2022-09-08T08:48:00Z"/>
                <w:rStyle w:val="markedcontent"/>
                <w:rFonts w:cstheme="minorHAnsi"/>
              </w:rPr>
              <w:pPrChange w:id="707"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708" w:author="Jarema Piekutowski" w:date="2022-09-08T08:48:00Z">
              <w:r w:rsidDel="00AC4AE7">
                <w:rPr>
                  <w:rStyle w:val="markedcontent"/>
                  <w:rFonts w:cstheme="minorHAnsi"/>
                </w:rPr>
                <w:delText>Powodem prognozowanego znacznego przekroczenia wartości docelowej wskaźnika jest możliwość wliczania do wskaźnika rozbudowanych i zmodernizowanych systemów oraz podsystemów.</w:delText>
              </w:r>
            </w:del>
          </w:p>
        </w:tc>
        <w:tc>
          <w:tcPr>
            <w:tcW w:w="1425" w:type="pct"/>
          </w:tcPr>
          <w:p w14:paraId="59EAAFCE" w14:textId="0F397921"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709" w:author="Jarema Piekutowski" w:date="2022-09-08T08:48:00Z"/>
                <w:rStyle w:val="markedcontent"/>
                <w:rFonts w:cstheme="minorHAnsi"/>
              </w:rPr>
              <w:pPrChange w:id="710"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711" w:author="Jarema Piekutowski" w:date="2022-09-08T08:48:00Z">
              <w:r w:rsidDel="00AC4AE7">
                <w:rPr>
                  <w:rStyle w:val="markedcontent"/>
                  <w:rFonts w:cstheme="minorHAnsi"/>
                </w:rPr>
                <w:delText>Desk research (dane monitoringowe SL, sprawozdania z realizacji Programu, dokumenty metodologiczne z szacowaniem wartości wskaźników POPW);</w:delText>
              </w:r>
            </w:del>
          </w:p>
          <w:p w14:paraId="1B67454F" w14:textId="75FA15BD"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712" w:author="Jarema Piekutowski" w:date="2022-09-08T08:48:00Z"/>
                <w:rStyle w:val="markedcontent"/>
                <w:rFonts w:cstheme="minorHAnsi"/>
              </w:rPr>
              <w:pPrChange w:id="713"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714" w:author="Jarema Piekutowski" w:date="2022-09-08T08:48:00Z">
              <w:r w:rsidDel="00AC4AE7">
                <w:rPr>
                  <w:rStyle w:val="markedcontent"/>
                  <w:rFonts w:cstheme="minorHAnsi"/>
                </w:rPr>
                <w:delText>Ewaluacja oparta na teorii</w:delText>
              </w:r>
            </w:del>
          </w:p>
          <w:p w14:paraId="63DAA883" w14:textId="05D13E26"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715" w:author="Jarema Piekutowski" w:date="2022-09-08T08:48:00Z"/>
                <w:rStyle w:val="markedcontent"/>
                <w:rFonts w:cstheme="minorHAnsi"/>
              </w:rPr>
              <w:pPrChange w:id="716"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717" w:author="Jarema Piekutowski" w:date="2022-09-08T08:48:00Z">
              <w:r w:rsidDel="00AC4AE7">
                <w:rPr>
                  <w:rStyle w:val="markedcontent"/>
                  <w:rFonts w:cstheme="minorHAnsi"/>
                </w:rPr>
                <w:delText>Wywiady pogłębione z IZ i IP</w:delText>
              </w:r>
            </w:del>
          </w:p>
          <w:p w14:paraId="567F8800" w14:textId="772AB97A" w:rsidR="0022680B" w:rsidDel="00AC4AE7" w:rsidRDefault="0022680B" w:rsidP="00AC4AE7">
            <w:pPr>
              <w:cnfStyle w:val="000000000000" w:firstRow="0" w:lastRow="0" w:firstColumn="0" w:lastColumn="0" w:oddVBand="0" w:evenVBand="0" w:oddHBand="0" w:evenHBand="0" w:firstRowFirstColumn="0" w:firstRowLastColumn="0" w:lastRowFirstColumn="0" w:lastRowLastColumn="0"/>
              <w:rPr>
                <w:del w:id="718" w:author="Jarema Piekutowski" w:date="2022-09-08T08:48:00Z"/>
                <w:rStyle w:val="markedcontent"/>
                <w:rFonts w:cstheme="minorHAnsi"/>
              </w:rPr>
              <w:pPrChange w:id="719"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del w:id="720" w:author="Jarema Piekutowski" w:date="2022-09-08T08:48:00Z">
              <w:r w:rsidDel="00AC4AE7">
                <w:rPr>
                  <w:rStyle w:val="markedcontent"/>
                  <w:rFonts w:cstheme="minorHAnsi"/>
                </w:rPr>
                <w:delText>Wywiady pogłębione z beneficjentami</w:delText>
              </w:r>
            </w:del>
          </w:p>
          <w:p w14:paraId="75913CBE" w14:textId="3D1A6852" w:rsidR="0022680B" w:rsidRPr="00CA0968" w:rsidDel="00AC4AE7" w:rsidRDefault="0022680B" w:rsidP="00AC4AE7">
            <w:pPr>
              <w:cnfStyle w:val="000000000000" w:firstRow="0" w:lastRow="0" w:firstColumn="0" w:lastColumn="0" w:oddVBand="0" w:evenVBand="0" w:oddHBand="0" w:evenHBand="0" w:firstRowFirstColumn="0" w:firstRowLastColumn="0" w:lastRowFirstColumn="0" w:lastRowLastColumn="0"/>
              <w:rPr>
                <w:del w:id="721" w:author="Jarema Piekutowski" w:date="2022-09-08T08:48:00Z"/>
                <w:rStyle w:val="markedcontent"/>
                <w:rFonts w:cstheme="minorHAnsi"/>
              </w:rPr>
              <w:pPrChange w:id="722" w:author="Jarema Piekutowski" w:date="2022-09-08T08:48:00Z">
                <w:pPr>
                  <w:spacing w:line="276" w:lineRule="auto"/>
                  <w:cnfStyle w:val="000000000000" w:firstRow="0" w:lastRow="0" w:firstColumn="0" w:lastColumn="0" w:oddVBand="0" w:evenVBand="0" w:oddHBand="0" w:evenHBand="0" w:firstRowFirstColumn="0" w:firstRowLastColumn="0" w:lastRowFirstColumn="0" w:lastRowLastColumn="0"/>
                </w:pPr>
              </w:pPrChange>
            </w:pPr>
          </w:p>
        </w:tc>
      </w:tr>
      <w:tr w:rsidR="0022680B" w:rsidRPr="005204C3" w:rsidDel="00AC4AE7" w14:paraId="06748834" w14:textId="5B409ABD" w:rsidTr="00AC50F9">
        <w:trPr>
          <w:cnfStyle w:val="000000100000" w:firstRow="0" w:lastRow="0" w:firstColumn="0" w:lastColumn="0" w:oddVBand="0" w:evenVBand="0" w:oddHBand="1" w:evenHBand="0" w:firstRowFirstColumn="0" w:firstRowLastColumn="0" w:lastRowFirstColumn="0" w:lastRowLastColumn="0"/>
          <w:del w:id="723" w:author="Jarema Piekutowski" w:date="2022-09-08T08:48:00Z"/>
        </w:trPr>
        <w:tc>
          <w:tcPr>
            <w:cnfStyle w:val="001000000000" w:firstRow="0" w:lastRow="0" w:firstColumn="1" w:lastColumn="0" w:oddVBand="0" w:evenVBand="0" w:oddHBand="0" w:evenHBand="0" w:firstRowFirstColumn="0" w:firstRowLastColumn="0" w:lastRowFirstColumn="0" w:lastRowLastColumn="0"/>
            <w:tcW w:w="835" w:type="pct"/>
          </w:tcPr>
          <w:p w14:paraId="6A31D944" w14:textId="31189B8A" w:rsidR="0022680B" w:rsidRPr="00331BF1" w:rsidDel="00AC4AE7" w:rsidRDefault="0022680B" w:rsidP="00AC4AE7">
            <w:pPr>
              <w:rPr>
                <w:del w:id="724" w:author="Jarema Piekutowski" w:date="2022-09-08T08:48:00Z"/>
                <w:rStyle w:val="markedcontent"/>
                <w:rFonts w:cstheme="minorHAnsi"/>
                <w:b w:val="0"/>
                <w:bCs w:val="0"/>
              </w:rPr>
              <w:pPrChange w:id="725" w:author="Jarema Piekutowski" w:date="2022-09-08T08:48:00Z">
                <w:pPr>
                  <w:spacing w:line="276" w:lineRule="auto"/>
                </w:pPr>
              </w:pPrChange>
            </w:pPr>
            <w:commentRangeStart w:id="726"/>
            <w:del w:id="727" w:author="Jarema Piekutowski" w:date="2022-09-08T08:48:00Z">
              <w:r w:rsidRPr="00331BF1" w:rsidDel="00AC4AE7">
                <w:rPr>
                  <w:rStyle w:val="markedcontent"/>
                  <w:rFonts w:cstheme="minorHAnsi"/>
                  <w:b w:val="0"/>
                  <w:bCs w:val="0"/>
                </w:rPr>
                <w:delText>7</w:delText>
              </w:r>
              <w:r w:rsidRPr="00331BF1" w:rsidDel="00AC4AE7">
                <w:rPr>
                  <w:rStyle w:val="markedcontent"/>
                  <w:rFonts w:cstheme="minorHAnsi"/>
                </w:rPr>
                <w:delText>b</w:delText>
              </w:r>
              <w:commentRangeEnd w:id="726"/>
              <w:r w:rsidR="00D745F0" w:rsidDel="00AC4AE7">
                <w:rPr>
                  <w:rStyle w:val="Odwoaniedokomentarza"/>
                  <w:b w:val="0"/>
                  <w:bCs w:val="0"/>
                </w:rPr>
                <w:commentReference w:id="726"/>
              </w:r>
            </w:del>
          </w:p>
        </w:tc>
        <w:tc>
          <w:tcPr>
            <w:tcW w:w="1352" w:type="pct"/>
          </w:tcPr>
          <w:p w14:paraId="1568EEC1" w14:textId="2480BCEA" w:rsidR="0022680B" w:rsidRPr="00E10709" w:rsidDel="00AC4AE7" w:rsidRDefault="0022680B" w:rsidP="00AC4AE7">
            <w:pPr>
              <w:cnfStyle w:val="000000100000" w:firstRow="0" w:lastRow="0" w:firstColumn="0" w:lastColumn="0" w:oddVBand="0" w:evenVBand="0" w:oddHBand="1" w:evenHBand="0" w:firstRowFirstColumn="0" w:firstRowLastColumn="0" w:lastRowFirstColumn="0" w:lastRowLastColumn="0"/>
              <w:rPr>
                <w:del w:id="728" w:author="Jarema Piekutowski" w:date="2022-09-08T08:48:00Z"/>
                <w:rStyle w:val="markedcontent"/>
                <w:rFonts w:cstheme="minorHAnsi"/>
              </w:rPr>
              <w:pPrChange w:id="729"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730" w:author="Jarema Piekutowski" w:date="2022-09-08T08:48:00Z">
              <w:r w:rsidRPr="00E10709" w:rsidDel="00AC4AE7">
                <w:rPr>
                  <w:rStyle w:val="markedcontent"/>
                  <w:rFonts w:cstheme="minorHAnsi"/>
                </w:rPr>
                <w:delText>Prognozowana na podstawie UoD wartość docelowa wskaźnika Całkowita długość nowych dróg wyniesie 126,7%, a Całkowita długość przebudowanych lub zmodernizowanych dróg wyniesie 134,9%.</w:delText>
              </w:r>
            </w:del>
          </w:p>
        </w:tc>
        <w:tc>
          <w:tcPr>
            <w:tcW w:w="1388" w:type="pct"/>
          </w:tcPr>
          <w:p w14:paraId="759C2EE9" w14:textId="620DF29A" w:rsidR="0022680B" w:rsidRPr="00CA0968" w:rsidDel="00AC4AE7" w:rsidRDefault="0022680B" w:rsidP="00AC4AE7">
            <w:pPr>
              <w:cnfStyle w:val="000000100000" w:firstRow="0" w:lastRow="0" w:firstColumn="0" w:lastColumn="0" w:oddVBand="0" w:evenVBand="0" w:oddHBand="1" w:evenHBand="0" w:firstRowFirstColumn="0" w:firstRowLastColumn="0" w:lastRowFirstColumn="0" w:lastRowLastColumn="0"/>
              <w:rPr>
                <w:del w:id="731" w:author="Jarema Piekutowski" w:date="2022-09-08T08:48:00Z"/>
                <w:rStyle w:val="markedcontent"/>
                <w:rFonts w:cstheme="minorHAnsi"/>
              </w:rPr>
              <w:pPrChange w:id="732"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733" w:author="Jarema Piekutowski" w:date="2022-09-08T08:48:00Z">
              <w:r w:rsidDel="00AC4AE7">
                <w:rPr>
                  <w:rStyle w:val="markedcontent"/>
                  <w:rFonts w:cstheme="minorHAnsi"/>
                </w:rPr>
                <w:delText xml:space="preserve">Powodem prognozowanego znacznego przekroczenia wartości docelowej wskaźnika jest </w:delText>
              </w:r>
              <w:commentRangeStart w:id="734"/>
              <w:r w:rsidDel="00AC4AE7">
                <w:rPr>
                  <w:rStyle w:val="markedcontent"/>
                  <w:rFonts w:cstheme="minorHAnsi"/>
                </w:rPr>
                <w:delText xml:space="preserve">wczesne rozstrzygnięcie konkursów, gdy popyt na usługi budowlane nie był tak wysoki, jak w kolejnych latach wdrażania projektów unijnych, co przełożyło się na korzystniejsze cenowo oferty wykonawców dróg </w:delText>
              </w:r>
              <w:commentRangeEnd w:id="734"/>
              <w:r w:rsidR="00840C98" w:rsidDel="00AC4AE7">
                <w:rPr>
                  <w:rStyle w:val="Odwoaniedokomentarza"/>
                </w:rPr>
                <w:commentReference w:id="734"/>
              </w:r>
              <w:r w:rsidDel="00AC4AE7">
                <w:rPr>
                  <w:rStyle w:val="markedcontent"/>
                  <w:rFonts w:cstheme="minorHAnsi"/>
                </w:rPr>
                <w:delText>i możliwość wydłużenia budowanych odcinków.</w:delText>
              </w:r>
            </w:del>
          </w:p>
        </w:tc>
        <w:tc>
          <w:tcPr>
            <w:tcW w:w="1425" w:type="pct"/>
          </w:tcPr>
          <w:p w14:paraId="03C0A7D2" w14:textId="271F1C5C" w:rsidR="0022680B" w:rsidDel="00AC4AE7" w:rsidRDefault="0022680B" w:rsidP="00AC4AE7">
            <w:pPr>
              <w:cnfStyle w:val="000000100000" w:firstRow="0" w:lastRow="0" w:firstColumn="0" w:lastColumn="0" w:oddVBand="0" w:evenVBand="0" w:oddHBand="1" w:evenHBand="0" w:firstRowFirstColumn="0" w:firstRowLastColumn="0" w:lastRowFirstColumn="0" w:lastRowLastColumn="0"/>
              <w:rPr>
                <w:del w:id="735" w:author="Jarema Piekutowski" w:date="2022-09-08T08:48:00Z"/>
                <w:rStyle w:val="markedcontent"/>
                <w:rFonts w:cstheme="minorHAnsi"/>
              </w:rPr>
              <w:pPrChange w:id="736"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737" w:author="Jarema Piekutowski" w:date="2022-09-08T08:48:00Z">
              <w:r w:rsidDel="00AC4AE7">
                <w:rPr>
                  <w:rStyle w:val="markedcontent"/>
                  <w:rFonts w:cstheme="minorHAnsi"/>
                </w:rPr>
                <w:delText>Desk research (dane monitoringowe SL, sprawozdania z realizacji Programu, dokumenty metodologiczne z szacowaniem wartości wskaźników POPW);</w:delText>
              </w:r>
            </w:del>
          </w:p>
          <w:p w14:paraId="10F2CA7B" w14:textId="2D8A4200" w:rsidR="0022680B" w:rsidDel="00AC4AE7" w:rsidRDefault="0022680B" w:rsidP="00AC4AE7">
            <w:pPr>
              <w:cnfStyle w:val="000000100000" w:firstRow="0" w:lastRow="0" w:firstColumn="0" w:lastColumn="0" w:oddVBand="0" w:evenVBand="0" w:oddHBand="1" w:evenHBand="0" w:firstRowFirstColumn="0" w:firstRowLastColumn="0" w:lastRowFirstColumn="0" w:lastRowLastColumn="0"/>
              <w:rPr>
                <w:del w:id="738" w:author="Jarema Piekutowski" w:date="2022-09-08T08:48:00Z"/>
                <w:rStyle w:val="markedcontent"/>
                <w:rFonts w:cstheme="minorHAnsi"/>
              </w:rPr>
              <w:pPrChange w:id="739"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740" w:author="Jarema Piekutowski" w:date="2022-09-08T08:48:00Z">
              <w:r w:rsidDel="00AC4AE7">
                <w:rPr>
                  <w:rStyle w:val="markedcontent"/>
                  <w:rFonts w:cstheme="minorHAnsi"/>
                </w:rPr>
                <w:delText>Ewaluacja oparta na teorii</w:delText>
              </w:r>
            </w:del>
          </w:p>
          <w:p w14:paraId="4D4E8415" w14:textId="6602D70E" w:rsidR="0022680B" w:rsidDel="00AC4AE7" w:rsidRDefault="0022680B" w:rsidP="00AC4AE7">
            <w:pPr>
              <w:cnfStyle w:val="000000100000" w:firstRow="0" w:lastRow="0" w:firstColumn="0" w:lastColumn="0" w:oddVBand="0" w:evenVBand="0" w:oddHBand="1" w:evenHBand="0" w:firstRowFirstColumn="0" w:firstRowLastColumn="0" w:lastRowFirstColumn="0" w:lastRowLastColumn="0"/>
              <w:rPr>
                <w:del w:id="741" w:author="Jarema Piekutowski" w:date="2022-09-08T08:48:00Z"/>
                <w:rStyle w:val="markedcontent"/>
                <w:rFonts w:cstheme="minorHAnsi"/>
              </w:rPr>
              <w:pPrChange w:id="742"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743" w:author="Jarema Piekutowski" w:date="2022-09-08T08:48:00Z">
              <w:r w:rsidDel="00AC4AE7">
                <w:rPr>
                  <w:rStyle w:val="markedcontent"/>
                  <w:rFonts w:cstheme="minorHAnsi"/>
                </w:rPr>
                <w:delText>Wywiady pogłębione z IZ i IP</w:delText>
              </w:r>
            </w:del>
          </w:p>
          <w:p w14:paraId="582E0AB2" w14:textId="46039AC8" w:rsidR="0022680B" w:rsidDel="00AC4AE7" w:rsidRDefault="0022680B" w:rsidP="00AC4AE7">
            <w:pPr>
              <w:cnfStyle w:val="000000100000" w:firstRow="0" w:lastRow="0" w:firstColumn="0" w:lastColumn="0" w:oddVBand="0" w:evenVBand="0" w:oddHBand="1" w:evenHBand="0" w:firstRowFirstColumn="0" w:firstRowLastColumn="0" w:lastRowFirstColumn="0" w:lastRowLastColumn="0"/>
              <w:rPr>
                <w:del w:id="744" w:author="Jarema Piekutowski" w:date="2022-09-08T08:48:00Z"/>
                <w:rStyle w:val="markedcontent"/>
                <w:rFonts w:cstheme="minorHAnsi"/>
              </w:rPr>
              <w:pPrChange w:id="745"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del w:id="746" w:author="Jarema Piekutowski" w:date="2022-09-08T08:48:00Z">
              <w:r w:rsidDel="00AC4AE7">
                <w:rPr>
                  <w:rStyle w:val="markedcontent"/>
                  <w:rFonts w:cstheme="minorHAnsi"/>
                </w:rPr>
                <w:delText>Wywiady pogłębione z beneficjentami</w:delText>
              </w:r>
            </w:del>
          </w:p>
          <w:p w14:paraId="795D2C2C" w14:textId="1355BD01" w:rsidR="0022680B" w:rsidRPr="00CA0968" w:rsidDel="00AC4AE7" w:rsidRDefault="0022680B" w:rsidP="00AC4AE7">
            <w:pPr>
              <w:cnfStyle w:val="000000100000" w:firstRow="0" w:lastRow="0" w:firstColumn="0" w:lastColumn="0" w:oddVBand="0" w:evenVBand="0" w:oddHBand="1" w:evenHBand="0" w:firstRowFirstColumn="0" w:firstRowLastColumn="0" w:lastRowFirstColumn="0" w:lastRowLastColumn="0"/>
              <w:rPr>
                <w:del w:id="747" w:author="Jarema Piekutowski" w:date="2022-09-08T08:48:00Z"/>
                <w:rStyle w:val="markedcontent"/>
                <w:rFonts w:cstheme="minorHAnsi"/>
              </w:rPr>
              <w:pPrChange w:id="748" w:author="Jarema Piekutowski" w:date="2022-09-08T08:48:00Z">
                <w:pPr>
                  <w:spacing w:line="276" w:lineRule="auto"/>
                  <w:cnfStyle w:val="000000100000" w:firstRow="0" w:lastRow="0" w:firstColumn="0" w:lastColumn="0" w:oddVBand="0" w:evenVBand="0" w:oddHBand="1" w:evenHBand="0" w:firstRowFirstColumn="0" w:firstRowLastColumn="0" w:lastRowFirstColumn="0" w:lastRowLastColumn="0"/>
                </w:pPr>
              </w:pPrChange>
            </w:pPr>
          </w:p>
        </w:tc>
      </w:tr>
    </w:tbl>
    <w:p w14:paraId="3F99DBE0" w14:textId="573AF5CE" w:rsidR="0022680B" w:rsidRPr="005204C3" w:rsidDel="00AC4AE7" w:rsidRDefault="0022680B" w:rsidP="00AC4AE7">
      <w:pPr>
        <w:rPr>
          <w:del w:id="749" w:author="Jarema Piekutowski" w:date="2022-09-08T08:48:00Z"/>
        </w:rPr>
        <w:pPrChange w:id="750" w:author="Jarema Piekutowski" w:date="2022-09-08T08:48:00Z">
          <w:pPr/>
        </w:pPrChange>
      </w:pPr>
      <w:del w:id="751" w:author="Jarema Piekutowski" w:date="2022-09-08T08:48:00Z">
        <w:r w:rsidDel="00AC4AE7">
          <w:delText>Źródło: opracowanie własne na podstawie Informacji Kwartalnej za II kwartał 2022 r.</w:delText>
        </w:r>
      </w:del>
    </w:p>
    <w:p w14:paraId="3506024D" w14:textId="58AEAB50" w:rsidR="001D0179" w:rsidRPr="003B2C6B" w:rsidDel="00AC4AE7" w:rsidRDefault="001D0179" w:rsidP="00AC4AE7">
      <w:pPr>
        <w:rPr>
          <w:del w:id="752" w:author="Jarema Piekutowski" w:date="2022-09-08T08:48:00Z"/>
          <w:rStyle w:val="normaltextrun"/>
        </w:rPr>
        <w:pPrChange w:id="753" w:author="Jarema Piekutowski" w:date="2022-09-08T08:48:00Z">
          <w:pPr>
            <w:pStyle w:val="Nagwek1"/>
          </w:pPr>
        </w:pPrChange>
      </w:pPr>
      <w:bookmarkStart w:id="754" w:name="_Toc112688970"/>
      <w:del w:id="755" w:author="Jarema Piekutowski" w:date="2022-09-08T08:48:00Z">
        <w:r w:rsidRPr="003B2C6B" w:rsidDel="00AC4AE7">
          <w:rPr>
            <w:rStyle w:val="normaltextrun"/>
          </w:rPr>
          <w:delText>Uszczegółowienie metod badawczych</w:delText>
        </w:r>
        <w:bookmarkEnd w:id="754"/>
      </w:del>
    </w:p>
    <w:p w14:paraId="2E4CDE5C" w14:textId="26CE75C8" w:rsidR="001D0179" w:rsidRPr="003B2C6B" w:rsidDel="00AC4AE7" w:rsidRDefault="001D0179" w:rsidP="00AC4AE7">
      <w:pPr>
        <w:rPr>
          <w:del w:id="756" w:author="Jarema Piekutowski" w:date="2022-09-08T08:48:00Z"/>
          <w:rStyle w:val="Wyrnienieintensywne"/>
          <w:i w:val="0"/>
          <w:iCs w:val="0"/>
        </w:rPr>
        <w:pPrChange w:id="757" w:author="Jarema Piekutowski" w:date="2022-09-08T08:48:00Z">
          <w:pPr>
            <w:pStyle w:val="Nagwek2"/>
          </w:pPr>
        </w:pPrChange>
      </w:pPr>
      <w:bookmarkStart w:id="758" w:name="_Toc112688971"/>
      <w:del w:id="759" w:author="Jarema Piekutowski" w:date="2022-09-08T08:48:00Z">
        <w:r w:rsidRPr="003B2C6B" w:rsidDel="00AC4AE7">
          <w:rPr>
            <w:rStyle w:val="Wyrnienieintensywne"/>
            <w:i w:val="0"/>
            <w:iCs w:val="0"/>
          </w:rPr>
          <w:delText>Ewaluacja Oparta na Teorii (Theory Based Evaluation - TBE)</w:delText>
        </w:r>
        <w:bookmarkEnd w:id="758"/>
        <w:r w:rsidRPr="003B2C6B" w:rsidDel="00AC4AE7">
          <w:rPr>
            <w:rStyle w:val="Wyrnienieintensywne"/>
            <w:i w:val="0"/>
            <w:iCs w:val="0"/>
          </w:rPr>
          <w:delText xml:space="preserve"> </w:delText>
        </w:r>
      </w:del>
    </w:p>
    <w:p w14:paraId="55FB3BD9" w14:textId="299BC93D" w:rsidR="001D0179" w:rsidRPr="003B2C6B" w:rsidDel="00AC4AE7" w:rsidRDefault="001D0179" w:rsidP="00AC4AE7">
      <w:pPr>
        <w:rPr>
          <w:del w:id="760" w:author="Jarema Piekutowski" w:date="2022-09-08T08:48:00Z"/>
          <w:rFonts w:eastAsia="Arial"/>
          <w:lang w:eastAsia="pl-PL"/>
        </w:rPr>
        <w:pPrChange w:id="761" w:author="Jarema Piekutowski" w:date="2022-09-08T08:48:00Z">
          <w:pPr/>
        </w:pPrChange>
      </w:pPr>
      <w:del w:id="762" w:author="Jarema Piekutowski" w:date="2022-09-08T08:48:00Z">
        <w:r w:rsidRPr="003B2C6B" w:rsidDel="00AC4AE7">
          <w:rPr>
            <w:rFonts w:eastAsia="Arial"/>
            <w:lang w:eastAsia="pl-PL"/>
          </w:rPr>
          <w:delText xml:space="preserve">Zgodnie z zapisami OPZ </w:delText>
        </w:r>
        <w:r w:rsidRPr="003B2C6B" w:rsidDel="00AC4AE7">
          <w:delText xml:space="preserve">podstawowym elementem planu badawczego będzie ewaluacja bazująca na teorii, czyli ocena oparta koncepcyjnie na teorii interwencji, służącej ocenie mechanizmów wdrażania interwencji w ramach poszczególnych </w:delText>
        </w:r>
        <w:commentRangeStart w:id="763"/>
        <w:r w:rsidRPr="003B2C6B" w:rsidDel="00AC4AE7">
          <w:delText>PT.</w:delText>
        </w:r>
        <w:commentRangeEnd w:id="763"/>
        <w:r w:rsidR="0037696B" w:rsidDel="00AC4AE7">
          <w:rPr>
            <w:rStyle w:val="Odwoaniedokomentarza"/>
          </w:rPr>
          <w:commentReference w:id="763"/>
        </w:r>
        <w:r w:rsidRPr="003B2C6B" w:rsidDel="00AC4AE7">
          <w:delText xml:space="preserve"> Jej celem jest nie tylko informowanie o realizacji i efektach interwencji publicznej, ale także o tym, w jaki sposób i dlaczego dana interwencja osiągnie lub osiągnęła określone rezultaty. Taki schemat badawczy powinien składać się z dwóch komponentów: konceptualnego, w ramach którego odtworzona zostanie logika interwencji oraz empirycznego, służącego testowaniu przyjętej teorii programu.</w:delText>
        </w:r>
      </w:del>
    </w:p>
    <w:p w14:paraId="2233D82A" w14:textId="5A9F323E" w:rsidR="001D0179" w:rsidRPr="00C355E6" w:rsidDel="00AC4AE7" w:rsidRDefault="001D0179" w:rsidP="00AC4AE7">
      <w:pPr>
        <w:rPr>
          <w:del w:id="764" w:author="Jarema Piekutowski" w:date="2022-09-08T08:48:00Z"/>
          <w:b/>
          <w:bCs/>
          <w:highlight w:val="green"/>
          <w:lang w:eastAsia="pl-PL"/>
        </w:rPr>
        <w:pPrChange w:id="765" w:author="Jarema Piekutowski" w:date="2022-09-08T08:48:00Z">
          <w:pPr/>
        </w:pPrChange>
      </w:pPr>
      <w:del w:id="766" w:author="Jarema Piekutowski" w:date="2022-09-08T08:48:00Z">
        <w:r w:rsidRPr="00C355E6" w:rsidDel="00AC4AE7">
          <w:rPr>
            <w:b/>
            <w:bCs/>
            <w:lang w:eastAsia="pl-PL"/>
          </w:rPr>
          <w:delText>Opis komponentu konceptualnego</w:delText>
        </w:r>
      </w:del>
    </w:p>
    <w:p w14:paraId="39F87F0D" w14:textId="5E3764ED" w:rsidR="001D0179" w:rsidRPr="004F0F52" w:rsidDel="00AC4AE7" w:rsidRDefault="001D0179" w:rsidP="00AC4AE7">
      <w:pPr>
        <w:rPr>
          <w:del w:id="767" w:author="Jarema Piekutowski" w:date="2022-09-08T08:48:00Z"/>
          <w:lang w:eastAsia="pl-PL"/>
        </w:rPr>
        <w:pPrChange w:id="768" w:author="Jarema Piekutowski" w:date="2022-09-08T08:48:00Z">
          <w:pPr/>
        </w:pPrChange>
      </w:pPr>
      <w:del w:id="769" w:author="Jarema Piekutowski" w:date="2022-09-08T08:48:00Z">
        <w:r w:rsidRPr="004F0F52" w:rsidDel="00AC4AE7">
          <w:rPr>
            <w:lang w:eastAsia="pl-PL"/>
          </w:rPr>
          <w:delText>Pojęcie „teoria” w ewaluacji opartej na teorii (TBE) nie oznacza teorii w tradycyjnym naukowym sensie, lecz sposób skonstruowania interwencji. Teoria tak rozumiana to zbiór logicznie powiązanych ze sobą celów, działań (mechanizmów) oraz efektów. Słowo teoria bliższe jest w tym rodzaju ewaluacji logice interwencji, czyli spójnego i zrozumiałego powiązania poszczególnych elementów interwencji, tworzących ciągi przyczynowo-skutkowe.</w:delText>
        </w:r>
      </w:del>
    </w:p>
    <w:p w14:paraId="0D2EED9E" w14:textId="148C40E0" w:rsidR="001D0179" w:rsidRPr="004F0F52" w:rsidDel="00AC4AE7" w:rsidRDefault="001D0179" w:rsidP="00AC4AE7">
      <w:pPr>
        <w:rPr>
          <w:del w:id="770" w:author="Jarema Piekutowski" w:date="2022-09-08T08:48:00Z"/>
          <w:lang w:eastAsia="pl-PL"/>
        </w:rPr>
        <w:pPrChange w:id="771" w:author="Jarema Piekutowski" w:date="2022-09-08T08:48:00Z">
          <w:pPr/>
        </w:pPrChange>
      </w:pPr>
      <w:del w:id="772" w:author="Jarema Piekutowski" w:date="2022-09-08T08:48:00Z">
        <w:r w:rsidRPr="004F0F52" w:rsidDel="00AC4AE7">
          <w:rPr>
            <w:lang w:eastAsia="pl-PL"/>
          </w:rPr>
          <w:delText>Celem takiego podejścia badawczego jest nie tylko informowanie o realizacji i efektach interwencji publicznej, ale także o tym, w jaki sposób i dlaczego dana interwencja osiągnie lub osiągnęła określone rezultaty. Ponadto możliwa będzie odpowiedź na poszczególne zagadnienia badawcze pod kątem weryfikacji teorii zmiany i oceny logiki interwencji, a także zrozumienie kontekstu interwencji i jego wpływu na jej powodzenie. Zrozumienie teorii interwencji pomoże także na ocenę</w:delText>
        </w:r>
      </w:del>
      <w:ins w:id="773" w:author="Marta Brzozowska" w:date="2022-09-02T10:37:00Z">
        <w:del w:id="774" w:author="Jarema Piekutowski" w:date="2022-09-08T08:48:00Z">
          <w:r w:rsidR="003A2427" w:rsidDel="00AC4AE7">
            <w:rPr>
              <w:lang w:eastAsia="pl-PL"/>
            </w:rPr>
            <w:delText>,</w:delText>
          </w:r>
        </w:del>
      </w:ins>
      <w:del w:id="775" w:author="Jarema Piekutowski" w:date="2022-09-08T08:48:00Z">
        <w:r w:rsidRPr="004F0F52" w:rsidDel="00AC4AE7">
          <w:rPr>
            <w:lang w:eastAsia="pl-PL"/>
          </w:rPr>
          <w:delText xml:space="preserve"> na ile efekty wsparcia pozostają w relacji do potrzeb społecznych.</w:delText>
        </w:r>
      </w:del>
    </w:p>
    <w:p w14:paraId="5C5E7C58" w14:textId="4779B899" w:rsidR="001D0179" w:rsidRPr="00AE7BCF" w:rsidDel="00AC4AE7" w:rsidRDefault="001D0179" w:rsidP="00AC4AE7">
      <w:pPr>
        <w:rPr>
          <w:del w:id="776" w:author="Jarema Piekutowski" w:date="2022-09-08T08:48:00Z"/>
          <w:lang w:eastAsia="pl-PL"/>
        </w:rPr>
        <w:pPrChange w:id="777" w:author="Jarema Piekutowski" w:date="2022-09-08T08:48:00Z">
          <w:pPr>
            <w:pStyle w:val="Legenda"/>
          </w:pPr>
        </w:pPrChange>
      </w:pPr>
      <w:bookmarkStart w:id="778" w:name="_Toc112693103"/>
      <w:del w:id="779" w:author="Jarema Piekutowski" w:date="2022-09-08T08:48:00Z">
        <w:r w:rsidRPr="00AE7BCF" w:rsidDel="00AC4AE7">
          <w:rPr>
            <w:lang w:eastAsia="pl-PL"/>
          </w:rPr>
          <w:delText xml:space="preserve">Rysunek </w:delText>
        </w:r>
        <w:r w:rsidR="00C355E6" w:rsidDel="00AC4AE7">
          <w:rPr>
            <w:lang w:eastAsia="pl-PL"/>
          </w:rPr>
          <w:fldChar w:fldCharType="begin"/>
        </w:r>
        <w:r w:rsidR="00C355E6" w:rsidDel="00AC4AE7">
          <w:rPr>
            <w:lang w:eastAsia="pl-PL"/>
          </w:rPr>
          <w:delInstrText xml:space="preserve"> SEQ Rysunek \* ARABIC </w:delInstrText>
        </w:r>
        <w:r w:rsidR="00C355E6" w:rsidDel="00AC4AE7">
          <w:rPr>
            <w:lang w:eastAsia="pl-PL"/>
          </w:rPr>
          <w:fldChar w:fldCharType="separate"/>
        </w:r>
        <w:r w:rsidR="009F2CB9" w:rsidDel="00AC4AE7">
          <w:rPr>
            <w:noProof/>
            <w:lang w:eastAsia="pl-PL"/>
          </w:rPr>
          <w:delText>1</w:delText>
        </w:r>
        <w:r w:rsidR="00C355E6" w:rsidDel="00AC4AE7">
          <w:rPr>
            <w:lang w:eastAsia="pl-PL"/>
          </w:rPr>
          <w:fldChar w:fldCharType="end"/>
        </w:r>
        <w:r w:rsidRPr="00AE7BCF" w:rsidDel="00AC4AE7">
          <w:rPr>
            <w:lang w:eastAsia="pl-PL"/>
          </w:rPr>
          <w:delText xml:space="preserve"> Elementy składowe teorii</w:delText>
        </w:r>
        <w:bookmarkEnd w:id="778"/>
      </w:del>
    </w:p>
    <w:p w14:paraId="2FD533C8" w14:textId="3012885A" w:rsidR="001D0179" w:rsidRPr="000938DC" w:rsidDel="00AC4AE7" w:rsidRDefault="00C355E6" w:rsidP="00AC4AE7">
      <w:pPr>
        <w:rPr>
          <w:del w:id="780" w:author="Jarema Piekutowski" w:date="2022-09-08T08:48:00Z"/>
          <w:rFonts w:eastAsia="Times New Roman" w:cstheme="minorHAnsi"/>
          <w:lang w:eastAsia="pl-PL"/>
        </w:rPr>
        <w:pPrChange w:id="781" w:author="Jarema Piekutowski" w:date="2022-09-08T08:48:00Z">
          <w:pPr/>
        </w:pPrChange>
      </w:pPr>
      <w:del w:id="782" w:author="Jarema Piekutowski" w:date="2022-09-08T08:48:00Z">
        <w:r w:rsidRPr="00EB71D5" w:rsidDel="00AC4AE7">
          <w:rPr>
            <w:noProof/>
            <w:lang w:eastAsia="pl-PL"/>
          </w:rPr>
          <mc:AlternateContent>
            <mc:Choice Requires="wps">
              <w:drawing>
                <wp:anchor distT="0" distB="0" distL="114300" distR="114300" simplePos="0" relativeHeight="251658240" behindDoc="0" locked="0" layoutInCell="1" allowOverlap="1" wp14:anchorId="05E1F1A0" wp14:editId="1CD8B839">
                  <wp:simplePos x="0" y="0"/>
                  <wp:positionH relativeFrom="column">
                    <wp:posOffset>1210945</wp:posOffset>
                  </wp:positionH>
                  <wp:positionV relativeFrom="paragraph">
                    <wp:posOffset>64770</wp:posOffset>
                  </wp:positionV>
                  <wp:extent cx="3802380" cy="434340"/>
                  <wp:effectExtent l="0" t="0" r="26670" b="22860"/>
                  <wp:wrapNone/>
                  <wp:docPr id="640800337" name="Zone de texte 640800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434340"/>
                          </a:xfrm>
                          <a:prstGeom prst="rect">
                            <a:avLst/>
                          </a:prstGeom>
                          <a:solidFill>
                            <a:sysClr val="window" lastClr="FFFFFF"/>
                          </a:solidFill>
                          <a:ln w="12700" cap="flat" cmpd="sng" algn="ctr">
                            <a:solidFill>
                              <a:srgbClr val="5B9BD5"/>
                            </a:solidFill>
                            <a:prstDash val="solid"/>
                            <a:miter lim="800000"/>
                            <a:headEnd/>
                            <a:tailEnd/>
                          </a:ln>
                          <a:effectLst/>
                        </wps:spPr>
                        <wps:txbx>
                          <w:txbxContent>
                            <w:p w14:paraId="184C4D78" w14:textId="77777777" w:rsidR="00AC50F9" w:rsidRDefault="00AC50F9" w:rsidP="00B43A29">
                              <w:r>
                                <w:t>ELEMENTY SKŁADOWE TEORII (logiki interwencji) W TBE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1F1A0" id="Zone de texte 640800337" o:spid="_x0000_s1034" type="#_x0000_t202" style="position:absolute;margin-left:95.35pt;margin-top:5.1pt;width:299.4pt;height:3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" fillcolor="window" strokecolor="#5b9bd5" strokeweight="1pt">
                  <v:textbox>
                    <w:txbxContent>
                      <w:p w14:paraId="184C4D78" w14:textId="77777777" w:rsidR="00AC50F9" w:rsidRDefault="00AC50F9" w:rsidP="00B43A29">
                        <w:r>
                          <w:t>ELEMENTY SKŁADOWE TEORII (logiki interwencji) W TBE</w:t>
                        </w:r>
                      </w:p>
                    </w:txbxContent>
                  </v:textbox>
                </v:shape>
              </w:pict>
            </mc:Fallback>
          </mc:AlternateContent>
        </w:r>
      </w:del>
    </w:p>
    <w:p w14:paraId="21304425" w14:textId="5205A4FC" w:rsidR="001D0179" w:rsidRPr="000938DC" w:rsidDel="00AC4AE7" w:rsidRDefault="001D0179" w:rsidP="00AC4AE7">
      <w:pPr>
        <w:rPr>
          <w:del w:id="783" w:author="Jarema Piekutowski" w:date="2022-09-08T08:48:00Z"/>
          <w:lang w:eastAsia="pl-PL"/>
        </w:rPr>
        <w:pPrChange w:id="784" w:author="Jarema Piekutowski" w:date="2022-09-08T08:48:00Z">
          <w:pPr/>
        </w:pPrChange>
      </w:pPr>
    </w:p>
    <w:p w14:paraId="53B2F3AA" w14:textId="2AE8F970" w:rsidR="001D0179" w:rsidRPr="000938DC" w:rsidDel="00AC4AE7" w:rsidRDefault="001D0179" w:rsidP="00AC4AE7">
      <w:pPr>
        <w:rPr>
          <w:del w:id="785" w:author="Jarema Piekutowski" w:date="2022-09-08T08:48:00Z"/>
          <w:lang w:eastAsia="pl-PL"/>
        </w:rPr>
        <w:pPrChange w:id="786" w:author="Jarema Piekutowski" w:date="2022-09-08T08:48:00Z">
          <w:pPr/>
        </w:pPrChange>
      </w:pPr>
      <w:del w:id="787" w:author="Jarema Piekutowski" w:date="2022-09-08T08:48:00Z">
        <w:r w:rsidRPr="00EB71D5" w:rsidDel="00AC4AE7">
          <w:rPr>
            <w:noProof/>
            <w:lang w:eastAsia="pl-PL"/>
          </w:rPr>
          <w:drawing>
            <wp:inline distT="0" distB="0" distL="0" distR="0" wp14:anchorId="1EA71CC1" wp14:editId="0C06D615">
              <wp:extent cx="5879140" cy="741680"/>
              <wp:effectExtent l="19050" t="0" r="7620" b="20320"/>
              <wp:docPr id="30"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del>
    </w:p>
    <w:p w14:paraId="133AB1C1" w14:textId="51CE51EE" w:rsidR="001D0179" w:rsidRPr="000938DC" w:rsidDel="00AC4AE7" w:rsidRDefault="001D0179" w:rsidP="00AC4AE7">
      <w:pPr>
        <w:rPr>
          <w:del w:id="788" w:author="Jarema Piekutowski" w:date="2022-09-08T08:48:00Z"/>
          <w:lang w:eastAsia="pl-PL"/>
        </w:rPr>
        <w:pPrChange w:id="789" w:author="Jarema Piekutowski" w:date="2022-09-08T08:48:00Z">
          <w:pPr/>
        </w:pPrChange>
      </w:pPr>
      <w:del w:id="790" w:author="Jarema Piekutowski" w:date="2022-09-08T08:48:00Z">
        <w:r w:rsidRPr="000938DC" w:rsidDel="00AC4AE7">
          <w:rPr>
            <w:lang w:eastAsia="pl-PL"/>
          </w:rPr>
          <w:delText>Źródło: Opracowanie własne</w:delText>
        </w:r>
      </w:del>
    </w:p>
    <w:p w14:paraId="4DC1E94B" w14:textId="46BB221E" w:rsidR="001D0179" w:rsidRPr="00AE7BCF" w:rsidDel="00AC4AE7" w:rsidRDefault="001D0179" w:rsidP="00AC4AE7">
      <w:pPr>
        <w:rPr>
          <w:del w:id="791" w:author="Jarema Piekutowski" w:date="2022-09-08T08:48:00Z"/>
          <w:lang w:eastAsia="pl-PL"/>
        </w:rPr>
        <w:pPrChange w:id="792" w:author="Jarema Piekutowski" w:date="2022-09-08T08:48:00Z">
          <w:pPr/>
        </w:pPrChange>
      </w:pPr>
      <w:del w:id="793" w:author="Jarema Piekutowski" w:date="2022-09-08T08:48:00Z">
        <w:r w:rsidRPr="00AE7BCF" w:rsidDel="00AC4AE7">
          <w:rPr>
            <w:lang w:eastAsia="pl-PL"/>
          </w:rPr>
          <w:delText>Kluczowe dla tego rodzaju ewaluacji jest „odtworzenie” teorii interwencji, ponieważ poznanie założeń i dążeń, które leżały u podstaw danej interwencji, jest szczególnie ważne dla prawidłowego sposobu jej oceny. TBE pozwala ewaluatorowi w pełni zrozumieć, co dana instytucja/ podmiot chciał osiągnąć projektując daną interwencję, skąd wzięły się działania i jakie problemy miały być lub są rozwiązane. W TBE zwraca się więc szczególną uwagę na perspektywę osób odpowiedzialnych za daną interwencję. W badaniu Wykonawca zrekonstruuje różne teorie zmiany przypisane do poszczególnych schematów wsparcia w obszarze polityki terytorialnej. Zrekonstruowane teorie zmiany będą opisywać planowane rezultaty interwencji, kluczowe założenia, czynniki zewnętrzne oraz powiązania przyczynowo-skutkowe między tymi elementami.</w:delText>
        </w:r>
      </w:del>
    </w:p>
    <w:p w14:paraId="231FB438" w14:textId="1458AF15" w:rsidR="001D0179" w:rsidRPr="00AE7BCF" w:rsidDel="00AC4AE7" w:rsidRDefault="001D0179" w:rsidP="00AC4AE7">
      <w:pPr>
        <w:rPr>
          <w:del w:id="794" w:author="Jarema Piekutowski" w:date="2022-09-08T08:48:00Z"/>
          <w:lang w:eastAsia="pl-PL"/>
        </w:rPr>
        <w:pPrChange w:id="795" w:author="Jarema Piekutowski" w:date="2022-09-08T08:48:00Z">
          <w:pPr/>
        </w:pPrChange>
      </w:pPr>
      <w:del w:id="796" w:author="Jarema Piekutowski" w:date="2022-09-08T08:48:00Z">
        <w:r w:rsidRPr="00AE7BCF" w:rsidDel="00AC4AE7">
          <w:rPr>
            <w:b/>
            <w:lang w:eastAsia="pl-PL"/>
          </w:rPr>
          <w:delText>Komponent konceptualny TBE polegać będzie</w:delText>
        </w:r>
        <w:r w:rsidRPr="00AE7BCF" w:rsidDel="00AC4AE7">
          <w:rPr>
            <w:lang w:eastAsia="pl-PL"/>
          </w:rPr>
          <w:delText xml:space="preserve"> na odtworzenia teorii (logiki) interwencji, czyli powiązania w logiczny sposób elementów interwencji, przy uwzględnieniu kontekstu. Etap ten polegać będzie na analizie dokumentów programowych POPW (analiza danych zastanych – desk research) wraz ze zmianami i modyfikacjami założeń. Dodatkowo w odtworzeniu logiki interwencji pomocne będą wywiady pogłębione z przedstawicielami IZ/IP POPW 2014-2020.</w:delText>
        </w:r>
      </w:del>
    </w:p>
    <w:p w14:paraId="1251973F" w14:textId="5D2A1734" w:rsidR="001D0179" w:rsidRPr="00752D76" w:rsidDel="00AC4AE7" w:rsidRDefault="001D0179" w:rsidP="00AC4AE7">
      <w:pPr>
        <w:rPr>
          <w:del w:id="797" w:author="Jarema Piekutowski" w:date="2022-09-08T08:48:00Z"/>
          <w:b/>
          <w:bCs/>
          <w:lang w:eastAsia="pl-PL"/>
        </w:rPr>
        <w:pPrChange w:id="798" w:author="Jarema Piekutowski" w:date="2022-09-08T08:48:00Z">
          <w:pPr/>
        </w:pPrChange>
      </w:pPr>
      <w:del w:id="799" w:author="Jarema Piekutowski" w:date="2022-09-08T08:48:00Z">
        <w:r w:rsidRPr="00752D76" w:rsidDel="00AC4AE7">
          <w:rPr>
            <w:b/>
            <w:bCs/>
            <w:lang w:eastAsia="pl-PL"/>
          </w:rPr>
          <w:delText>Opis komponentu empirycznego</w:delText>
        </w:r>
      </w:del>
    </w:p>
    <w:p w14:paraId="5F2409A0" w14:textId="71697950" w:rsidR="001D0179" w:rsidRPr="00AE7BCF" w:rsidDel="00AC4AE7" w:rsidRDefault="001D0179" w:rsidP="00AC4AE7">
      <w:pPr>
        <w:rPr>
          <w:del w:id="800" w:author="Jarema Piekutowski" w:date="2022-09-08T08:48:00Z"/>
          <w:b/>
          <w:bCs/>
          <w:lang w:eastAsia="pl-PL"/>
        </w:rPr>
        <w:pPrChange w:id="801" w:author="Jarema Piekutowski" w:date="2022-09-08T08:48:00Z">
          <w:pPr/>
        </w:pPrChange>
      </w:pPr>
      <w:del w:id="802" w:author="Jarema Piekutowski" w:date="2022-09-08T08:48:00Z">
        <w:r w:rsidRPr="00AE7BCF" w:rsidDel="00AC4AE7">
          <w:rPr>
            <w:bCs/>
            <w:lang w:eastAsia="pl-PL"/>
          </w:rPr>
          <w:delText>Komponent empiryczny TBE to etap</w:delText>
        </w:r>
        <w:r w:rsidRPr="00AE7BCF" w:rsidDel="00AC4AE7">
          <w:rPr>
            <w:b/>
            <w:bCs/>
            <w:lang w:eastAsia="pl-PL"/>
          </w:rPr>
          <w:delText xml:space="preserve"> </w:delText>
        </w:r>
        <w:r w:rsidRPr="00AE7BCF" w:rsidDel="00AC4AE7">
          <w:rPr>
            <w:lang w:eastAsia="pl-PL"/>
          </w:rPr>
          <w:delText xml:space="preserve">testowania teorii, czyli ocena założeń teorii zmiany. Na tym etapie przydatne będą przede wszystkim wyniki badań ilościowych, wywiadów pogłębionych i benchmarkingu, a także analiza danych zastanych pokazujących zmianę. Dzięki zastosowaniu triangulacji danych ocena teorii interwencji będzie możliwie jak najbardziej kompleksowa. </w:delText>
        </w:r>
      </w:del>
    </w:p>
    <w:p w14:paraId="049232BE" w14:textId="59A74ED5" w:rsidR="001D0179" w:rsidRPr="00AE7BCF" w:rsidDel="00AC4AE7" w:rsidRDefault="001D0179" w:rsidP="00AC4AE7">
      <w:pPr>
        <w:rPr>
          <w:del w:id="803" w:author="Jarema Piekutowski" w:date="2022-09-08T08:48:00Z"/>
          <w:lang w:eastAsia="pl-PL"/>
        </w:rPr>
        <w:pPrChange w:id="804" w:author="Jarema Piekutowski" w:date="2022-09-08T08:48:00Z">
          <w:pPr/>
        </w:pPrChange>
      </w:pPr>
      <w:del w:id="805" w:author="Jarema Piekutowski" w:date="2022-09-08T08:48:00Z">
        <w:r w:rsidRPr="00AE7BCF" w:rsidDel="00AC4AE7">
          <w:rPr>
            <w:lang w:eastAsia="pl-PL"/>
          </w:rPr>
          <w:delText>W ramach komponentu empirycznego Wykonawca będzie zwracał uwagę na dwa zasadnicze obszary dokonywanej interwencji:</w:delText>
        </w:r>
      </w:del>
    </w:p>
    <w:p w14:paraId="77B160E9" w14:textId="19F8E219" w:rsidR="001D0179" w:rsidRPr="00AE7BCF" w:rsidDel="00AC4AE7" w:rsidRDefault="001D0179" w:rsidP="00AC4AE7">
      <w:pPr>
        <w:rPr>
          <w:del w:id="806" w:author="Jarema Piekutowski" w:date="2022-09-08T08:48:00Z"/>
          <w:lang w:eastAsia="pl-PL"/>
        </w:rPr>
        <w:pPrChange w:id="807" w:author="Jarema Piekutowski" w:date="2022-09-08T08:48:00Z">
          <w:pPr>
            <w:pStyle w:val="Akapitzlist"/>
            <w:numPr>
              <w:numId w:val="18"/>
            </w:numPr>
            <w:ind w:hanging="360"/>
          </w:pPr>
        </w:pPrChange>
      </w:pPr>
      <w:del w:id="808" w:author="Jarema Piekutowski" w:date="2022-09-08T08:48:00Z">
        <w:r w:rsidRPr="00AE7BCF" w:rsidDel="00AC4AE7">
          <w:rPr>
            <w:lang w:eastAsia="pl-PL"/>
          </w:rPr>
          <w:delText>Mechanizmy (teoria interwencji) - jak działa dana interwencja: prawidłowości, relacje przyczynowo-skutkowe, zasoby, przekonania planistów, co działa, a co nie (dlaczego wybrane zostało to działanie),</w:delText>
        </w:r>
      </w:del>
    </w:p>
    <w:p w14:paraId="6ADFCC31" w14:textId="263F72F0" w:rsidR="001D0179" w:rsidRPr="00AE7BCF" w:rsidDel="00AC4AE7" w:rsidRDefault="001D0179" w:rsidP="00AC4AE7">
      <w:pPr>
        <w:rPr>
          <w:del w:id="809" w:author="Jarema Piekutowski" w:date="2022-09-08T08:48:00Z"/>
          <w:lang w:eastAsia="pl-PL"/>
        </w:rPr>
        <w:pPrChange w:id="810" w:author="Jarema Piekutowski" w:date="2022-09-08T08:48:00Z">
          <w:pPr>
            <w:pStyle w:val="Akapitzlist"/>
            <w:numPr>
              <w:numId w:val="18"/>
            </w:numPr>
            <w:ind w:hanging="360"/>
          </w:pPr>
        </w:pPrChange>
      </w:pPr>
      <w:del w:id="811" w:author="Jarema Piekutowski" w:date="2022-09-08T08:48:00Z">
        <w:r w:rsidRPr="00AE7BCF" w:rsidDel="00AC4AE7">
          <w:rPr>
            <w:lang w:eastAsia="pl-PL"/>
          </w:rPr>
          <w:delText>Kontekst – uwarunkowania społeczne, gospodarcze i polityczne, kontekst organizacyjny, interesariusze programu, kontekst geograficzny.</w:delText>
        </w:r>
      </w:del>
    </w:p>
    <w:p w14:paraId="26A97641" w14:textId="3FA17C00" w:rsidR="001D0179" w:rsidRPr="00AE7BCF" w:rsidDel="00AC4AE7" w:rsidRDefault="001D0179" w:rsidP="00AC4AE7">
      <w:pPr>
        <w:rPr>
          <w:del w:id="812" w:author="Jarema Piekutowski" w:date="2022-09-08T08:48:00Z"/>
          <w:lang w:eastAsia="pl-PL"/>
        </w:rPr>
        <w:pPrChange w:id="813" w:author="Jarema Piekutowski" w:date="2022-09-08T08:48:00Z">
          <w:pPr/>
        </w:pPrChange>
      </w:pPr>
      <w:del w:id="814" w:author="Jarema Piekutowski" w:date="2022-09-08T08:48:00Z">
        <w:r w:rsidRPr="00AE7BCF" w:rsidDel="00AC4AE7">
          <w:rPr>
            <w:lang w:eastAsia="pl-PL"/>
          </w:rPr>
          <w:delText xml:space="preserve">Znając kontekst oraz mechanizmy istnieje możliwość pełnej oceny teorii interwencji oraz efektów wynikłych z przeprowadzonej interwencji. Podejście to najłatwiej opisać następującym wzorem: </w:delText>
        </w:r>
        <w:r w:rsidRPr="00AE7BCF" w:rsidDel="00AC4AE7">
          <w:rPr>
            <w:b/>
            <w:lang w:eastAsia="pl-PL"/>
          </w:rPr>
          <w:delText>kontekst + mechanizmy = rezultaty</w:delText>
        </w:r>
        <w:r w:rsidRPr="00AE7BCF" w:rsidDel="00AC4AE7">
          <w:rPr>
            <w:lang w:eastAsia="pl-PL"/>
          </w:rPr>
          <w:delText xml:space="preserve">. </w:delText>
        </w:r>
      </w:del>
    </w:p>
    <w:p w14:paraId="4E2A583B" w14:textId="51B26C00" w:rsidR="001D0179" w:rsidRPr="00AE7BCF" w:rsidDel="00AC4AE7" w:rsidRDefault="001D0179" w:rsidP="00AC4AE7">
      <w:pPr>
        <w:rPr>
          <w:del w:id="815" w:author="Jarema Piekutowski" w:date="2022-09-08T08:48:00Z"/>
          <w:color w:val="C00000"/>
        </w:rPr>
        <w:pPrChange w:id="816" w:author="Jarema Piekutowski" w:date="2022-09-08T08:48:00Z">
          <w:pPr/>
        </w:pPrChange>
      </w:pPr>
      <w:del w:id="817" w:author="Jarema Piekutowski" w:date="2022-09-08T08:48:00Z">
        <w:r w:rsidRPr="00AE7BCF" w:rsidDel="00AC4AE7">
          <w:rPr>
            <w:lang w:eastAsia="pl-PL"/>
          </w:rPr>
          <w:delText xml:space="preserve">Na etapie empirycznym uwzględnione zostaną opinie głównych interesariuszy wsparcia (IZ i IP POPW, beneficjentów oraz ekspertów dziedzinowych), a także wyniki szeroko poprowadzonej analizy danych zastanych oraz analiz porównawczych, modelowania ekonometrycznego. Dzięki temu możliwe będzie maksymalnie szerokie i kompleksowe odtworzenie kontekstu dla interwencji i prześledzenie jej efektów, czyli co poprawiło się w Polsce Wschodniej </w:delText>
        </w:r>
        <w:r w:rsidRPr="00AE7BCF" w:rsidDel="00AC4AE7">
          <w:rPr>
            <w:b/>
            <w:lang w:eastAsia="pl-PL"/>
          </w:rPr>
          <w:delText>w obszarach wsparcia POPW, ze szczególnym uwzględnieniem mocnych i słabych stron wsparcia.</w:delText>
        </w:r>
      </w:del>
    </w:p>
    <w:p w14:paraId="4987A740" w14:textId="741347B1" w:rsidR="001D0179" w:rsidRPr="00AE7BCF" w:rsidDel="00AC4AE7" w:rsidRDefault="001D0179" w:rsidP="00AC4AE7">
      <w:pPr>
        <w:rPr>
          <w:del w:id="818" w:author="Jarema Piekutowski" w:date="2022-09-08T08:48:00Z"/>
          <w:lang w:eastAsia="pl-PL"/>
        </w:rPr>
        <w:pPrChange w:id="819" w:author="Jarema Piekutowski" w:date="2022-09-08T08:48:00Z">
          <w:pPr/>
        </w:pPrChange>
      </w:pPr>
      <w:del w:id="820" w:author="Jarema Piekutowski" w:date="2022-09-08T08:48:00Z">
        <w:r w:rsidRPr="00AE7BCF" w:rsidDel="00AC4AE7">
          <w:rPr>
            <w:lang w:eastAsia="pl-PL"/>
          </w:rPr>
          <w:delText xml:space="preserve">Poniżej przedstawiono przykładowy graf ilustrujący model logiczny interwencji publicznej </w:delText>
        </w:r>
        <w:r w:rsidR="00752D76" w:rsidDel="00AC4AE7">
          <w:rPr>
            <w:lang w:eastAsia="pl-PL"/>
          </w:rPr>
          <w:delText>w</w:delText>
        </w:r>
        <w:r w:rsidRPr="00AE7BCF" w:rsidDel="00AC4AE7">
          <w:rPr>
            <w:lang w:eastAsia="pl-PL"/>
          </w:rPr>
          <w:delText>ykorzystywany przez Wykonawcę.</w:delText>
        </w:r>
      </w:del>
    </w:p>
    <w:p w14:paraId="74281797" w14:textId="2B24B3AF" w:rsidR="001D0179" w:rsidRPr="000938DC" w:rsidDel="00AC4AE7" w:rsidRDefault="001D0179" w:rsidP="00AC4AE7">
      <w:pPr>
        <w:rPr>
          <w:del w:id="821" w:author="Jarema Piekutowski" w:date="2022-09-08T08:48:00Z"/>
          <w:lang w:eastAsia="pl-PL"/>
        </w:rPr>
        <w:sectPr w:rsidR="001D0179" w:rsidRPr="000938DC" w:rsidDel="00AC4AE7" w:rsidSect="00AC50F9">
          <w:headerReference w:type="default" r:id="rId50"/>
          <w:footerReference w:type="default" r:id="rId51"/>
          <w:pgSz w:w="11906" w:h="16838"/>
          <w:pgMar w:top="1417" w:right="1417" w:bottom="1417" w:left="1417" w:header="708" w:footer="708" w:gutter="0"/>
          <w:cols w:space="708"/>
          <w:titlePg/>
          <w:docGrid w:linePitch="360"/>
        </w:sectPr>
        <w:pPrChange w:id="822" w:author="Jarema Piekutowski" w:date="2022-09-08T08:48:00Z">
          <w:pPr/>
        </w:pPrChange>
      </w:pPr>
    </w:p>
    <w:p w14:paraId="411DF7CA" w14:textId="3F331835" w:rsidR="001D0179" w:rsidRPr="000938DC" w:rsidDel="00AC4AE7" w:rsidRDefault="00EB71D5" w:rsidP="00AC4AE7">
      <w:pPr>
        <w:rPr>
          <w:del w:id="823" w:author="Jarema Piekutowski" w:date="2022-09-08T08:48:00Z"/>
          <w:rFonts w:cstheme="minorHAnsi"/>
        </w:rPr>
        <w:pPrChange w:id="824" w:author="Jarema Piekutowski" w:date="2022-09-08T08:48:00Z">
          <w:pPr/>
        </w:pPrChange>
      </w:pPr>
      <w:del w:id="825" w:author="Jarema Piekutowski" w:date="2022-09-08T08:48:00Z">
        <w:r w:rsidDel="00AC4AE7">
          <w:rPr>
            <w:noProof/>
            <w:lang w:val="en-GB" w:eastAsia="en-GB"/>
          </w:rPr>
          <mc:AlternateContent>
            <mc:Choice Requires="wpg">
              <w:drawing>
                <wp:anchor distT="0" distB="0" distL="114300" distR="114300" simplePos="0" relativeHeight="251726848" behindDoc="0" locked="0" layoutInCell="1" allowOverlap="1" wp14:anchorId="305F4A19" wp14:editId="1B5C7ECC">
                  <wp:simplePos x="0" y="0"/>
                  <wp:positionH relativeFrom="column">
                    <wp:posOffset>-726374</wp:posOffset>
                  </wp:positionH>
                  <wp:positionV relativeFrom="paragraph">
                    <wp:posOffset>175545</wp:posOffset>
                  </wp:positionV>
                  <wp:extent cx="10343515" cy="6752102"/>
                  <wp:effectExtent l="0" t="19050" r="19685" b="10795"/>
                  <wp:wrapNone/>
                  <wp:docPr id="640800407" name="Grupa 640800407"/>
                  <wp:cNvGraphicFramePr/>
                  <a:graphic xmlns:a="http://schemas.openxmlformats.org/drawingml/2006/main">
                    <a:graphicData uri="http://schemas.microsoft.com/office/word/2010/wordprocessingGroup">
                      <wpg:wgp>
                        <wpg:cNvGrpSpPr/>
                        <wpg:grpSpPr>
                          <a:xfrm>
                            <a:off x="0" y="0"/>
                            <a:ext cx="10343515" cy="6752102"/>
                            <a:chOff x="0" y="0"/>
                            <a:chExt cx="10343727" cy="6752338"/>
                          </a:xfrm>
                        </wpg:grpSpPr>
                        <wpg:grpSp>
                          <wpg:cNvPr id="640800408" name="Grupa 640800408"/>
                          <wpg:cNvGrpSpPr/>
                          <wpg:grpSpPr>
                            <a:xfrm>
                              <a:off x="0" y="1403350"/>
                              <a:ext cx="2644775" cy="4900515"/>
                              <a:chOff x="0" y="0"/>
                              <a:chExt cx="2644775" cy="4900515"/>
                            </a:xfrm>
                          </wpg:grpSpPr>
                          <wps:wsp>
                            <wps:cNvPr id="640800409" name="Rectangle : coins arrondis 640800331"/>
                            <wps:cNvSpPr>
                              <a:spLocks noChangeArrowheads="1"/>
                            </wps:cNvSpPr>
                            <wps:spPr bwMode="auto">
                              <a:xfrm>
                                <a:off x="0" y="0"/>
                                <a:ext cx="2644775" cy="4495800"/>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410" name="Zone de texte 34"/>
                            <wps:cNvSpPr txBox="1">
                              <a:spLocks noChangeArrowheads="1"/>
                            </wps:cNvSpPr>
                            <wps:spPr bwMode="auto">
                              <a:xfrm>
                                <a:off x="169333" y="177800"/>
                                <a:ext cx="1036320" cy="70294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4EA44253" w14:textId="77777777" w:rsidR="00811852" w:rsidRDefault="00811852" w:rsidP="00B43A29">
                                  <w:r>
                                    <w:t xml:space="preserve">Ocena szans </w:t>
                                  </w:r>
                                  <w:r>
                                    <w:br/>
                                    <w:t>i wyzwań</w:t>
                                  </w:r>
                                </w:p>
                              </w:txbxContent>
                            </wps:txbx>
                            <wps:bodyPr rot="0" vert="horz" wrap="square" lIns="91440" tIns="45720" rIns="91440" bIns="45720" anchor="t" anchorCtr="0" upright="1">
                              <a:spAutoFit/>
                            </wps:bodyPr>
                          </wps:wsp>
                          <wps:wsp>
                            <wps:cNvPr id="640800411" name="Zone de texte 33"/>
                            <wps:cNvSpPr txBox="1">
                              <a:spLocks noChangeArrowheads="1"/>
                            </wps:cNvSpPr>
                            <wps:spPr bwMode="auto">
                              <a:xfrm>
                                <a:off x="169333" y="1100667"/>
                                <a:ext cx="1046480" cy="480060"/>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0E915B99" w14:textId="77777777" w:rsidR="00811852" w:rsidRDefault="00811852" w:rsidP="00B43A29">
                                  <w:r>
                                    <w:t>Wyniki badań</w:t>
                                  </w:r>
                                </w:p>
                              </w:txbxContent>
                            </wps:txbx>
                            <wps:bodyPr rot="0" vert="horz" wrap="square" lIns="91440" tIns="45720" rIns="91440" bIns="45720" anchor="t" anchorCtr="0" upright="1">
                              <a:spAutoFit/>
                            </wps:bodyPr>
                          </wps:wsp>
                          <wps:wsp>
                            <wps:cNvPr id="640800412" name="Zone de texte 32"/>
                            <wps:cNvSpPr txBox="1">
                              <a:spLocks noChangeArrowheads="1"/>
                            </wps:cNvSpPr>
                            <wps:spPr bwMode="auto">
                              <a:xfrm>
                                <a:off x="177800" y="1811867"/>
                                <a:ext cx="1040130" cy="92646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7973B034" w14:textId="77777777" w:rsidR="00811852" w:rsidRDefault="00811852" w:rsidP="00B43A29">
                                  <w:r>
                                    <w:t>Wcześniejsze doświadczenia</w:t>
                                  </w:r>
                                </w:p>
                              </w:txbxContent>
                            </wps:txbx>
                            <wps:bodyPr rot="0" vert="horz" wrap="square" lIns="91440" tIns="45720" rIns="91440" bIns="45720" anchor="t" anchorCtr="0" upright="1">
                              <a:spAutoFit/>
                            </wps:bodyPr>
                          </wps:wsp>
                          <wps:wsp>
                            <wps:cNvPr id="640800413" name="Zone de texte 31"/>
                            <wps:cNvSpPr txBox="1">
                              <a:spLocks noChangeArrowheads="1"/>
                            </wps:cNvSpPr>
                            <wps:spPr bwMode="auto">
                              <a:xfrm>
                                <a:off x="177800" y="2743200"/>
                                <a:ext cx="1040130" cy="92646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663BC0DC" w14:textId="77777777" w:rsidR="00811852" w:rsidRDefault="00811852" w:rsidP="00B43A29">
                                  <w:r>
                                    <w:t>Przekonania interesariuszy</w:t>
                                  </w:r>
                                </w:p>
                              </w:txbxContent>
                            </wps:txbx>
                            <wps:bodyPr rot="0" vert="horz" wrap="square" lIns="91440" tIns="45720" rIns="91440" bIns="45720" anchor="t" anchorCtr="0" upright="1">
                              <a:spAutoFit/>
                            </wps:bodyPr>
                          </wps:wsp>
                          <wps:wsp>
                            <wps:cNvPr id="640800414" name="Zone de texte 640800329"/>
                            <wps:cNvSpPr txBox="1">
                              <a:spLocks noChangeArrowheads="1"/>
                            </wps:cNvSpPr>
                            <wps:spPr bwMode="auto">
                              <a:xfrm>
                                <a:off x="1507067" y="1354667"/>
                                <a:ext cx="1022985" cy="48006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1D62AF6F" w14:textId="77777777" w:rsidR="00811852" w:rsidRDefault="00811852" w:rsidP="00B43A29">
                                  <w:r>
                                    <w:t>POTRZEBY</w:t>
                                  </w:r>
                                </w:p>
                              </w:txbxContent>
                            </wps:txbx>
                            <wps:bodyPr rot="0" vert="horz" wrap="square" lIns="91440" tIns="45720" rIns="91440" bIns="45720" anchor="t" anchorCtr="0" upright="1">
                              <a:spAutoFit/>
                            </wps:bodyPr>
                          </wps:wsp>
                          <wps:wsp>
                            <wps:cNvPr id="640800415" name="Zone de texte 49"/>
                            <wps:cNvSpPr txBox="1">
                              <a:spLocks noChangeArrowheads="1"/>
                            </wps:cNvSpPr>
                            <wps:spPr bwMode="auto">
                              <a:xfrm>
                                <a:off x="135467" y="3784600"/>
                                <a:ext cx="2402840" cy="1115915"/>
                              </a:xfrm>
                              <a:prstGeom prst="rect">
                                <a:avLst/>
                              </a:prstGeom>
                              <a:solidFill>
                                <a:schemeClr val="lt1">
                                  <a:lumMod val="100000"/>
                                  <a:lumOff val="0"/>
                                </a:schemeClr>
                              </a:solidFill>
                              <a:ln w="12700">
                                <a:solidFill>
                                  <a:schemeClr val="accent1">
                                    <a:lumMod val="100000"/>
                                    <a:lumOff val="0"/>
                                  </a:schemeClr>
                                </a:solidFill>
                                <a:prstDash val="dash"/>
                                <a:miter lim="800000"/>
                                <a:headEnd/>
                                <a:tailEnd/>
                              </a:ln>
                              <a:effectLst/>
                            </wps:spPr>
                            <wps:txbx>
                              <w:txbxContent>
                                <w:p w14:paraId="6DF1044C" w14:textId="77777777" w:rsidR="00811852" w:rsidRDefault="00811852" w:rsidP="00B43A29">
                                  <w:r>
                                    <w:t xml:space="preserve">TEORIE BAZOWE – na jakich przesłankach oparto decyzję? </w:t>
                                  </w:r>
                                </w:p>
                              </w:txbxContent>
                            </wps:txbx>
                            <wps:bodyPr rot="0" vert="horz" wrap="square" lIns="91440" tIns="45720" rIns="91440" bIns="45720" anchor="t" anchorCtr="0" upright="1">
                              <a:noAutofit/>
                            </wps:bodyPr>
                          </wps:wsp>
                        </wpg:grpSp>
                        <wpg:grpSp>
                          <wpg:cNvPr id="640800416" name="Grupa 640800416"/>
                          <wpg:cNvGrpSpPr/>
                          <wpg:grpSpPr>
                            <a:xfrm>
                              <a:off x="7120467" y="1843617"/>
                              <a:ext cx="3223260" cy="4210050"/>
                              <a:chOff x="0" y="0"/>
                              <a:chExt cx="3223260" cy="4210050"/>
                            </a:xfrm>
                          </wpg:grpSpPr>
                          <wps:wsp>
                            <wps:cNvPr id="640800417" name="Rectangle : coins arrondis 640800334"/>
                            <wps:cNvSpPr>
                              <a:spLocks noChangeArrowheads="1"/>
                            </wps:cNvSpPr>
                            <wps:spPr bwMode="auto">
                              <a:xfrm>
                                <a:off x="0" y="0"/>
                                <a:ext cx="3223260" cy="4210050"/>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418" name="Zone de texte 640800323"/>
                            <wps:cNvSpPr txBox="1">
                              <a:spLocks noChangeArrowheads="1"/>
                            </wps:cNvSpPr>
                            <wps:spPr bwMode="auto">
                              <a:xfrm>
                                <a:off x="812800" y="211667"/>
                                <a:ext cx="1022985" cy="480060"/>
                              </a:xfrm>
                              <a:prstGeom prst="rect">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523EC2AE" w14:textId="77777777" w:rsidR="00811852" w:rsidRDefault="00811852" w:rsidP="00B43A29">
                                  <w:r>
                                    <w:t>Inne czynniki</w:t>
                                  </w:r>
                                </w:p>
                              </w:txbxContent>
                            </wps:txbx>
                            <wps:bodyPr rot="0" vert="horz" wrap="square" lIns="91440" tIns="45720" rIns="91440" bIns="45720" anchor="t" anchorCtr="0" upright="1">
                              <a:spAutoFit/>
                            </wps:bodyPr>
                          </wps:wsp>
                          <wps:wsp>
                            <wps:cNvPr id="640800419" name="Zone de texte 640800322"/>
                            <wps:cNvSpPr txBox="1">
                              <a:spLocks noChangeArrowheads="1"/>
                            </wps:cNvSpPr>
                            <wps:spPr bwMode="auto">
                              <a:xfrm>
                                <a:off x="194733" y="804333"/>
                                <a:ext cx="933450" cy="70294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4CBF7CC7" w14:textId="77777777" w:rsidR="00811852" w:rsidRDefault="00811852" w:rsidP="00B43A29">
                                  <w:r>
                                    <w:t>Reakcja odbiorców</w:t>
                                  </w:r>
                                </w:p>
                              </w:txbxContent>
                            </wps:txbx>
                            <wps:bodyPr rot="0" vert="horz" wrap="square" lIns="91440" tIns="45720" rIns="91440" bIns="45720" anchor="t" anchorCtr="0" upright="1">
                              <a:spAutoFit/>
                            </wps:bodyPr>
                          </wps:wsp>
                          <wps:wsp>
                            <wps:cNvPr id="640800420" name="Zone de texte 640800321"/>
                            <wps:cNvSpPr txBox="1">
                              <a:spLocks noChangeArrowheads="1"/>
                            </wps:cNvSpPr>
                            <wps:spPr bwMode="auto">
                              <a:xfrm>
                                <a:off x="795866" y="1820333"/>
                                <a:ext cx="1022985" cy="480060"/>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6922C9E3" w14:textId="77777777" w:rsidR="00811852" w:rsidRDefault="00811852" w:rsidP="00B43A29">
                                  <w:r>
                                    <w:t>Kontekst</w:t>
                                  </w:r>
                                </w:p>
                              </w:txbxContent>
                            </wps:txbx>
                            <wps:bodyPr rot="0" vert="horz" wrap="square" lIns="91440" tIns="45720" rIns="91440" bIns="45720" anchor="t" anchorCtr="0" upright="1">
                              <a:spAutoFit/>
                            </wps:bodyPr>
                          </wps:wsp>
                          <wps:wsp>
                            <wps:cNvPr id="640800421" name="Zone de texte 640800320"/>
                            <wps:cNvSpPr txBox="1">
                              <a:spLocks noChangeArrowheads="1"/>
                            </wps:cNvSpPr>
                            <wps:spPr bwMode="auto">
                              <a:xfrm>
                                <a:off x="1955800" y="541867"/>
                                <a:ext cx="1215390" cy="122555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76A8035F" w14:textId="77777777" w:rsidR="00811852" w:rsidRDefault="00811852" w:rsidP="00B43A29">
                                  <w:r>
                                    <w:t>EFEKTY</w:t>
                                  </w:r>
                                </w:p>
                                <w:p w14:paraId="269641A8" w14:textId="77777777" w:rsidR="00811852" w:rsidRDefault="00811852" w:rsidP="00B43A29">
                                  <w:r>
                                    <w:t>Zmiana strukturalna i długookresowa</w:t>
                                  </w:r>
                                </w:p>
                              </w:txbxContent>
                            </wps:txbx>
                            <wps:bodyPr rot="0" vert="horz" wrap="square" lIns="91440" tIns="45720" rIns="91440" bIns="45720" anchor="t" anchorCtr="0" upright="1">
                              <a:spAutoFit/>
                            </wps:bodyPr>
                          </wps:wsp>
                          <wps:wsp>
                            <wps:cNvPr id="640800422" name="Flèche : droite 52"/>
                            <wps:cNvSpPr>
                              <a:spLocks noChangeArrowheads="1"/>
                            </wps:cNvSpPr>
                            <wps:spPr bwMode="auto">
                              <a:xfrm>
                                <a:off x="1492250" y="965200"/>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423" name="Connecteur droit avec flèche 35"/>
                            <wps:cNvCnPr>
                              <a:cxnSpLocks noChangeShapeType="1"/>
                            </wps:cNvCnPr>
                            <wps:spPr bwMode="auto">
                              <a:xfrm flipH="1">
                                <a:off x="791633" y="842433"/>
                                <a:ext cx="332740" cy="272415"/>
                              </a:xfrm>
                              <a:prstGeom prst="straightConnector1">
                                <a:avLst/>
                              </a:prstGeom>
                              <a:noFill/>
                              <a:ln w="9525">
                                <a:solidFill>
                                  <a:srgbClr val="000000"/>
                                </a:solidFill>
                                <a:round/>
                                <a:headEnd type="triangle" w="med" len="med"/>
                                <a:tailEnd type="triangle" w="med" len="med"/>
                              </a:ln>
                            </wps:spPr>
                            <wps:bodyPr/>
                          </wps:wsp>
                          <wps:wsp>
                            <wps:cNvPr id="640800424" name="Connecteur droit avec flèche 51"/>
                            <wps:cNvCnPr>
                              <a:cxnSpLocks noChangeShapeType="1"/>
                            </wps:cNvCnPr>
                            <wps:spPr bwMode="auto">
                              <a:xfrm>
                                <a:off x="1371600" y="571500"/>
                                <a:ext cx="0" cy="1243965"/>
                              </a:xfrm>
                              <a:prstGeom prst="straightConnector1">
                                <a:avLst/>
                              </a:prstGeom>
                              <a:noFill/>
                              <a:ln w="9525">
                                <a:solidFill>
                                  <a:srgbClr val="000000"/>
                                </a:solidFill>
                                <a:round/>
                                <a:headEnd type="triangle" w="med" len="med"/>
                                <a:tailEnd type="triangle" w="med" len="med"/>
                              </a:ln>
                            </wps:spPr>
                            <wps:bodyPr/>
                          </wps:wsp>
                          <wps:wsp>
                            <wps:cNvPr id="640800425" name="Connecteur droit avec flèche 50"/>
                            <wps:cNvCnPr>
                              <a:cxnSpLocks noChangeShapeType="1"/>
                            </wps:cNvCnPr>
                            <wps:spPr bwMode="auto">
                              <a:xfrm>
                                <a:off x="766233" y="1468967"/>
                                <a:ext cx="367030" cy="346710"/>
                              </a:xfrm>
                              <a:prstGeom prst="straightConnector1">
                                <a:avLst/>
                              </a:prstGeom>
                              <a:noFill/>
                              <a:ln w="9525">
                                <a:solidFill>
                                  <a:srgbClr val="000000"/>
                                </a:solidFill>
                                <a:round/>
                                <a:headEnd type="triangle" w="med" len="med"/>
                                <a:tailEnd type="triangle" w="med" len="med"/>
                              </a:ln>
                            </wps:spPr>
                            <wps:bodyPr/>
                          </wps:wsp>
                          <wps:wsp>
                            <wps:cNvPr id="640800426" name="Zone de texte 47"/>
                            <wps:cNvSpPr txBox="1">
                              <a:spLocks noChangeArrowheads="1"/>
                            </wps:cNvSpPr>
                            <wps:spPr bwMode="auto">
                              <a:xfrm>
                                <a:off x="465511" y="2890777"/>
                                <a:ext cx="2478405" cy="1197568"/>
                              </a:xfrm>
                              <a:prstGeom prst="rect">
                                <a:avLst/>
                              </a:prstGeom>
                              <a:solidFill>
                                <a:schemeClr val="lt1">
                                  <a:lumMod val="100000"/>
                                  <a:lumOff val="0"/>
                                </a:schemeClr>
                              </a:solidFill>
                              <a:ln w="12700">
                                <a:solidFill>
                                  <a:schemeClr val="accent4">
                                    <a:lumMod val="100000"/>
                                    <a:lumOff val="0"/>
                                  </a:schemeClr>
                                </a:solidFill>
                                <a:prstDash val="dash"/>
                                <a:miter lim="800000"/>
                                <a:headEnd/>
                                <a:tailEnd/>
                              </a:ln>
                              <a:effectLst/>
                            </wps:spPr>
                            <wps:txbx>
                              <w:txbxContent>
                                <w:p w14:paraId="6D61A478" w14:textId="77777777" w:rsidR="00811852" w:rsidRDefault="00811852" w:rsidP="00B43A29">
                                  <w:r>
                                    <w:t>TEORIA ZMIANY – w jaki sposób nastąpi pozytywna zmiana? Jaki jest wpływ otoczenia zewnętrznego?</w:t>
                                  </w:r>
                                </w:p>
                              </w:txbxContent>
                            </wps:txbx>
                            <wps:bodyPr rot="0" vert="horz" wrap="square" lIns="91440" tIns="45720" rIns="91440" bIns="45720" anchor="t" anchorCtr="0" upright="1">
                              <a:noAutofit/>
                            </wps:bodyPr>
                          </wps:wsp>
                        </wpg:grpSp>
                        <wpg:grpSp>
                          <wpg:cNvPr id="640800427" name="Grupa 640800427"/>
                          <wpg:cNvGrpSpPr/>
                          <wpg:grpSpPr>
                            <a:xfrm>
                              <a:off x="3420533" y="1818217"/>
                              <a:ext cx="3854239" cy="4934121"/>
                              <a:chOff x="0" y="0"/>
                              <a:chExt cx="3854239" cy="4934121"/>
                            </a:xfrm>
                          </wpg:grpSpPr>
                          <wps:wsp>
                            <wps:cNvPr id="640800428" name="Rectangle : coins arrondis 640800332"/>
                            <wps:cNvSpPr>
                              <a:spLocks noChangeArrowheads="1"/>
                            </wps:cNvSpPr>
                            <wps:spPr bwMode="auto">
                              <a:xfrm>
                                <a:off x="0" y="0"/>
                                <a:ext cx="3629025" cy="3978275"/>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429" name="Zone de texte 640800326"/>
                            <wps:cNvSpPr txBox="1">
                              <a:spLocks noChangeArrowheads="1"/>
                            </wps:cNvSpPr>
                            <wps:spPr bwMode="auto">
                              <a:xfrm>
                                <a:off x="67734" y="685800"/>
                                <a:ext cx="1022985" cy="1162685"/>
                              </a:xfrm>
                              <a:prstGeom prst="rect">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55EF72A6" w14:textId="77777777" w:rsidR="00811852" w:rsidRDefault="00811852" w:rsidP="00B43A29">
                                  <w:r>
                                    <w:t>NAKŁADY</w:t>
                                  </w:r>
                                </w:p>
                                <w:p w14:paraId="5E0E293D" w14:textId="77777777" w:rsidR="00811852" w:rsidRDefault="00811852" w:rsidP="00B43A29">
                                  <w:r>
                                    <w:t>Środki finansowe, inne nakłady i zasoby</w:t>
                                  </w:r>
                                </w:p>
                              </w:txbxContent>
                            </wps:txbx>
                            <wps:bodyPr rot="0" vert="horz" wrap="square" lIns="91440" tIns="45720" rIns="91440" bIns="45720" anchor="t" anchorCtr="0" upright="1">
                              <a:noAutofit/>
                            </wps:bodyPr>
                          </wps:wsp>
                          <wps:wsp>
                            <wps:cNvPr id="640800430" name="Zone de texte 640800325"/>
                            <wps:cNvSpPr txBox="1">
                              <a:spLocks noChangeArrowheads="1"/>
                            </wps:cNvSpPr>
                            <wps:spPr bwMode="auto">
                              <a:xfrm>
                                <a:off x="1286934" y="685800"/>
                                <a:ext cx="1022985" cy="116268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6050E851" w14:textId="77777777" w:rsidR="00811852" w:rsidRDefault="00811852" w:rsidP="00B43A29">
                                  <w:r>
                                    <w:t>DZIAŁANIA</w:t>
                                  </w:r>
                                </w:p>
                                <w:p w14:paraId="1AED5F7E" w14:textId="77777777" w:rsidR="00811852" w:rsidRDefault="00811852" w:rsidP="00B43A29">
                                  <w:r>
                                    <w:t>Procedury, procesy</w:t>
                                  </w:r>
                                </w:p>
                              </w:txbxContent>
                            </wps:txbx>
                            <wps:bodyPr rot="0" vert="horz" wrap="square" lIns="91440" tIns="45720" rIns="91440" bIns="45720" anchor="t" anchorCtr="0" upright="1">
                              <a:noAutofit/>
                            </wps:bodyPr>
                          </wps:wsp>
                          <wps:wsp>
                            <wps:cNvPr id="640800431" name="Zone de texte 640800324"/>
                            <wps:cNvSpPr txBox="1">
                              <a:spLocks noChangeArrowheads="1"/>
                            </wps:cNvSpPr>
                            <wps:spPr bwMode="auto">
                              <a:xfrm>
                                <a:off x="2556653" y="1024414"/>
                                <a:ext cx="927735" cy="48006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1F75261D" w14:textId="77777777" w:rsidR="00811852" w:rsidRDefault="00811852" w:rsidP="00B43A29">
                                  <w:r>
                                    <w:t>PRODUKTY</w:t>
                                  </w:r>
                                </w:p>
                              </w:txbxContent>
                            </wps:txbx>
                            <wps:bodyPr rot="0" vert="horz" wrap="square" lIns="91440" tIns="45720" rIns="91440" bIns="45720" anchor="t" anchorCtr="0" upright="1">
                              <a:spAutoFit/>
                            </wps:bodyPr>
                          </wps:wsp>
                          <wps:wsp>
                            <wps:cNvPr id="640800432" name="Flèche : bas 55"/>
                            <wps:cNvSpPr>
                              <a:spLocks noChangeArrowheads="1"/>
                            </wps:cNvSpPr>
                            <wps:spPr bwMode="auto">
                              <a:xfrm rot="16200000">
                                <a:off x="1065742" y="1139825"/>
                                <a:ext cx="241935" cy="196215"/>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433" name="Flèche : bas 54"/>
                            <wps:cNvSpPr>
                              <a:spLocks noChangeArrowheads="1"/>
                            </wps:cNvSpPr>
                            <wps:spPr bwMode="auto">
                              <a:xfrm rot="16200000">
                                <a:off x="2314892" y="1076643"/>
                                <a:ext cx="241935" cy="243840"/>
                              </a:xfrm>
                              <a:prstGeom prst="downArrow">
                                <a:avLst>
                                  <a:gd name="adj1" fmla="val 50000"/>
                                  <a:gd name="adj2" fmla="val 2519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434" name="Flèche : droite 53"/>
                            <wps:cNvSpPr>
                              <a:spLocks noChangeArrowheads="1"/>
                            </wps:cNvSpPr>
                            <wps:spPr bwMode="auto">
                              <a:xfrm>
                                <a:off x="3490384" y="992717"/>
                                <a:ext cx="363855" cy="364490"/>
                              </a:xfrm>
                              <a:prstGeom prst="rightArrow">
                                <a:avLst>
                                  <a:gd name="adj1" fmla="val 50000"/>
                                  <a:gd name="adj2" fmla="val 25000"/>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435" name="Zone de texte 48"/>
                            <wps:cNvSpPr txBox="1">
                              <a:spLocks noChangeArrowheads="1"/>
                            </wps:cNvSpPr>
                            <wps:spPr bwMode="auto">
                              <a:xfrm>
                                <a:off x="169334" y="3691713"/>
                                <a:ext cx="3403600" cy="1242408"/>
                              </a:xfrm>
                              <a:prstGeom prst="rect">
                                <a:avLst/>
                              </a:prstGeom>
                              <a:solidFill>
                                <a:schemeClr val="lt1">
                                  <a:lumMod val="100000"/>
                                  <a:lumOff val="0"/>
                                </a:schemeClr>
                              </a:solidFill>
                              <a:ln w="12700">
                                <a:solidFill>
                                  <a:schemeClr val="dk1">
                                    <a:lumMod val="100000"/>
                                    <a:lumOff val="0"/>
                                  </a:schemeClr>
                                </a:solidFill>
                                <a:prstDash val="dash"/>
                                <a:miter lim="800000"/>
                                <a:headEnd/>
                                <a:tailEnd/>
                              </a:ln>
                              <a:effectLst/>
                            </wps:spPr>
                            <wps:txbx>
                              <w:txbxContent>
                                <w:p w14:paraId="6C43E8FF" w14:textId="77777777" w:rsidR="00811852" w:rsidRDefault="00811852" w:rsidP="00B43A29">
                                  <w:r>
                                    <w:t xml:space="preserve">TEORIA WDRAŻANIA – w jaki sposób przekształcić nakłady w produkty? Jakie </w:t>
                                  </w:r>
                                  <w:r>
                                    <w:rPr>
                                      <w:rFonts w:ascii="Lato" w:hAnsi="Lato"/>
                                    </w:rPr>
                                    <w:t>zasoby</w:t>
                                  </w:r>
                                  <w:r>
                                    <w:t xml:space="preserve"> należy wykorzystać?</w:t>
                                  </w:r>
                                </w:p>
                              </w:txbxContent>
                            </wps:txbx>
                            <wps:bodyPr rot="0" vert="horz" wrap="square" lIns="91440" tIns="45720" rIns="91440" bIns="45720" anchor="t" anchorCtr="0" upright="1">
                              <a:noAutofit/>
                            </wps:bodyPr>
                          </wps:wsp>
                          <wps:wsp>
                            <wps:cNvPr id="640800436" name="Rectangle : coins arrondis 43"/>
                            <wps:cNvSpPr>
                              <a:spLocks/>
                            </wps:cNvSpPr>
                            <wps:spPr>
                              <a:xfrm>
                                <a:off x="948267" y="2819400"/>
                                <a:ext cx="1466850" cy="77597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44E5CE7" w14:textId="77777777" w:rsidR="00811852" w:rsidRDefault="00811852" w:rsidP="00B43A29">
                                  <w:r>
                                    <w:t>Skuteczność, Użyteczność</w:t>
                                  </w:r>
                                </w:p>
                                <w:p w14:paraId="4D4EAA83" w14:textId="77777777" w:rsidR="00811852" w:rsidRDefault="00811852" w:rsidP="00B43A29">
                                  <w:r>
                                    <w:t>Efektywność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800437" name="Grupa 640800437"/>
                          <wpg:cNvGrpSpPr/>
                          <wpg:grpSpPr>
                            <a:xfrm>
                              <a:off x="2247900" y="1843617"/>
                              <a:ext cx="7700010" cy="4070350"/>
                              <a:chOff x="0" y="0"/>
                              <a:chExt cx="7700010" cy="4070350"/>
                            </a:xfrm>
                          </wpg:grpSpPr>
                          <wps:wsp>
                            <wps:cNvPr id="640800438" name="Rectangle : coins arrondis 640800333"/>
                            <wps:cNvSpPr>
                              <a:spLocks noChangeArrowheads="1"/>
                            </wps:cNvSpPr>
                            <wps:spPr bwMode="auto">
                              <a:xfrm>
                                <a:off x="427567" y="0"/>
                                <a:ext cx="689610" cy="4070350"/>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439" name="Zone de texte 640800328"/>
                            <wps:cNvSpPr txBox="1">
                              <a:spLocks noChangeArrowheads="1"/>
                            </wps:cNvSpPr>
                            <wps:spPr bwMode="auto">
                              <a:xfrm>
                                <a:off x="520700" y="93133"/>
                                <a:ext cx="518945" cy="189357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5DF03DF4" w14:textId="77777777" w:rsidR="00811852" w:rsidRDefault="00811852" w:rsidP="00B43A29">
                                  <w:r>
                                    <w:t>CELE</w:t>
                                  </w:r>
                                </w:p>
                              </w:txbxContent>
                            </wps:txbx>
                            <wps:bodyPr rot="0" vert="vert270" wrap="square" lIns="91440" tIns="45720" rIns="91440" bIns="45720" anchor="t" anchorCtr="0" upright="1">
                              <a:noAutofit/>
                            </wps:bodyPr>
                          </wps:wsp>
                          <wps:wsp>
                            <wps:cNvPr id="640800440" name="Connecteur : en arc 46"/>
                            <wps:cNvCnPr>
                              <a:cxnSpLocks/>
                            </wps:cNvCnPr>
                            <wps:spPr>
                              <a:xfrm flipH="1" flipV="1">
                                <a:off x="753533" y="2036233"/>
                                <a:ext cx="1941195" cy="854710"/>
                              </a:xfrm>
                              <a:prstGeom prst="curvedConnector3">
                                <a:avLst>
                                  <a:gd name="adj1" fmla="val 99469"/>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0800441" name="Connecteur : en arc 44"/>
                            <wps:cNvCnPr>
                              <a:cxnSpLocks/>
                            </wps:cNvCnPr>
                            <wps:spPr>
                              <a:xfrm flipV="1">
                                <a:off x="2806700" y="1587500"/>
                                <a:ext cx="4708525" cy="1293495"/>
                              </a:xfrm>
                              <a:prstGeom prst="curvedConnector3">
                                <a:avLst>
                                  <a:gd name="adj1" fmla="val 99920"/>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0800442" name="Connecteur : en arc 42"/>
                            <wps:cNvCnPr>
                              <a:cxnSpLocks/>
                            </wps:cNvCnPr>
                            <wps:spPr>
                              <a:xfrm flipV="1">
                                <a:off x="2116667" y="1987550"/>
                                <a:ext cx="198120" cy="1409700"/>
                              </a:xfrm>
                              <a:prstGeom prst="curvedConnector3">
                                <a:avLst>
                                  <a:gd name="adj1" fmla="val -204182"/>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0800443" name="Connecteur : en arc 41"/>
                            <wps:cNvCnPr>
                              <a:cxnSpLocks/>
                            </wps:cNvCnPr>
                            <wps:spPr>
                              <a:xfrm flipV="1">
                                <a:off x="3594100" y="1680633"/>
                                <a:ext cx="4105910" cy="1724025"/>
                              </a:xfrm>
                              <a:prstGeom prst="curvedConnector3">
                                <a:avLst>
                                  <a:gd name="adj1" fmla="val 100205"/>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0800444" name="Connecteur : en arc 40"/>
                            <wps:cNvCnPr>
                              <a:cxnSpLocks/>
                            </wps:cNvCnPr>
                            <wps:spPr>
                              <a:xfrm flipV="1">
                                <a:off x="2984500" y="1384300"/>
                                <a:ext cx="2413000" cy="1503045"/>
                              </a:xfrm>
                              <a:prstGeom prst="curvedConnector3">
                                <a:avLst>
                                  <a:gd name="adj1" fmla="val 10169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0800445" name="Connecteur : en arc 39"/>
                            <wps:cNvCnPr>
                              <a:cxnSpLocks/>
                            </wps:cNvCnPr>
                            <wps:spPr>
                              <a:xfrm flipH="1" flipV="1">
                                <a:off x="0" y="1240367"/>
                                <a:ext cx="2277110" cy="2306955"/>
                              </a:xfrm>
                              <a:prstGeom prst="curvedConnector3">
                                <a:avLst>
                                  <a:gd name="adj1" fmla="val 108342"/>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grpSp>
                          <wpg:cNvPr id="640800446" name="Grupa 640800446"/>
                          <wpg:cNvGrpSpPr/>
                          <wpg:grpSpPr>
                            <a:xfrm>
                              <a:off x="476250" y="0"/>
                              <a:ext cx="9593157" cy="1844464"/>
                              <a:chOff x="0" y="0"/>
                              <a:chExt cx="9593157" cy="1844464"/>
                            </a:xfrm>
                          </wpg:grpSpPr>
                          <wps:wsp>
                            <wps:cNvPr id="640800447" name="Zone de texte 29"/>
                            <wps:cNvSpPr txBox="1">
                              <a:spLocks noChangeArrowheads="1"/>
                            </wps:cNvSpPr>
                            <wps:spPr bwMode="auto">
                              <a:xfrm>
                                <a:off x="0" y="8467"/>
                                <a:ext cx="1486535" cy="5054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648595BA" w14:textId="77777777" w:rsidR="00811852" w:rsidRDefault="00811852" w:rsidP="00B43A29">
                                  <w:r>
                                    <w:t>PRZESŁANKI</w:t>
                                  </w:r>
                                </w:p>
                              </w:txbxContent>
                            </wps:txbx>
                            <wps:bodyPr rot="0" vert="horz" wrap="square" lIns="91440" tIns="45720" rIns="91440" bIns="45720" anchor="t" anchorCtr="0" upright="1">
                              <a:spAutoFit/>
                            </wps:bodyPr>
                          </wps:wsp>
                          <wps:wsp>
                            <wps:cNvPr id="640800448" name="Zone de texte 28"/>
                            <wps:cNvSpPr txBox="1">
                              <a:spLocks noChangeArrowheads="1"/>
                            </wps:cNvSpPr>
                            <wps:spPr bwMode="auto">
                              <a:xfrm>
                                <a:off x="1964267" y="0"/>
                                <a:ext cx="1486535" cy="5054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73CDE379" w14:textId="77777777" w:rsidR="00811852" w:rsidRDefault="00811852" w:rsidP="00B43A29">
                                  <w:r>
                                    <w:t>ZAŁOŻENIA</w:t>
                                  </w:r>
                                </w:p>
                              </w:txbxContent>
                            </wps:txbx>
                            <wps:bodyPr rot="0" vert="horz" wrap="square" lIns="91440" tIns="45720" rIns="91440" bIns="45720" anchor="t" anchorCtr="0" upright="1">
                              <a:spAutoFit/>
                            </wps:bodyPr>
                          </wps:wsp>
                          <wps:wsp>
                            <wps:cNvPr id="640800449" name="Flèche : droite 640800335"/>
                            <wps:cNvSpPr>
                              <a:spLocks noChangeArrowheads="1"/>
                            </wps:cNvSpPr>
                            <wps:spPr bwMode="auto">
                              <a:xfrm>
                                <a:off x="1566333"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450" name="Flèche : bas 640800330"/>
                            <wps:cNvSpPr>
                              <a:spLocks noChangeArrowheads="1"/>
                            </wps:cNvSpPr>
                            <wps:spPr bwMode="auto">
                              <a:xfrm>
                                <a:off x="501650" y="632884"/>
                                <a:ext cx="643890" cy="773430"/>
                              </a:xfrm>
                              <a:prstGeom prst="downArrow">
                                <a:avLst>
                                  <a:gd name="adj1" fmla="val 50000"/>
                                  <a:gd name="adj2" fmla="val 3003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451" name="Flèche : bas 640800327"/>
                            <wps:cNvSpPr>
                              <a:spLocks noChangeArrowheads="1"/>
                            </wps:cNvSpPr>
                            <wps:spPr bwMode="auto">
                              <a:xfrm>
                                <a:off x="4394200" y="6074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452" name="Flèche : bas 63"/>
                            <wps:cNvSpPr>
                              <a:spLocks noChangeArrowheads="1"/>
                            </wps:cNvSpPr>
                            <wps:spPr bwMode="auto">
                              <a:xfrm>
                                <a:off x="6908800" y="6328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453" name="Flèche : bas 62"/>
                            <wps:cNvSpPr>
                              <a:spLocks noChangeArrowheads="1"/>
                            </wps:cNvSpPr>
                            <wps:spPr bwMode="auto">
                              <a:xfrm>
                                <a:off x="8949267" y="6074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454" name="Flèche : bas 61"/>
                            <wps:cNvSpPr>
                              <a:spLocks noChangeArrowheads="1"/>
                            </wps:cNvSpPr>
                            <wps:spPr bwMode="auto">
                              <a:xfrm>
                                <a:off x="2167467" y="6074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455" name="Zone de texte 27"/>
                            <wps:cNvSpPr txBox="1">
                              <a:spLocks noChangeArrowheads="1"/>
                            </wps:cNvSpPr>
                            <wps:spPr bwMode="auto">
                              <a:xfrm>
                                <a:off x="3962400" y="0"/>
                                <a:ext cx="1486535" cy="5054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3C9C902B" w14:textId="77777777" w:rsidR="00811852" w:rsidRDefault="00811852" w:rsidP="00B43A29">
                                  <w:r>
                                    <w:t>STRATEGIA</w:t>
                                  </w:r>
                                </w:p>
                              </w:txbxContent>
                            </wps:txbx>
                            <wps:bodyPr rot="0" vert="horz" wrap="square" lIns="91440" tIns="45720" rIns="91440" bIns="45720" anchor="t" anchorCtr="0" upright="1">
                              <a:spAutoFit/>
                            </wps:bodyPr>
                          </wps:wsp>
                          <wps:wsp>
                            <wps:cNvPr id="640800456" name="Zone de texte 25"/>
                            <wps:cNvSpPr txBox="1">
                              <a:spLocks noChangeArrowheads="1"/>
                            </wps:cNvSpPr>
                            <wps:spPr bwMode="auto">
                              <a:xfrm>
                                <a:off x="5952067" y="0"/>
                                <a:ext cx="1486535" cy="5054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5D539B29" w14:textId="77777777" w:rsidR="00811852" w:rsidRDefault="00811852" w:rsidP="00B43A29">
                                  <w:r>
                                    <w:t>MECHANIZM</w:t>
                                  </w:r>
                                </w:p>
                              </w:txbxContent>
                            </wps:txbx>
                            <wps:bodyPr rot="0" vert="horz" wrap="square" lIns="91440" tIns="45720" rIns="91440" bIns="45720" anchor="t" anchorCtr="0" upright="1">
                              <a:spAutoFit/>
                            </wps:bodyPr>
                          </wps:wsp>
                          <wps:wsp>
                            <wps:cNvPr id="640800457" name="Flèche : droite 38"/>
                            <wps:cNvSpPr>
                              <a:spLocks noChangeArrowheads="1"/>
                            </wps:cNvSpPr>
                            <wps:spPr bwMode="auto">
                              <a:xfrm>
                                <a:off x="3547533"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458" name="Flèche : droite 37"/>
                            <wps:cNvSpPr>
                              <a:spLocks noChangeArrowheads="1"/>
                            </wps:cNvSpPr>
                            <wps:spPr bwMode="auto">
                              <a:xfrm>
                                <a:off x="5503333"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459" name="Zone de texte 24"/>
                            <wps:cNvSpPr txBox="1">
                              <a:spLocks noChangeArrowheads="1"/>
                            </wps:cNvSpPr>
                            <wps:spPr bwMode="auto">
                              <a:xfrm>
                                <a:off x="7916333" y="0"/>
                                <a:ext cx="1486535" cy="5054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6B74500E" w14:textId="77777777" w:rsidR="00811852" w:rsidRDefault="00811852" w:rsidP="00B43A29">
                                  <w:r>
                                    <w:t>ZMIANA</w:t>
                                  </w:r>
                                </w:p>
                              </w:txbxContent>
                            </wps:txbx>
                            <wps:bodyPr rot="0" vert="horz" wrap="square" lIns="91440" tIns="45720" rIns="91440" bIns="45720" anchor="t" anchorCtr="0" upright="1">
                              <a:spAutoFit/>
                            </wps:bodyPr>
                          </wps:wsp>
                          <wps:wsp>
                            <wps:cNvPr id="640800460" name="Flèche : droite 36"/>
                            <wps:cNvSpPr>
                              <a:spLocks noChangeArrowheads="1"/>
                            </wps:cNvSpPr>
                            <wps:spPr bwMode="auto">
                              <a:xfrm>
                                <a:off x="7518400"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305F4A19" id="Grupa 640800407" o:spid="_x0000_s1035" style="position:absolute;margin-left:-57.2pt;margin-top:13.8pt;width:814.45pt;height:531.65pt;z-index:251726848;mso-height-relative:margin" coordsize="103437,6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">
                  <v:group id="Grupa 640800408" o:spid="_x0000_s1036" style="position:absolute;top:14033;width:26447;height:49005" coordsize="26447,4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">
                    <v:roundrect id="Rectangle : coins arrondis 640800331" o:spid="_x0000_s1037" style="position:absolute;width:26447;height:4495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">
                      <v:stroke dashstyle="dash"/>
                    </v:roundrect>
                    <v:shape id="Zone de texte 34" o:spid="_x0000_s1038" type="#_x0000_t202" style="position:absolute;left:1693;top:1778;width:10363;height:7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" fillcolor="white [3201]" strokecolor="#8eaadb [1940]" strokeweight="1pt">
                      <v:fill color2="#b4c6e7 [1300]" focus="100%" type="gradient"/>
                      <v:shadow on="t" color="#1f3763 [1604]" opacity=".5" offset="1pt"/>
                      <v:textbox style="mso-fit-shape-to-text:t">
                        <w:txbxContent>
                          <w:p w14:paraId="4EA44253" w14:textId="77777777" w:rsidR="00811852" w:rsidRDefault="00811852" w:rsidP="00B43A29">
                            <w:r>
                              <w:t xml:space="preserve">Ocena szans </w:t>
                            </w:r>
                            <w:r>
                              <w:br/>
                              <w:t>i wyzwań</w:t>
                            </w:r>
                          </w:p>
                        </w:txbxContent>
                      </v:textbox>
                    </v:shape>
                    <v:shape id="Zone de texte 33" o:spid="_x0000_s1039" type="#_x0000_t202" style="position:absolute;left:1693;top:11006;width:1046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" fillcolor="white [3201]" strokecolor="#8eaadb [1940]" strokeweight="1pt">
                      <v:fill color2="#b4c6e7 [1300]" focus="100%" type="gradient"/>
                      <v:shadow on="t" color="#1f3763 [1604]" opacity=".5" offset="1pt"/>
                      <v:textbox style="mso-fit-shape-to-text:t">
                        <w:txbxContent>
                          <w:p w14:paraId="0E915B99" w14:textId="77777777" w:rsidR="00811852" w:rsidRDefault="00811852" w:rsidP="00B43A29">
                            <w:r>
                              <w:t>Wyniki badań</w:t>
                            </w:r>
                          </w:p>
                        </w:txbxContent>
                      </v:textbox>
                    </v:shape>
                    <v:shape id="Zone de texte 32" o:spid="_x0000_s1040" type="#_x0000_t202" style="position:absolute;left:1778;top:18118;width:10401;height:9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" fillcolor="white [3201]" strokecolor="#8eaadb [1940]" strokeweight="1pt">
                      <v:fill color2="#b4c6e7 [1300]" focus="100%" type="gradient"/>
                      <v:shadow on="t" color="#1f3763 [1604]" opacity=".5" offset="1pt"/>
                      <v:textbox style="mso-fit-shape-to-text:t">
                        <w:txbxContent>
                          <w:p w14:paraId="7973B034" w14:textId="77777777" w:rsidR="00811852" w:rsidRDefault="00811852" w:rsidP="00B43A29">
                            <w:r>
                              <w:t>Wcześniejsze doświadczenia</w:t>
                            </w:r>
                          </w:p>
                        </w:txbxContent>
                      </v:textbox>
                    </v:shape>
                    <v:shape id="Zone de texte 31" o:spid="_x0000_s1041" type="#_x0000_t202" style="position:absolute;left:1778;top:27432;width:10401;height:9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" fillcolor="white [3201]" strokecolor="#8eaadb [1940]" strokeweight="1pt">
                      <v:fill color2="#b4c6e7 [1300]" focus="100%" type="gradient"/>
                      <v:shadow on="t" color="#1f3763 [1604]" opacity=".5" offset="1pt"/>
                      <v:textbox style="mso-fit-shape-to-text:t">
                        <w:txbxContent>
                          <w:p w14:paraId="663BC0DC" w14:textId="77777777" w:rsidR="00811852" w:rsidRDefault="00811852" w:rsidP="00B43A29">
                            <w:r>
                              <w:t>Przekonania interesariuszy</w:t>
                            </w:r>
                          </w:p>
                        </w:txbxContent>
                      </v:textbox>
                    </v:shape>
                    <v:shape id="Zone de texte 640800329" o:spid="_x0000_s1042" type="#_x0000_t202" style="position:absolute;left:15070;top:13546;width:10230;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" fillcolor="#ffd966 [1943]" strokecolor="#ffc000 [3207]" strokeweight="1pt">
                      <v:fill color2="#ffc000 [3207]" focus="50%" type="gradient"/>
                      <v:shadow on="t" color="#7f5f00 [1607]" offset="1pt"/>
                      <v:textbox style="mso-fit-shape-to-text:t">
                        <w:txbxContent>
                          <w:p w14:paraId="1D62AF6F" w14:textId="77777777" w:rsidR="00811852" w:rsidRDefault="00811852" w:rsidP="00B43A29">
                            <w:r>
                              <w:t>POTRZEBY</w:t>
                            </w:r>
                          </w:p>
                        </w:txbxContent>
                      </v:textbox>
                    </v:shape>
                    <v:shape id="Zone de texte 49" o:spid="_x0000_s1043" type="#_x0000_t202" style="position:absolute;left:1354;top:37846;width:24029;height:1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" fillcolor="white [3201]" strokecolor="#4472c4 [3204]" strokeweight="1pt">
                      <v:stroke dashstyle="dash"/>
                      <v:textbox>
                        <w:txbxContent>
                          <w:p w14:paraId="6DF1044C" w14:textId="77777777" w:rsidR="00811852" w:rsidRDefault="00811852" w:rsidP="00B43A29">
                            <w:r>
                              <w:t xml:space="preserve">TEORIE BAZOWE – na jakich przesłankach oparto decyzję? </w:t>
                            </w:r>
                          </w:p>
                        </w:txbxContent>
                      </v:textbox>
                    </v:shape>
                  </v:group>
                  <v:group id="Grupa 640800416" o:spid="_x0000_s1044" style="position:absolute;left:71204;top:18436;width:32233;height:42100" coordsize="32232,4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">
                    <v:roundrect id="Rectangle : coins arrondis 640800334" o:spid="_x0000_s1045" style="position:absolute;width:32232;height:421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">
                      <v:stroke dashstyle="dash"/>
                    </v:roundrect>
                    <v:shape id="Zone de texte 640800323" o:spid="_x0000_s1046" type="#_x0000_t202" style="position:absolute;left:8128;top:2116;width:10229;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" fillcolor="#9cc2e5 [1944]" strokecolor="#5b9bd5 [3208]" strokeweight="1pt">
                      <v:fill color2="#5b9bd5 [3208]" focus="50%" type="gradient"/>
                      <v:shadow on="t" color="#1f4d78 [1608]" offset="1pt"/>
                      <v:textbox style="mso-fit-shape-to-text:t">
                        <w:txbxContent>
                          <w:p w14:paraId="523EC2AE" w14:textId="77777777" w:rsidR="00811852" w:rsidRDefault="00811852" w:rsidP="00B43A29">
                            <w:r>
                              <w:t>Inne czynniki</w:t>
                            </w:r>
                          </w:p>
                        </w:txbxContent>
                      </v:textbox>
                    </v:shape>
                    <v:shape id="Zone de texte 640800322" o:spid="_x0000_s1047" type="#_x0000_t202" style="position:absolute;left:1947;top:8043;width:9334;height:7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" fillcolor="#8eaadb [1940]" strokecolor="#4472c4 [3204]" strokeweight="1pt">
                      <v:fill color2="#4472c4 [3204]" focus="50%" type="gradient"/>
                      <v:shadow on="t" color="#1f3763 [1604]" offset="1pt"/>
                      <v:textbox style="mso-fit-shape-to-text:t">
                        <w:txbxContent>
                          <w:p w14:paraId="4CBF7CC7" w14:textId="77777777" w:rsidR="00811852" w:rsidRDefault="00811852" w:rsidP="00B43A29">
                            <w:r>
                              <w:t>Reakcja odbiorców</w:t>
                            </w:r>
                          </w:p>
                        </w:txbxContent>
                      </v:textbox>
                    </v:shape>
                    <v:shape id="Zone de texte 640800321" o:spid="_x0000_s1048" type="#_x0000_t202" style="position:absolute;left:7958;top:18203;width:1023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" fillcolor="#a8d08d [1945]" strokecolor="#70ad47 [3209]" strokeweight="1pt">
                      <v:fill color2="#70ad47 [3209]" focus="50%" type="gradient"/>
                      <v:shadow on="t" color="#375623 [1609]" offset="1pt"/>
                      <v:textbox style="mso-fit-shape-to-text:t">
                        <w:txbxContent>
                          <w:p w14:paraId="6922C9E3" w14:textId="77777777" w:rsidR="00811852" w:rsidRDefault="00811852" w:rsidP="00B43A29">
                            <w:r>
                              <w:t>Kontekst</w:t>
                            </w:r>
                          </w:p>
                        </w:txbxContent>
                      </v:textbox>
                    </v:shape>
                    <v:shape id="Zone de texte 640800320" o:spid="_x0000_s1049" type="#_x0000_t202" style="position:absolute;left:19558;top:5418;width:12153;height:1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" fillcolor="#ffd966 [1943]" strokecolor="#ffc000 [3207]" strokeweight="1pt">
                      <v:fill color2="#ffc000 [3207]" focus="50%" type="gradient"/>
                      <v:shadow on="t" color="#7f5f00 [1607]" offset="1pt"/>
                      <v:textbox style="mso-fit-shape-to-text:t">
                        <w:txbxContent>
                          <w:p w14:paraId="76A8035F" w14:textId="77777777" w:rsidR="00811852" w:rsidRDefault="00811852" w:rsidP="00B43A29">
                            <w:r>
                              <w:t>EFEKTY</w:t>
                            </w:r>
                          </w:p>
                          <w:p w14:paraId="269641A8" w14:textId="77777777" w:rsidR="00811852" w:rsidRDefault="00811852" w:rsidP="00B43A29">
                            <w:r>
                              <w:t>Zmiana strukturalna i długookresowa</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52" o:spid="_x0000_s1050" type="#_x0000_t13" style="position:absolute;left:14922;top:9652;width:4210;height:3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" fillcolor="black [3200]" strokecolor="#f2f2f2 [3041]" strokeweight="3pt">
                      <v:shadow on="t" color="#7f7f7f [1601]" opacity=".5" offset="1pt"/>
                    </v:shape>
                    <v:shapetype id="_x0000_t32" coordsize="21600,21600" o:spt="32" o:oned="t" path="m,l21600,21600e" filled="f">
                      <v:path arrowok="t" fillok="f" o:connecttype="none"/>
                      <o:lock v:ext="edit" shapetype="t"/>
                    </v:shapetype>
                    <v:shape id="Connecteur droit avec flèche 35" o:spid="_x0000_s1051" type="#_x0000_t32" style="position:absolute;left:7916;top:8424;width:3327;height:27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">
                      <v:stroke startarrow="block" endarrow="block"/>
                    </v:shape>
                    <v:shape id="Connecteur droit avec flèche 51" o:spid="_x0000_s1052" type="#_x0000_t32" style="position:absolute;left:13716;top:5715;width:0;height:12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">
                      <v:stroke startarrow="block" endarrow="block"/>
                    </v:shape>
                    <v:shape id="Connecteur droit avec flèche 50" o:spid="_x0000_s1053" type="#_x0000_t32" style="position:absolute;left:7662;top:14689;width:3670;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">
                      <v:stroke startarrow="block" endarrow="block"/>
                    </v:shape>
                    <v:shape id="Zone de texte 47" o:spid="_x0000_s1054" type="#_x0000_t202" style="position:absolute;left:4655;top:28907;width:24784;height:1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" fillcolor="white [3201]" strokecolor="#ffc000 [3207]" strokeweight="1pt">
                      <v:stroke dashstyle="dash"/>
                      <v:textbox>
                        <w:txbxContent>
                          <w:p w14:paraId="6D61A478" w14:textId="77777777" w:rsidR="00811852" w:rsidRDefault="00811852" w:rsidP="00B43A29">
                            <w:r>
                              <w:t>TEORIA ZMIANY – w jaki sposób nastąpi pozytywna zmiana? Jaki jest wpływ otoczenia zewnętrznego?</w:t>
                            </w:r>
                          </w:p>
                        </w:txbxContent>
                      </v:textbox>
                    </v:shape>
                  </v:group>
                  <v:group id="Grupa 640800427" o:spid="_x0000_s1055" style="position:absolute;left:34205;top:18182;width:38542;height:49341" coordsize="38542,49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">
                    <v:roundrect id="Rectangle : coins arrondis 640800332" o:spid="_x0000_s1056" style="position:absolute;width:36290;height:397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">
                      <v:stroke dashstyle="dash"/>
                    </v:roundrect>
                    <v:shape id="Zone de texte 640800326" o:spid="_x0000_s1057" type="#_x0000_t202" style="position:absolute;left:677;top:6858;width:10230;height:1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" fillcolor="#9cc2e5 [1944]" strokecolor="#5b9bd5 [3208]" strokeweight="1pt">
                      <v:fill color2="#5b9bd5 [3208]" focus="50%" type="gradient"/>
                      <v:shadow on="t" color="#1f4d78 [1608]" offset="1pt"/>
                      <v:textbox>
                        <w:txbxContent>
                          <w:p w14:paraId="55EF72A6" w14:textId="77777777" w:rsidR="00811852" w:rsidRDefault="00811852" w:rsidP="00B43A29">
                            <w:r>
                              <w:t>NAKŁADY</w:t>
                            </w:r>
                          </w:p>
                          <w:p w14:paraId="5E0E293D" w14:textId="77777777" w:rsidR="00811852" w:rsidRDefault="00811852" w:rsidP="00B43A29">
                            <w:r>
                              <w:t>Środki finansowe, inne nakłady i zasoby</w:t>
                            </w:r>
                          </w:p>
                        </w:txbxContent>
                      </v:textbox>
                    </v:shape>
                    <v:shape id="Zone de texte 640800325" o:spid="_x0000_s1058" type="#_x0000_t202" style="position:absolute;left:12869;top:6858;width:10230;height:1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" fillcolor="#8eaadb [1940]" strokecolor="#4472c4 [3204]" strokeweight="1pt">
                      <v:fill color2="#4472c4 [3204]" focus="50%" type="gradient"/>
                      <v:shadow on="t" color="#1f3763 [1604]" offset="1pt"/>
                      <v:textbox>
                        <w:txbxContent>
                          <w:p w14:paraId="6050E851" w14:textId="77777777" w:rsidR="00811852" w:rsidRDefault="00811852" w:rsidP="00B43A29">
                            <w:r>
                              <w:t>DZIAŁANIA</w:t>
                            </w:r>
                          </w:p>
                          <w:p w14:paraId="1AED5F7E" w14:textId="77777777" w:rsidR="00811852" w:rsidRDefault="00811852" w:rsidP="00B43A29">
                            <w:r>
                              <w:t>Procedury, procesy</w:t>
                            </w:r>
                          </w:p>
                        </w:txbxContent>
                      </v:textbox>
                    </v:shape>
                    <v:shape id="Zone de texte 640800324" o:spid="_x0000_s1059" type="#_x0000_t202" style="position:absolute;left:25566;top:10244;width:927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" fillcolor="#ffd966 [1943]" strokecolor="#ffc000 [3207]" strokeweight="1pt">
                      <v:fill color2="#ffc000 [3207]" focus="50%" type="gradient"/>
                      <v:shadow on="t" color="#7f5f00 [1607]" offset="1pt"/>
                      <v:textbox style="mso-fit-shape-to-text:t">
                        <w:txbxContent>
                          <w:p w14:paraId="1F75261D" w14:textId="77777777" w:rsidR="00811852" w:rsidRDefault="00811852" w:rsidP="00B43A29">
                            <w:r>
                              <w:t>PRODUKTY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5" o:spid="_x0000_s1060" type="#_x0000_t67" style="position:absolute;left:10657;top:11398;width:2420;height:19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"/>
                    <v:shape id="Flèche : bas 54" o:spid="_x0000_s1061" type="#_x0000_t67" style="position:absolute;left:23148;top:10766;width:2420;height:243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"/>
                    <v:shape id="Flèche : droite 53" o:spid="_x0000_s1062" type="#_x0000_t13" style="position:absolute;left:34903;top:9927;width:3639;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" fillcolor="black [3200]" strokecolor="#f2f2f2 [3041]" strokeweight="3pt">
                      <v:shadow on="t" color="#7f7f7f [1601]" opacity=".5" offset="1pt"/>
                    </v:shape>
                    <v:shape id="Zone de texte 48" o:spid="_x0000_s1063" type="#_x0000_t202" style="position:absolute;left:1693;top:36917;width:34036;height:1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" fillcolor="white [3201]" strokecolor="black [3200]" strokeweight="1pt">
                      <v:stroke dashstyle="dash"/>
                      <v:textbox>
                        <w:txbxContent>
                          <w:p w14:paraId="6C43E8FF" w14:textId="77777777" w:rsidR="00811852" w:rsidRDefault="00811852" w:rsidP="00B43A29">
                            <w:r>
                              <w:t xml:space="preserve">TEORIA WDRAŻANIA – w jaki sposób przekształcić nakłady w produkty? Jakie </w:t>
                            </w:r>
                            <w:r>
                              <w:rPr>
                                <w:rFonts w:ascii="Lato" w:hAnsi="Lato"/>
                              </w:rPr>
                              <w:t>zasoby</w:t>
                            </w:r>
                            <w:r>
                              <w:t xml:space="preserve"> należy wykorzystać?</w:t>
                            </w:r>
                          </w:p>
                        </w:txbxContent>
                      </v:textbox>
                    </v:shape>
                    <v:roundrect id="Rectangle : coins arrondis 43" o:spid="_x0000_s1064" style="position:absolute;left:9482;top:28194;width:14669;height:77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" fillcolor="#70ad47 [3209]" strokecolor="#375623 [1609]" strokeweight="1pt">
                      <v:stroke joinstyle="miter"/>
                      <v:path arrowok="t"/>
                      <v:textbox>
                        <w:txbxContent>
                          <w:p w14:paraId="044E5CE7" w14:textId="77777777" w:rsidR="00811852" w:rsidRDefault="00811852" w:rsidP="00B43A29">
                            <w:r>
                              <w:t>Skuteczność, Użyteczność</w:t>
                            </w:r>
                          </w:p>
                          <w:p w14:paraId="4D4EAA83" w14:textId="77777777" w:rsidR="00811852" w:rsidRDefault="00811852" w:rsidP="00B43A29">
                            <w:r>
                              <w:t>Efektywność</w:t>
                            </w:r>
                          </w:p>
                        </w:txbxContent>
                      </v:textbox>
                    </v:roundrect>
                  </v:group>
                  <v:group id="Grupa 640800437" o:spid="_x0000_s1065" style="position:absolute;left:22479;top:18436;width:77000;height:40703" coordsize="77000,4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">
                    <v:roundrect id="Rectangle : coins arrondis 640800333" o:spid="_x0000_s1066" style="position:absolute;left:4275;width:6896;height:407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">
                      <v:stroke dashstyle="dash"/>
                    </v:roundrect>
                    <v:shape id="Zone de texte 640800328" o:spid="_x0000_s1067" type="#_x0000_t202" style="position:absolute;left:5207;top:931;width:5189;height:18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" fillcolor="#ffd966 [1943]" strokecolor="#ffc000 [3207]" strokeweight="1pt">
                      <v:fill color2="#ffc000 [3207]" focus="50%" type="gradient"/>
                      <v:shadow on="t" color="#7f5f00 [1607]" offset="1pt"/>
                      <v:textbox style="layout-flow:vertical;mso-layout-flow-alt:bottom-to-top">
                        <w:txbxContent>
                          <w:p w14:paraId="5DF03DF4" w14:textId="77777777" w:rsidR="00811852" w:rsidRDefault="00811852" w:rsidP="00B43A29">
                            <w:r>
                              <w:t>CELE</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46" o:spid="_x0000_s1068" type="#_x0000_t38" style="position:absolute;left:7535;top:20362;width:19412;height:8547;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" adj="21485" strokecolor="#70ad47 [3209]" strokeweight=".5pt">
                      <v:stroke endarrow="block" joinstyle="miter"/>
                      <o:lock v:ext="edit" shapetype="f"/>
                    </v:shape>
                    <v:shape id="Connecteur : en arc 44" o:spid="_x0000_s1069" type="#_x0000_t38" style="position:absolute;left:28067;top:15875;width:47085;height:1293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" adj="21583" strokecolor="#70ad47 [3209]" strokeweight=".5pt">
                      <v:stroke endarrow="block" joinstyle="miter"/>
                      <o:lock v:ext="edit" shapetype="f"/>
                    </v:shape>
                    <v:shape id="Connecteur : en arc 42" o:spid="_x0000_s1070" type="#_x0000_t38" style="position:absolute;left:21166;top:19875;width:1981;height:1409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" adj="-44103" strokecolor="#70ad47 [3209]" strokeweight=".5pt">
                      <v:stroke endarrow="block" joinstyle="miter"/>
                      <o:lock v:ext="edit" shapetype="f"/>
                    </v:shape>
                    <v:shape id="Connecteur : en arc 41" o:spid="_x0000_s1071" type="#_x0000_t38" style="position:absolute;left:35941;top:16806;width:41059;height:1724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" adj="21644" strokecolor="#70ad47 [3209]" strokeweight=".5pt">
                      <v:stroke endarrow="block" joinstyle="miter"/>
                      <o:lock v:ext="edit" shapetype="f"/>
                    </v:shape>
                    <v:shape id="Connecteur : en arc 40" o:spid="_x0000_s1072" type="#_x0000_t38" style="position:absolute;left:29845;top:13843;width:24130;height:1503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" adj="21966" strokecolor="#70ad47 [3209]" strokeweight=".5pt">
                      <v:stroke endarrow="block" joinstyle="miter"/>
                      <o:lock v:ext="edit" shapetype="f"/>
                    </v:shape>
                    <v:shape id="Connecteur : en arc 39" o:spid="_x0000_s1073" type="#_x0000_t38" style="position:absolute;top:12403;width:22771;height:2307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" adj="23402" strokecolor="#70ad47 [3209]" strokeweight=".5pt">
                      <v:stroke endarrow="block" joinstyle="miter"/>
                      <o:lock v:ext="edit" shapetype="f"/>
                    </v:shape>
                  </v:group>
                  <v:group id="Grupa 640800446" o:spid="_x0000_s1074" style="position:absolute;left:4762;width:95932;height:18444" coordsize="95931,18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">
                    <v:shape id="Zone de texte 29" o:spid="_x0000_s1075" type="#_x0000_t202" style="position:absolute;top:84;width:14865;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" fillcolor="#ffc000 [3207]" strokecolor="#f2f2f2 [3041]" strokeweight="3pt">
                      <v:shadow on="t" color="#7f5f00 [1607]" opacity=".5" offset="1pt"/>
                      <v:textbox style="mso-fit-shape-to-text:t">
                        <w:txbxContent>
                          <w:p w14:paraId="648595BA" w14:textId="77777777" w:rsidR="00811852" w:rsidRDefault="00811852" w:rsidP="00B43A29">
                            <w:r>
                              <w:t>PRZESŁANKI</w:t>
                            </w:r>
                          </w:p>
                        </w:txbxContent>
                      </v:textbox>
                    </v:shape>
                    <v:shape id="Zone de texte 28" o:spid="_x0000_s1076" type="#_x0000_t202" style="position:absolute;left:19642;width:14866;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" fillcolor="#ffc000 [3207]" strokecolor="#f2f2f2 [3041]" strokeweight="3pt">
                      <v:shadow on="t" color="#7f5f00 [1607]" opacity=".5" offset="1pt"/>
                      <v:textbox style="mso-fit-shape-to-text:t">
                        <w:txbxContent>
                          <w:p w14:paraId="73CDE379" w14:textId="77777777" w:rsidR="00811852" w:rsidRDefault="00811852" w:rsidP="00B43A29">
                            <w:r>
                              <w:t>ZAŁOŻENIA</w:t>
                            </w:r>
                          </w:p>
                        </w:txbxContent>
                      </v:textbox>
                    </v:shape>
                    <v:shape id="Flèche : droite 640800335" o:spid="_x0000_s1077" type="#_x0000_t13" style="position:absolute;left:15663;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" fillcolor="black [3200]" strokecolor="#f2f2f2 [3041]" strokeweight="3pt">
                      <v:shadow on="t" color="#7f7f7f [1601]" opacity=".5" offset="1pt"/>
                    </v:shape>
                    <v:shape id="Flèche : bas 640800330" o:spid="_x0000_s1078" type="#_x0000_t67" style="position:absolute;left:5016;top:6328;width:6439;height:7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"/>
                    <v:shape id="Flèche : bas 640800327" o:spid="_x0000_s1079" type="#_x0000_t67" style="position:absolute;left:43942;top:6074;width:6438;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"/>
                    <v:shape id="Flèche : bas 63" o:spid="_x0000_s1080" type="#_x0000_t67" style="position:absolute;left:69088;top:6328;width:6438;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"/>
                    <v:shape id="Flèche : bas 62" o:spid="_x0000_s1081" type="#_x0000_t67" style="position:absolute;left:89492;top:6074;width:6439;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"/>
                    <v:shape id="Flèche : bas 61" o:spid="_x0000_s1082" type="#_x0000_t67" style="position:absolute;left:21674;top:6074;width:6439;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"/>
                    <v:shape id="Zone de texte 27" o:spid="_x0000_s1083" type="#_x0000_t202" style="position:absolute;left:39624;width:14865;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" fillcolor="#ffc000 [3207]" strokecolor="#f2f2f2 [3041]" strokeweight="3pt">
                      <v:shadow on="t" color="#7f5f00 [1607]" opacity=".5" offset="1pt"/>
                      <v:textbox style="mso-fit-shape-to-text:t">
                        <w:txbxContent>
                          <w:p w14:paraId="3C9C902B" w14:textId="77777777" w:rsidR="00811852" w:rsidRDefault="00811852" w:rsidP="00B43A29">
                            <w:r>
                              <w:t>STRATEGIA</w:t>
                            </w:r>
                          </w:p>
                        </w:txbxContent>
                      </v:textbox>
                    </v:shape>
                    <v:shape id="Zone de texte 25" o:spid="_x0000_s1084" type="#_x0000_t202" style="position:absolute;left:59520;width:14866;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" fillcolor="#ffc000 [3207]" strokecolor="#f2f2f2 [3041]" strokeweight="3pt">
                      <v:shadow on="t" color="#7f5f00 [1607]" opacity=".5" offset="1pt"/>
                      <v:textbox style="mso-fit-shape-to-text:t">
                        <w:txbxContent>
                          <w:p w14:paraId="5D539B29" w14:textId="77777777" w:rsidR="00811852" w:rsidRDefault="00811852" w:rsidP="00B43A29">
                            <w:r>
                              <w:t>MECHANIZM</w:t>
                            </w:r>
                          </w:p>
                        </w:txbxContent>
                      </v:textbox>
                    </v:shape>
                    <v:shape id="Flèche : droite 38" o:spid="_x0000_s1085" type="#_x0000_t13" style="position:absolute;left:35475;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" fillcolor="black [3200]" strokecolor="#f2f2f2 [3041]" strokeweight="3pt">
                      <v:shadow on="t" color="#7f7f7f [1601]" opacity=".5" offset="1pt"/>
                    </v:shape>
                    <v:shape id="Flèche : droite 37" o:spid="_x0000_s1086" type="#_x0000_t13" style="position:absolute;left:55033;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" fillcolor="black [3200]" strokecolor="#f2f2f2 [3041]" strokeweight="3pt">
                      <v:shadow on="t" color="#7f7f7f [1601]" opacity=".5" offset="1pt"/>
                    </v:shape>
                    <v:shape id="Zone de texte 24" o:spid="_x0000_s1087" type="#_x0000_t202" style="position:absolute;left:79163;width:14865;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" fillcolor="#ffc000 [3207]" strokecolor="#f2f2f2 [3041]" strokeweight="3pt">
                      <v:shadow on="t" color="#7f5f00 [1607]" opacity=".5" offset="1pt"/>
                      <v:textbox style="mso-fit-shape-to-text:t">
                        <w:txbxContent>
                          <w:p w14:paraId="6B74500E" w14:textId="77777777" w:rsidR="00811852" w:rsidRDefault="00811852" w:rsidP="00B43A29">
                            <w:r>
                              <w:t>ZMIANA</w:t>
                            </w:r>
                          </w:p>
                        </w:txbxContent>
                      </v:textbox>
                    </v:shape>
                    <v:shape id="Flèche : droite 36" o:spid="_x0000_s1088" type="#_x0000_t13" style="position:absolute;left:75184;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" fillcolor="black [3200]" strokecolor="#f2f2f2 [3041]" strokeweight="3pt">
                      <v:shadow on="t" color="#7f7f7f [1601]" opacity=".5" offset="1pt"/>
                    </v:shape>
                  </v:group>
                </v:group>
              </w:pict>
            </mc:Fallback>
          </mc:AlternateContent>
        </w:r>
      </w:del>
      <w:ins w:id="826" w:author="Marta Brzozowska" w:date="2022-09-05T14:02:00Z">
        <w:del w:id="827" w:author="Jarema Piekutowski" w:date="2022-09-08T08:48:00Z">
          <w:r w:rsidR="00B34D6F" w:rsidDel="00AC4AE7">
            <w:rPr>
              <w:noProof/>
            </w:rPr>
            <mc:AlternateContent>
              <mc:Choice Requires="wpg">
                <w:drawing>
                  <wp:anchor distT="0" distB="0" distL="114300" distR="114300" simplePos="0" relativeHeight="251724800" behindDoc="0" locked="0" layoutInCell="1" allowOverlap="1" wp14:anchorId="305F4A19" wp14:editId="35D8EB29">
                    <wp:simplePos x="0" y="0"/>
                    <wp:positionH relativeFrom="column">
                      <wp:posOffset>-718640</wp:posOffset>
                    </wp:positionH>
                    <wp:positionV relativeFrom="paragraph">
                      <wp:posOffset>180304</wp:posOffset>
                    </wp:positionV>
                    <wp:extent cx="10343515" cy="6304112"/>
                    <wp:effectExtent l="0" t="19050" r="19685" b="20955"/>
                    <wp:wrapNone/>
                    <wp:docPr id="26" name="Grupa 26"/>
                    <wp:cNvGraphicFramePr/>
                    <a:graphic xmlns:a="http://schemas.openxmlformats.org/drawingml/2006/main">
                      <a:graphicData uri="http://schemas.microsoft.com/office/word/2010/wordprocessingGroup">
                        <wpg:wgp>
                          <wpg:cNvGrpSpPr/>
                          <wpg:grpSpPr>
                            <a:xfrm>
                              <a:off x="0" y="0"/>
                              <a:ext cx="10343515" cy="6304112"/>
                              <a:chOff x="0" y="0"/>
                              <a:chExt cx="10343727" cy="6304333"/>
                            </a:xfrm>
                          </wpg:grpSpPr>
                          <wpg:grpSp>
                            <wpg:cNvPr id="640800354" name="Grupa 640800354"/>
                            <wpg:cNvGrpSpPr/>
                            <wpg:grpSpPr>
                              <a:xfrm>
                                <a:off x="0" y="1403350"/>
                                <a:ext cx="2644775" cy="4572959"/>
                                <a:chOff x="0" y="0"/>
                                <a:chExt cx="2644775" cy="4572959"/>
                              </a:xfrm>
                            </wpg:grpSpPr>
                            <wps:wsp>
                              <wps:cNvPr id="640800355" name="Rectangle : coins arrondis 640800331"/>
                              <wps:cNvSpPr>
                                <a:spLocks noChangeArrowheads="1"/>
                              </wps:cNvSpPr>
                              <wps:spPr bwMode="auto">
                                <a:xfrm>
                                  <a:off x="0" y="0"/>
                                  <a:ext cx="2644775" cy="4495800"/>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356" name="Zone de texte 34"/>
                              <wps:cNvSpPr txBox="1">
                                <a:spLocks noChangeArrowheads="1"/>
                              </wps:cNvSpPr>
                              <wps:spPr bwMode="auto">
                                <a:xfrm>
                                  <a:off x="169333" y="177566"/>
                                  <a:ext cx="1036341" cy="702970"/>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69D5451B" w14:textId="77777777" w:rsidR="001D0179" w:rsidRDefault="001D0179" w:rsidP="00B43A29">
                                    <w:pPr>
                                      <w:rPr>
                                        <w:ins w:id="828" w:author="Marta Brzozowska" w:date="2022-09-05T14:02:00Z"/>
                                      </w:rPr>
                                    </w:pPr>
                                    <w:ins w:id="829" w:author="Marta Brzozowska" w:date="2022-09-05T14:02:00Z">
                                      <w:r>
                                        <w:t xml:space="preserve">Ocena szans </w:t>
                                      </w:r>
                                      <w:r>
                                        <w:br/>
                                        <w:t>i wyzwań</w:t>
                                      </w:r>
                                    </w:ins>
                                  </w:p>
                                </w:txbxContent>
                              </wps:txbx>
                              <wps:bodyPr rot="0" vert="horz" wrap="square" lIns="91440" tIns="45720" rIns="91440" bIns="45720" anchor="t" anchorCtr="0" upright="1">
                                <a:spAutoFit/>
                              </wps:bodyPr>
                            </wps:wsp>
                            <wps:wsp>
                              <wps:cNvPr id="640800357" name="Zone de texte 33"/>
                              <wps:cNvSpPr txBox="1">
                                <a:spLocks noChangeArrowheads="1"/>
                              </wps:cNvSpPr>
                              <wps:spPr bwMode="auto">
                                <a:xfrm>
                                  <a:off x="169333" y="1100296"/>
                                  <a:ext cx="1046501" cy="480077"/>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35C910A6" w14:textId="77777777" w:rsidR="001D0179" w:rsidRDefault="001D0179" w:rsidP="00B43A29">
                                    <w:pPr>
                                      <w:rPr>
                                        <w:ins w:id="830" w:author="Marta Brzozowska" w:date="2022-09-05T14:02:00Z"/>
                                      </w:rPr>
                                    </w:pPr>
                                    <w:ins w:id="831" w:author="Marta Brzozowska" w:date="2022-09-05T14:02:00Z">
                                      <w:r>
                                        <w:t>Wyniki badań</w:t>
                                      </w:r>
                                    </w:ins>
                                  </w:p>
                                </w:txbxContent>
                              </wps:txbx>
                              <wps:bodyPr rot="0" vert="horz" wrap="square" lIns="91440" tIns="45720" rIns="91440" bIns="45720" anchor="t" anchorCtr="0" upright="1">
                                <a:spAutoFit/>
                              </wps:bodyPr>
                            </wps:wsp>
                            <wps:wsp>
                              <wps:cNvPr id="640800358" name="Zone de texte 32"/>
                              <wps:cNvSpPr txBox="1">
                                <a:spLocks noChangeArrowheads="1"/>
                              </wps:cNvSpPr>
                              <wps:spPr bwMode="auto">
                                <a:xfrm>
                                  <a:off x="177800" y="1811391"/>
                                  <a:ext cx="1040151" cy="926497"/>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7D908319" w14:textId="77777777" w:rsidR="001D0179" w:rsidRDefault="001D0179" w:rsidP="00B43A29">
                                    <w:pPr>
                                      <w:rPr>
                                        <w:ins w:id="832" w:author="Marta Brzozowska" w:date="2022-09-05T14:02:00Z"/>
                                      </w:rPr>
                                    </w:pPr>
                                    <w:ins w:id="833" w:author="Marta Brzozowska" w:date="2022-09-05T14:02:00Z">
                                      <w:r>
                                        <w:t>Wcześniejsze doświadczenia</w:t>
                                      </w:r>
                                    </w:ins>
                                  </w:p>
                                </w:txbxContent>
                              </wps:txbx>
                              <wps:bodyPr rot="0" vert="horz" wrap="square" lIns="91440" tIns="45720" rIns="91440" bIns="45720" anchor="t" anchorCtr="0" upright="1">
                                <a:spAutoFit/>
                              </wps:bodyPr>
                            </wps:wsp>
                            <wps:wsp>
                              <wps:cNvPr id="640800359" name="Zone de texte 31"/>
                              <wps:cNvSpPr txBox="1">
                                <a:spLocks noChangeArrowheads="1"/>
                              </wps:cNvSpPr>
                              <wps:spPr bwMode="auto">
                                <a:xfrm>
                                  <a:off x="177800" y="2742586"/>
                                  <a:ext cx="1040151" cy="926497"/>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2C024B45" w14:textId="77777777" w:rsidR="001D0179" w:rsidRDefault="001D0179" w:rsidP="00B43A29">
                                    <w:pPr>
                                      <w:rPr>
                                        <w:ins w:id="834" w:author="Marta Brzozowska" w:date="2022-09-05T14:02:00Z"/>
                                      </w:rPr>
                                    </w:pPr>
                                    <w:ins w:id="835" w:author="Marta Brzozowska" w:date="2022-09-05T14:02:00Z">
                                      <w:r>
                                        <w:t>Przekonania interesariuszy</w:t>
                                      </w:r>
                                    </w:ins>
                                  </w:p>
                                </w:txbxContent>
                              </wps:txbx>
                              <wps:bodyPr rot="0" vert="horz" wrap="square" lIns="91440" tIns="45720" rIns="91440" bIns="45720" anchor="t" anchorCtr="0" upright="1">
                                <a:spAutoFit/>
                              </wps:bodyPr>
                            </wps:wsp>
                            <wps:wsp>
                              <wps:cNvPr id="640800360" name="Zone de texte 640800329"/>
                              <wps:cNvSpPr txBox="1">
                                <a:spLocks noChangeArrowheads="1"/>
                              </wps:cNvSpPr>
                              <wps:spPr bwMode="auto">
                                <a:xfrm>
                                  <a:off x="1507067" y="1354259"/>
                                  <a:ext cx="1023006" cy="480077"/>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6F0E7333" w14:textId="77777777" w:rsidR="001D0179" w:rsidRDefault="001D0179" w:rsidP="00B43A29">
                                    <w:pPr>
                                      <w:rPr>
                                        <w:ins w:id="836" w:author="Marta Brzozowska" w:date="2022-09-05T14:02:00Z"/>
                                      </w:rPr>
                                    </w:pPr>
                                    <w:ins w:id="837" w:author="Marta Brzozowska" w:date="2022-09-05T14:02:00Z">
                                      <w:r>
                                        <w:t>POTRZEBY</w:t>
                                      </w:r>
                                    </w:ins>
                                  </w:p>
                                </w:txbxContent>
                              </wps:txbx>
                              <wps:bodyPr rot="0" vert="horz" wrap="square" lIns="91440" tIns="45720" rIns="91440" bIns="45720" anchor="t" anchorCtr="0" upright="1">
                                <a:spAutoFit/>
                              </wps:bodyPr>
                            </wps:wsp>
                            <wps:wsp>
                              <wps:cNvPr id="640800361" name="Zone de texte 49"/>
                              <wps:cNvSpPr txBox="1">
                                <a:spLocks noChangeArrowheads="1"/>
                              </wps:cNvSpPr>
                              <wps:spPr bwMode="auto">
                                <a:xfrm>
                                  <a:off x="135464" y="3784418"/>
                                  <a:ext cx="2402840" cy="788541"/>
                                </a:xfrm>
                                <a:prstGeom prst="rect">
                                  <a:avLst/>
                                </a:prstGeom>
                                <a:solidFill>
                                  <a:schemeClr val="lt1">
                                    <a:lumMod val="100000"/>
                                    <a:lumOff val="0"/>
                                  </a:schemeClr>
                                </a:solidFill>
                                <a:ln w="12700">
                                  <a:solidFill>
                                    <a:schemeClr val="accent1">
                                      <a:lumMod val="100000"/>
                                      <a:lumOff val="0"/>
                                    </a:schemeClr>
                                  </a:solidFill>
                                  <a:prstDash val="dash"/>
                                  <a:miter lim="800000"/>
                                  <a:headEnd/>
                                  <a:tailEnd/>
                                </a:ln>
                                <a:effectLst/>
                              </wps:spPr>
                              <wps:txbx>
                                <w:txbxContent>
                                  <w:p w14:paraId="18666344" w14:textId="77777777" w:rsidR="001D0179" w:rsidRDefault="001D0179" w:rsidP="00B43A29">
                                    <w:pPr>
                                      <w:rPr>
                                        <w:ins w:id="838" w:author="Marta Brzozowska" w:date="2022-09-05T14:02:00Z"/>
                                      </w:rPr>
                                    </w:pPr>
                                    <w:ins w:id="839" w:author="Marta Brzozowska" w:date="2022-09-05T14:02:00Z">
                                      <w:r>
                                        <w:t xml:space="preserve">TEORIE BAZOWE – na jakich przesłankach oparto decyzję? </w:t>
                                      </w:r>
                                    </w:ins>
                                  </w:p>
                                </w:txbxContent>
                              </wps:txbx>
                              <wps:bodyPr rot="0" vert="horz" wrap="square" lIns="91440" tIns="45720" rIns="91440" bIns="45720" anchor="t" anchorCtr="0" upright="1">
                                <a:noAutofit/>
                              </wps:bodyPr>
                            </wps:wsp>
                          </wpg:grpSp>
                          <wpg:grpSp>
                            <wpg:cNvPr id="640800362" name="Grupa 640800362"/>
                            <wpg:cNvGrpSpPr/>
                            <wpg:grpSpPr>
                              <a:xfrm>
                                <a:off x="7120467" y="1843617"/>
                                <a:ext cx="3223260" cy="4460716"/>
                                <a:chOff x="0" y="0"/>
                                <a:chExt cx="3223260" cy="4460716"/>
                              </a:xfrm>
                            </wpg:grpSpPr>
                            <wps:wsp>
                              <wps:cNvPr id="640800363" name="Rectangle : coins arrondis 640800334"/>
                              <wps:cNvSpPr>
                                <a:spLocks noChangeArrowheads="1"/>
                              </wps:cNvSpPr>
                              <wps:spPr bwMode="auto">
                                <a:xfrm>
                                  <a:off x="0" y="0"/>
                                  <a:ext cx="3223260" cy="4210050"/>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364" name="Zone de texte 640800323"/>
                              <wps:cNvSpPr txBox="1">
                                <a:spLocks noChangeArrowheads="1"/>
                              </wps:cNvSpPr>
                              <wps:spPr bwMode="auto">
                                <a:xfrm>
                                  <a:off x="812800" y="211363"/>
                                  <a:ext cx="1023006" cy="480077"/>
                                </a:xfrm>
                                <a:prstGeom prst="rect">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2AFAE55F" w14:textId="77777777" w:rsidR="001D0179" w:rsidRDefault="001D0179" w:rsidP="00B43A29">
                                    <w:pPr>
                                      <w:rPr>
                                        <w:ins w:id="840" w:author="Marta Brzozowska" w:date="2022-09-05T14:02:00Z"/>
                                      </w:rPr>
                                    </w:pPr>
                                    <w:ins w:id="841" w:author="Marta Brzozowska" w:date="2022-09-05T14:02:00Z">
                                      <w:r>
                                        <w:t>Inne czynniki</w:t>
                                      </w:r>
                                    </w:ins>
                                  </w:p>
                                </w:txbxContent>
                              </wps:txbx>
                              <wps:bodyPr rot="0" vert="horz" wrap="square" lIns="91440" tIns="45720" rIns="91440" bIns="45720" anchor="t" anchorCtr="0" upright="1">
                                <a:spAutoFit/>
                              </wps:bodyPr>
                            </wps:wsp>
                            <wps:wsp>
                              <wps:cNvPr id="640800365" name="Zone de texte 640800322"/>
                              <wps:cNvSpPr txBox="1">
                                <a:spLocks noChangeArrowheads="1"/>
                              </wps:cNvSpPr>
                              <wps:spPr bwMode="auto">
                                <a:xfrm>
                                  <a:off x="194733" y="803941"/>
                                  <a:ext cx="933469" cy="70297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763E33CB" w14:textId="77777777" w:rsidR="001D0179" w:rsidRDefault="001D0179" w:rsidP="00B43A29">
                                    <w:pPr>
                                      <w:rPr>
                                        <w:ins w:id="842" w:author="Marta Brzozowska" w:date="2022-09-05T14:02:00Z"/>
                                      </w:rPr>
                                    </w:pPr>
                                    <w:ins w:id="843" w:author="Marta Brzozowska" w:date="2022-09-05T14:02:00Z">
                                      <w:r>
                                        <w:t>Reakcja odbiorców</w:t>
                                      </w:r>
                                    </w:ins>
                                  </w:p>
                                </w:txbxContent>
                              </wps:txbx>
                              <wps:bodyPr rot="0" vert="horz" wrap="square" lIns="91440" tIns="45720" rIns="91440" bIns="45720" anchor="t" anchorCtr="0" upright="1">
                                <a:spAutoFit/>
                              </wps:bodyPr>
                            </wps:wsp>
                            <wps:wsp>
                              <wps:cNvPr id="640800366" name="Zone de texte 640800321"/>
                              <wps:cNvSpPr txBox="1">
                                <a:spLocks noChangeArrowheads="1"/>
                              </wps:cNvSpPr>
                              <wps:spPr bwMode="auto">
                                <a:xfrm>
                                  <a:off x="795866" y="1819791"/>
                                  <a:ext cx="1023006" cy="480077"/>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4B55DB1F" w14:textId="77777777" w:rsidR="001D0179" w:rsidRDefault="001D0179" w:rsidP="00B43A29">
                                    <w:pPr>
                                      <w:rPr>
                                        <w:ins w:id="844" w:author="Marta Brzozowska" w:date="2022-09-05T14:02:00Z"/>
                                      </w:rPr>
                                    </w:pPr>
                                    <w:ins w:id="845" w:author="Marta Brzozowska" w:date="2022-09-05T14:02:00Z">
                                      <w:r>
                                        <w:t>Kontekst</w:t>
                                      </w:r>
                                    </w:ins>
                                  </w:p>
                                </w:txbxContent>
                              </wps:txbx>
                              <wps:bodyPr rot="0" vert="horz" wrap="square" lIns="91440" tIns="45720" rIns="91440" bIns="45720" anchor="t" anchorCtr="0" upright="1">
                                <a:spAutoFit/>
                              </wps:bodyPr>
                            </wps:wsp>
                            <wps:wsp>
                              <wps:cNvPr id="640800367" name="Zone de texte 640800320"/>
                              <wps:cNvSpPr txBox="1">
                                <a:spLocks noChangeArrowheads="1"/>
                              </wps:cNvSpPr>
                              <wps:spPr bwMode="auto">
                                <a:xfrm>
                                  <a:off x="1955800" y="541513"/>
                                  <a:ext cx="1215415" cy="1225593"/>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37C40F27" w14:textId="77777777" w:rsidR="001D0179" w:rsidRDefault="001D0179" w:rsidP="00B43A29">
                                    <w:pPr>
                                      <w:rPr>
                                        <w:ins w:id="846" w:author="Marta Brzozowska" w:date="2022-09-05T14:02:00Z"/>
                                      </w:rPr>
                                    </w:pPr>
                                    <w:ins w:id="847" w:author="Marta Brzozowska" w:date="2022-09-05T14:02:00Z">
                                      <w:r>
                                        <w:t>EFEKTY</w:t>
                                      </w:r>
                                    </w:ins>
                                  </w:p>
                                  <w:p w14:paraId="77860B4E" w14:textId="77777777" w:rsidR="001D0179" w:rsidRDefault="001D0179" w:rsidP="00B43A29">
                                    <w:pPr>
                                      <w:rPr>
                                        <w:ins w:id="848" w:author="Marta Brzozowska" w:date="2022-09-05T14:02:00Z"/>
                                      </w:rPr>
                                    </w:pPr>
                                    <w:ins w:id="849" w:author="Marta Brzozowska" w:date="2022-09-05T14:02:00Z">
                                      <w:r>
                                        <w:t>Zmiana strukturalna i długookresowa</w:t>
                                      </w:r>
                                    </w:ins>
                                  </w:p>
                                </w:txbxContent>
                              </wps:txbx>
                              <wps:bodyPr rot="0" vert="horz" wrap="square" lIns="91440" tIns="45720" rIns="91440" bIns="45720" anchor="t" anchorCtr="0" upright="1">
                                <a:spAutoFit/>
                              </wps:bodyPr>
                            </wps:wsp>
                            <wps:wsp>
                              <wps:cNvPr id="640800368" name="Flèche : droite 52"/>
                              <wps:cNvSpPr>
                                <a:spLocks noChangeArrowheads="1"/>
                              </wps:cNvSpPr>
                              <wps:spPr bwMode="auto">
                                <a:xfrm>
                                  <a:off x="1492250" y="965200"/>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369" name="Connecteur droit avec flèche 35"/>
                              <wps:cNvCnPr>
                                <a:cxnSpLocks noChangeShapeType="1"/>
                              </wps:cNvCnPr>
                              <wps:spPr bwMode="auto">
                                <a:xfrm flipH="1">
                                  <a:off x="791633" y="842433"/>
                                  <a:ext cx="332740" cy="272415"/>
                                </a:xfrm>
                                <a:prstGeom prst="straightConnector1">
                                  <a:avLst/>
                                </a:prstGeom>
                                <a:noFill/>
                                <a:ln w="9525">
                                  <a:solidFill>
                                    <a:srgbClr val="000000"/>
                                  </a:solidFill>
                                  <a:round/>
                                  <a:headEnd type="triangle" w="med" len="med"/>
                                  <a:tailEnd type="triangle" w="med" len="med"/>
                                </a:ln>
                              </wps:spPr>
                              <wps:bodyPr/>
                            </wps:wsp>
                            <wps:wsp>
                              <wps:cNvPr id="640800370" name="Connecteur droit avec flèche 51"/>
                              <wps:cNvCnPr>
                                <a:cxnSpLocks noChangeShapeType="1"/>
                              </wps:cNvCnPr>
                              <wps:spPr bwMode="auto">
                                <a:xfrm>
                                  <a:off x="1371600" y="571500"/>
                                  <a:ext cx="0" cy="1243965"/>
                                </a:xfrm>
                                <a:prstGeom prst="straightConnector1">
                                  <a:avLst/>
                                </a:prstGeom>
                                <a:noFill/>
                                <a:ln w="9525">
                                  <a:solidFill>
                                    <a:srgbClr val="000000"/>
                                  </a:solidFill>
                                  <a:round/>
                                  <a:headEnd type="triangle" w="med" len="med"/>
                                  <a:tailEnd type="triangle" w="med" len="med"/>
                                </a:ln>
                              </wps:spPr>
                              <wps:bodyPr/>
                            </wps:wsp>
                            <wps:wsp>
                              <wps:cNvPr id="640800371" name="Connecteur droit avec flèche 50"/>
                              <wps:cNvCnPr>
                                <a:cxnSpLocks noChangeShapeType="1"/>
                              </wps:cNvCnPr>
                              <wps:spPr bwMode="auto">
                                <a:xfrm>
                                  <a:off x="766233" y="1468967"/>
                                  <a:ext cx="367030" cy="346710"/>
                                </a:xfrm>
                                <a:prstGeom prst="straightConnector1">
                                  <a:avLst/>
                                </a:prstGeom>
                                <a:noFill/>
                                <a:ln w="9525">
                                  <a:solidFill>
                                    <a:srgbClr val="000000"/>
                                  </a:solidFill>
                                  <a:round/>
                                  <a:headEnd type="triangle" w="med" len="med"/>
                                  <a:tailEnd type="triangle" w="med" len="med"/>
                                </a:ln>
                              </wps:spPr>
                              <wps:bodyPr/>
                            </wps:wsp>
                            <wps:wsp>
                              <wps:cNvPr id="640800372" name="Zone de texte 47"/>
                              <wps:cNvSpPr txBox="1">
                                <a:spLocks noChangeArrowheads="1"/>
                              </wps:cNvSpPr>
                              <wps:spPr bwMode="auto">
                                <a:xfrm>
                                  <a:off x="465666" y="3471333"/>
                                  <a:ext cx="2478405" cy="989383"/>
                                </a:xfrm>
                                <a:prstGeom prst="rect">
                                  <a:avLst/>
                                </a:prstGeom>
                                <a:solidFill>
                                  <a:schemeClr val="lt1">
                                    <a:lumMod val="100000"/>
                                    <a:lumOff val="0"/>
                                  </a:schemeClr>
                                </a:solidFill>
                                <a:ln w="12700">
                                  <a:solidFill>
                                    <a:schemeClr val="accent4">
                                      <a:lumMod val="100000"/>
                                      <a:lumOff val="0"/>
                                    </a:schemeClr>
                                  </a:solidFill>
                                  <a:prstDash val="dash"/>
                                  <a:miter lim="800000"/>
                                  <a:headEnd/>
                                  <a:tailEnd/>
                                </a:ln>
                                <a:effectLst/>
                              </wps:spPr>
                              <wps:txbx>
                                <w:txbxContent>
                                  <w:p w14:paraId="6C6C9BC1" w14:textId="77777777" w:rsidR="001D0179" w:rsidRDefault="001D0179" w:rsidP="00B43A29">
                                    <w:pPr>
                                      <w:rPr>
                                        <w:ins w:id="850" w:author="Marta Brzozowska" w:date="2022-09-05T14:02:00Z"/>
                                      </w:rPr>
                                    </w:pPr>
                                    <w:ins w:id="851" w:author="Marta Brzozowska" w:date="2022-09-05T14:02:00Z">
                                      <w:r>
                                        <w:t>TEORIA ZMIANY – w jaki sposób nastąpi pozytywna zmiana? Jaki jest wpływ otoczenia zewnętrznego?</w:t>
                                      </w:r>
                                    </w:ins>
                                  </w:p>
                                </w:txbxContent>
                              </wps:txbx>
                              <wps:bodyPr rot="0" vert="horz" wrap="square" lIns="91440" tIns="45720" rIns="91440" bIns="45720" anchor="t" anchorCtr="0" upright="1">
                                <a:noAutofit/>
                              </wps:bodyPr>
                            </wps:wsp>
                          </wpg:grpSp>
                          <wpg:grpSp>
                            <wpg:cNvPr id="640800373" name="Grupa 640800373"/>
                            <wpg:cNvGrpSpPr/>
                            <wpg:grpSpPr>
                              <a:xfrm>
                                <a:off x="3420533" y="1818217"/>
                                <a:ext cx="3854239" cy="4235001"/>
                                <a:chOff x="0" y="0"/>
                                <a:chExt cx="3854239" cy="4235001"/>
                              </a:xfrm>
                            </wpg:grpSpPr>
                            <wps:wsp>
                              <wps:cNvPr id="640800374" name="Rectangle : coins arrondis 640800332"/>
                              <wps:cNvSpPr>
                                <a:spLocks noChangeArrowheads="1"/>
                              </wps:cNvSpPr>
                              <wps:spPr bwMode="auto">
                                <a:xfrm>
                                  <a:off x="0" y="0"/>
                                  <a:ext cx="3629025" cy="3978275"/>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375" name="Zone de texte 640800326"/>
                              <wps:cNvSpPr txBox="1">
                                <a:spLocks noChangeArrowheads="1"/>
                              </wps:cNvSpPr>
                              <wps:spPr bwMode="auto">
                                <a:xfrm>
                                  <a:off x="67734" y="685800"/>
                                  <a:ext cx="1022985" cy="1162685"/>
                                </a:xfrm>
                                <a:prstGeom prst="rect">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1DA03506" w14:textId="77777777" w:rsidR="001D0179" w:rsidRDefault="001D0179" w:rsidP="00B43A29">
                                    <w:pPr>
                                      <w:rPr>
                                        <w:ins w:id="852" w:author="Marta Brzozowska" w:date="2022-09-05T14:02:00Z"/>
                                      </w:rPr>
                                    </w:pPr>
                                    <w:ins w:id="853" w:author="Marta Brzozowska" w:date="2022-09-05T14:02:00Z">
                                      <w:r>
                                        <w:t>NAKŁADY</w:t>
                                      </w:r>
                                    </w:ins>
                                  </w:p>
                                  <w:p w14:paraId="261EEF0A" w14:textId="77777777" w:rsidR="001D0179" w:rsidRDefault="001D0179" w:rsidP="00B43A29">
                                    <w:pPr>
                                      <w:rPr>
                                        <w:ins w:id="854" w:author="Marta Brzozowska" w:date="2022-09-05T14:02:00Z"/>
                                      </w:rPr>
                                    </w:pPr>
                                    <w:ins w:id="855" w:author="Marta Brzozowska" w:date="2022-09-05T14:02:00Z">
                                      <w:r>
                                        <w:t>Środki finansowe, inne nakłady i zasoby</w:t>
                                      </w:r>
                                    </w:ins>
                                  </w:p>
                                </w:txbxContent>
                              </wps:txbx>
                              <wps:bodyPr rot="0" vert="horz" wrap="square" lIns="91440" tIns="45720" rIns="91440" bIns="45720" anchor="t" anchorCtr="0" upright="1">
                                <a:noAutofit/>
                              </wps:bodyPr>
                            </wps:wsp>
                            <wps:wsp>
                              <wps:cNvPr id="640800376" name="Zone de texte 640800325"/>
                              <wps:cNvSpPr txBox="1">
                                <a:spLocks noChangeArrowheads="1"/>
                              </wps:cNvSpPr>
                              <wps:spPr bwMode="auto">
                                <a:xfrm>
                                  <a:off x="1286934" y="685800"/>
                                  <a:ext cx="1022985" cy="116268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0BC50D88" w14:textId="77777777" w:rsidR="001D0179" w:rsidRDefault="001D0179" w:rsidP="00B43A29">
                                    <w:pPr>
                                      <w:rPr>
                                        <w:ins w:id="856" w:author="Marta Brzozowska" w:date="2022-09-05T14:02:00Z"/>
                                      </w:rPr>
                                    </w:pPr>
                                    <w:ins w:id="857" w:author="Marta Brzozowska" w:date="2022-09-05T14:02:00Z">
                                      <w:r>
                                        <w:t>DZIAŁANIA</w:t>
                                      </w:r>
                                    </w:ins>
                                  </w:p>
                                  <w:p w14:paraId="21A4C50B" w14:textId="77777777" w:rsidR="001D0179" w:rsidRDefault="001D0179" w:rsidP="00B43A29">
                                    <w:pPr>
                                      <w:rPr>
                                        <w:ins w:id="858" w:author="Marta Brzozowska" w:date="2022-09-05T14:02:00Z"/>
                                      </w:rPr>
                                    </w:pPr>
                                    <w:ins w:id="859" w:author="Marta Brzozowska" w:date="2022-09-05T14:02:00Z">
                                      <w:r>
                                        <w:t>Procedury, procesy</w:t>
                                      </w:r>
                                    </w:ins>
                                  </w:p>
                                </w:txbxContent>
                              </wps:txbx>
                              <wps:bodyPr rot="0" vert="horz" wrap="square" lIns="91440" tIns="45720" rIns="91440" bIns="45720" anchor="t" anchorCtr="0" upright="1">
                                <a:noAutofit/>
                              </wps:bodyPr>
                            </wps:wsp>
                            <wps:wsp>
                              <wps:cNvPr id="640800377" name="Zone de texte 640800324"/>
                              <wps:cNvSpPr txBox="1">
                                <a:spLocks noChangeArrowheads="1"/>
                              </wps:cNvSpPr>
                              <wps:spPr bwMode="auto">
                                <a:xfrm>
                                  <a:off x="2556653" y="1023992"/>
                                  <a:ext cx="927754" cy="480077"/>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4927F809" w14:textId="77777777" w:rsidR="001D0179" w:rsidRDefault="001D0179" w:rsidP="00B43A29">
                                    <w:pPr>
                                      <w:rPr>
                                        <w:ins w:id="860" w:author="Marta Brzozowska" w:date="2022-09-05T14:02:00Z"/>
                                      </w:rPr>
                                    </w:pPr>
                                    <w:ins w:id="861" w:author="Marta Brzozowska" w:date="2022-09-05T14:02:00Z">
                                      <w:r>
                                        <w:t>PRODUKTY</w:t>
                                      </w:r>
                                    </w:ins>
                                  </w:p>
                                </w:txbxContent>
                              </wps:txbx>
                              <wps:bodyPr rot="0" vert="horz" wrap="square" lIns="91440" tIns="45720" rIns="91440" bIns="45720" anchor="t" anchorCtr="0" upright="1">
                                <a:spAutoFit/>
                              </wps:bodyPr>
                            </wps:wsp>
                            <wps:wsp>
                              <wps:cNvPr id="640800378" name="Flèche : bas 55"/>
                              <wps:cNvSpPr>
                                <a:spLocks noChangeArrowheads="1"/>
                              </wps:cNvSpPr>
                              <wps:spPr bwMode="auto">
                                <a:xfrm rot="16200000">
                                  <a:off x="1065742" y="1139825"/>
                                  <a:ext cx="241935" cy="196215"/>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379" name="Flèche : bas 54"/>
                              <wps:cNvSpPr>
                                <a:spLocks noChangeArrowheads="1"/>
                              </wps:cNvSpPr>
                              <wps:spPr bwMode="auto">
                                <a:xfrm rot="16200000">
                                  <a:off x="2314892" y="1076643"/>
                                  <a:ext cx="241935" cy="243840"/>
                                </a:xfrm>
                                <a:prstGeom prst="downArrow">
                                  <a:avLst>
                                    <a:gd name="adj1" fmla="val 50000"/>
                                    <a:gd name="adj2" fmla="val 2519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380" name="Flèche : droite 53"/>
                              <wps:cNvSpPr>
                                <a:spLocks noChangeArrowheads="1"/>
                              </wps:cNvSpPr>
                              <wps:spPr bwMode="auto">
                                <a:xfrm>
                                  <a:off x="3490384" y="992717"/>
                                  <a:ext cx="363855" cy="364490"/>
                                </a:xfrm>
                                <a:prstGeom prst="rightArrow">
                                  <a:avLst>
                                    <a:gd name="adj1" fmla="val 50000"/>
                                    <a:gd name="adj2" fmla="val 25000"/>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381" name="Zone de texte 48"/>
                              <wps:cNvSpPr txBox="1">
                                <a:spLocks noChangeArrowheads="1"/>
                              </wps:cNvSpPr>
                              <wps:spPr bwMode="auto">
                                <a:xfrm>
                                  <a:off x="169334" y="3312503"/>
                                  <a:ext cx="3403600" cy="922498"/>
                                </a:xfrm>
                                <a:prstGeom prst="rect">
                                  <a:avLst/>
                                </a:prstGeom>
                                <a:solidFill>
                                  <a:schemeClr val="lt1">
                                    <a:lumMod val="100000"/>
                                    <a:lumOff val="0"/>
                                  </a:schemeClr>
                                </a:solidFill>
                                <a:ln w="12700">
                                  <a:solidFill>
                                    <a:schemeClr val="dk1">
                                      <a:lumMod val="100000"/>
                                      <a:lumOff val="0"/>
                                    </a:schemeClr>
                                  </a:solidFill>
                                  <a:prstDash val="dash"/>
                                  <a:miter lim="800000"/>
                                  <a:headEnd/>
                                  <a:tailEnd/>
                                </a:ln>
                                <a:effectLst/>
                              </wps:spPr>
                              <wps:txbx>
                                <w:txbxContent>
                                  <w:p w14:paraId="1D633E39" w14:textId="77777777" w:rsidR="001D0179" w:rsidRDefault="001D0179" w:rsidP="00B43A29">
                                    <w:pPr>
                                      <w:rPr>
                                        <w:ins w:id="862" w:author="Marta Brzozowska" w:date="2022-09-05T14:02:00Z"/>
                                      </w:rPr>
                                    </w:pPr>
                                    <w:ins w:id="863" w:author="Marta Brzozowska" w:date="2022-09-05T14:02:00Z">
                                      <w:r>
                                        <w:t xml:space="preserve">TEORIA WDRAŻANIA – w jaki sposób przekształcić nakłady w produkty? Jakie </w:t>
                                      </w:r>
                                      <w:r>
                                        <w:rPr>
                                          <w:rFonts w:ascii="Lato" w:hAnsi="Lato"/>
                                        </w:rPr>
                                        <w:t>zasoby</w:t>
                                      </w:r>
                                      <w:r>
                                        <w:t xml:space="preserve"> należy wykorzystać?</w:t>
                                      </w:r>
                                    </w:ins>
                                  </w:p>
                                </w:txbxContent>
                              </wps:txbx>
                              <wps:bodyPr rot="0" vert="horz" wrap="square" lIns="91440" tIns="45720" rIns="91440" bIns="45720" anchor="t" anchorCtr="0" upright="1">
                                <a:noAutofit/>
                              </wps:bodyPr>
                            </wps:wsp>
                            <wps:wsp>
                              <wps:cNvPr id="640800382" name="Rectangle : coins arrondis 43"/>
                              <wps:cNvSpPr>
                                <a:spLocks/>
                              </wps:cNvSpPr>
                              <wps:spPr>
                                <a:xfrm>
                                  <a:off x="948267" y="2819400"/>
                                  <a:ext cx="1466850" cy="77597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356D917" w14:textId="77777777" w:rsidR="001D0179" w:rsidRDefault="001D0179" w:rsidP="00B43A29">
                                    <w:pPr>
                                      <w:rPr>
                                        <w:ins w:id="864" w:author="Marta Brzozowska" w:date="2022-09-05T14:02:00Z"/>
                                      </w:rPr>
                                    </w:pPr>
                                    <w:ins w:id="865" w:author="Marta Brzozowska" w:date="2022-09-05T14:02:00Z">
                                      <w:r>
                                        <w:t>Skuteczność, Użyteczność</w:t>
                                      </w:r>
                                    </w:ins>
                                  </w:p>
                                  <w:p w14:paraId="35D30CAA" w14:textId="77777777" w:rsidR="001D0179" w:rsidRDefault="001D0179" w:rsidP="00B43A29">
                                    <w:pPr>
                                      <w:rPr>
                                        <w:ins w:id="866" w:author="Marta Brzozowska" w:date="2022-09-05T14:02:00Z"/>
                                      </w:rPr>
                                    </w:pPr>
                                    <w:ins w:id="867" w:author="Marta Brzozowska" w:date="2022-09-05T14:02:00Z">
                                      <w:r>
                                        <w:t>Efektywność</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800383" name="Grupa 640800383"/>
                            <wpg:cNvGrpSpPr/>
                            <wpg:grpSpPr>
                              <a:xfrm>
                                <a:off x="2247900" y="1843617"/>
                                <a:ext cx="7700010" cy="4070350"/>
                                <a:chOff x="0" y="0"/>
                                <a:chExt cx="7700010" cy="4070350"/>
                              </a:xfrm>
                            </wpg:grpSpPr>
                            <wps:wsp>
                              <wps:cNvPr id="640800384" name="Rectangle : coins arrondis 640800333"/>
                              <wps:cNvSpPr>
                                <a:spLocks noChangeArrowheads="1"/>
                              </wps:cNvSpPr>
                              <wps:spPr bwMode="auto">
                                <a:xfrm>
                                  <a:off x="427567" y="0"/>
                                  <a:ext cx="689610" cy="4070350"/>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385" name="Zone de texte 640800328"/>
                              <wps:cNvSpPr txBox="1">
                                <a:spLocks noChangeArrowheads="1"/>
                              </wps:cNvSpPr>
                              <wps:spPr bwMode="auto">
                                <a:xfrm>
                                  <a:off x="520700" y="93133"/>
                                  <a:ext cx="518945" cy="189357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7C99B045" w14:textId="77777777" w:rsidR="001D0179" w:rsidRDefault="001D0179" w:rsidP="00B43A29">
                                    <w:pPr>
                                      <w:rPr>
                                        <w:ins w:id="868" w:author="Marta Brzozowska" w:date="2022-09-05T14:02:00Z"/>
                                      </w:rPr>
                                    </w:pPr>
                                    <w:ins w:id="869" w:author="Marta Brzozowska" w:date="2022-09-05T14:02:00Z">
                                      <w:r>
                                        <w:t>CELE</w:t>
                                      </w:r>
                                    </w:ins>
                                  </w:p>
                                </w:txbxContent>
                              </wps:txbx>
                              <wps:bodyPr rot="0" vert="vert270" wrap="square" lIns="91440" tIns="45720" rIns="91440" bIns="45720" anchor="t" anchorCtr="0" upright="1">
                                <a:noAutofit/>
                              </wps:bodyPr>
                            </wps:wsp>
                            <wps:wsp>
                              <wps:cNvPr id="640800386" name="Connecteur : en arc 46"/>
                              <wps:cNvCnPr>
                                <a:cxnSpLocks/>
                              </wps:cNvCnPr>
                              <wps:spPr>
                                <a:xfrm flipH="1" flipV="1">
                                  <a:off x="753533" y="2036233"/>
                                  <a:ext cx="1941195" cy="854710"/>
                                </a:xfrm>
                                <a:prstGeom prst="curvedConnector3">
                                  <a:avLst>
                                    <a:gd name="adj1" fmla="val 99469"/>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0800387" name="Connecteur : en arc 44"/>
                              <wps:cNvCnPr>
                                <a:cxnSpLocks/>
                              </wps:cNvCnPr>
                              <wps:spPr>
                                <a:xfrm flipV="1">
                                  <a:off x="2806700" y="1587500"/>
                                  <a:ext cx="4708525" cy="1293495"/>
                                </a:xfrm>
                                <a:prstGeom prst="curvedConnector3">
                                  <a:avLst>
                                    <a:gd name="adj1" fmla="val 99920"/>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0800388" name="Connecteur : en arc 42"/>
                              <wps:cNvCnPr>
                                <a:cxnSpLocks/>
                              </wps:cNvCnPr>
                              <wps:spPr>
                                <a:xfrm flipV="1">
                                  <a:off x="2116667" y="1987550"/>
                                  <a:ext cx="198120" cy="1409700"/>
                                </a:xfrm>
                                <a:prstGeom prst="curvedConnector3">
                                  <a:avLst>
                                    <a:gd name="adj1" fmla="val -204182"/>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0800389" name="Connecteur : en arc 41"/>
                              <wps:cNvCnPr>
                                <a:cxnSpLocks/>
                              </wps:cNvCnPr>
                              <wps:spPr>
                                <a:xfrm flipV="1">
                                  <a:off x="3594100" y="1680633"/>
                                  <a:ext cx="4105910" cy="1724025"/>
                                </a:xfrm>
                                <a:prstGeom prst="curvedConnector3">
                                  <a:avLst>
                                    <a:gd name="adj1" fmla="val 100205"/>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0800390" name="Connecteur : en arc 40"/>
                              <wps:cNvCnPr>
                                <a:cxnSpLocks/>
                              </wps:cNvCnPr>
                              <wps:spPr>
                                <a:xfrm flipV="1">
                                  <a:off x="2984500" y="1384300"/>
                                  <a:ext cx="2413000" cy="1503045"/>
                                </a:xfrm>
                                <a:prstGeom prst="curvedConnector3">
                                  <a:avLst>
                                    <a:gd name="adj1" fmla="val 10169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0800391" name="Connecteur : en arc 39"/>
                              <wps:cNvCnPr>
                                <a:cxnSpLocks/>
                              </wps:cNvCnPr>
                              <wps:spPr>
                                <a:xfrm flipH="1" flipV="1">
                                  <a:off x="0" y="1240367"/>
                                  <a:ext cx="2277110" cy="2306955"/>
                                </a:xfrm>
                                <a:prstGeom prst="curvedConnector3">
                                  <a:avLst>
                                    <a:gd name="adj1" fmla="val 108342"/>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grpSp>
                            <wpg:cNvPr id="640800392" name="Grupa 640800392"/>
                            <wpg:cNvGrpSpPr/>
                            <wpg:grpSpPr>
                              <a:xfrm>
                                <a:off x="476250" y="0"/>
                                <a:ext cx="9593157" cy="1844464"/>
                                <a:chOff x="0" y="0"/>
                                <a:chExt cx="9593157" cy="1844464"/>
                              </a:xfrm>
                            </wpg:grpSpPr>
                            <wps:wsp>
                              <wps:cNvPr id="640800393" name="Zone de texte 29"/>
                              <wps:cNvSpPr txBox="1">
                                <a:spLocks noChangeArrowheads="1"/>
                              </wps:cNvSpPr>
                              <wps:spPr bwMode="auto">
                                <a:xfrm>
                                  <a:off x="0" y="8465"/>
                                  <a:ext cx="1486566" cy="505478"/>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2F0C3117" w14:textId="77777777" w:rsidR="001D0179" w:rsidRDefault="001D0179" w:rsidP="00B43A29">
                                    <w:pPr>
                                      <w:rPr>
                                        <w:ins w:id="870" w:author="Marta Brzozowska" w:date="2022-09-05T14:02:00Z"/>
                                      </w:rPr>
                                    </w:pPr>
                                    <w:ins w:id="871" w:author="Marta Brzozowska" w:date="2022-09-05T14:02:00Z">
                                      <w:r>
                                        <w:t>PRZESŁANKI</w:t>
                                      </w:r>
                                    </w:ins>
                                  </w:p>
                                </w:txbxContent>
                              </wps:txbx>
                              <wps:bodyPr rot="0" vert="horz" wrap="square" lIns="91440" tIns="45720" rIns="91440" bIns="45720" anchor="t" anchorCtr="0" upright="1">
                                <a:spAutoFit/>
                              </wps:bodyPr>
                            </wps:wsp>
                            <wps:wsp>
                              <wps:cNvPr id="640800394" name="Zone de texte 28"/>
                              <wps:cNvSpPr txBox="1">
                                <a:spLocks noChangeArrowheads="1"/>
                              </wps:cNvSpPr>
                              <wps:spPr bwMode="auto">
                                <a:xfrm>
                                  <a:off x="1964267" y="0"/>
                                  <a:ext cx="1486566" cy="505478"/>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01C41A19" w14:textId="77777777" w:rsidR="001D0179" w:rsidRDefault="001D0179" w:rsidP="00B43A29">
                                    <w:pPr>
                                      <w:rPr>
                                        <w:ins w:id="872" w:author="Marta Brzozowska" w:date="2022-09-05T14:02:00Z"/>
                                      </w:rPr>
                                    </w:pPr>
                                    <w:ins w:id="873" w:author="Marta Brzozowska" w:date="2022-09-05T14:02:00Z">
                                      <w:r>
                                        <w:t>ZAŁOŻENIA</w:t>
                                      </w:r>
                                    </w:ins>
                                  </w:p>
                                </w:txbxContent>
                              </wps:txbx>
                              <wps:bodyPr rot="0" vert="horz" wrap="square" lIns="91440" tIns="45720" rIns="91440" bIns="45720" anchor="t" anchorCtr="0" upright="1">
                                <a:spAutoFit/>
                              </wps:bodyPr>
                            </wps:wsp>
                            <wps:wsp>
                              <wps:cNvPr id="640800395" name="Flèche : droite 640800335"/>
                              <wps:cNvSpPr>
                                <a:spLocks noChangeArrowheads="1"/>
                              </wps:cNvSpPr>
                              <wps:spPr bwMode="auto">
                                <a:xfrm>
                                  <a:off x="1566333"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396" name="Flèche : bas 640800330"/>
                              <wps:cNvSpPr>
                                <a:spLocks noChangeArrowheads="1"/>
                              </wps:cNvSpPr>
                              <wps:spPr bwMode="auto">
                                <a:xfrm>
                                  <a:off x="501650" y="632884"/>
                                  <a:ext cx="643890" cy="773430"/>
                                </a:xfrm>
                                <a:prstGeom prst="downArrow">
                                  <a:avLst>
                                    <a:gd name="adj1" fmla="val 50000"/>
                                    <a:gd name="adj2" fmla="val 3003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397" name="Flèche : bas 640800327"/>
                              <wps:cNvSpPr>
                                <a:spLocks noChangeArrowheads="1"/>
                              </wps:cNvSpPr>
                              <wps:spPr bwMode="auto">
                                <a:xfrm>
                                  <a:off x="4394200" y="6074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398" name="Flèche : bas 63"/>
                              <wps:cNvSpPr>
                                <a:spLocks noChangeArrowheads="1"/>
                              </wps:cNvSpPr>
                              <wps:spPr bwMode="auto">
                                <a:xfrm>
                                  <a:off x="6908800" y="6328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399" name="Flèche : bas 62"/>
                              <wps:cNvSpPr>
                                <a:spLocks noChangeArrowheads="1"/>
                              </wps:cNvSpPr>
                              <wps:spPr bwMode="auto">
                                <a:xfrm>
                                  <a:off x="8949267" y="6074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400" name="Flèche : bas 61"/>
                              <wps:cNvSpPr>
                                <a:spLocks noChangeArrowheads="1"/>
                              </wps:cNvSpPr>
                              <wps:spPr bwMode="auto">
                                <a:xfrm>
                                  <a:off x="2167467" y="6074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401" name="Zone de texte 27"/>
                              <wps:cNvSpPr txBox="1">
                                <a:spLocks noChangeArrowheads="1"/>
                              </wps:cNvSpPr>
                              <wps:spPr bwMode="auto">
                                <a:xfrm>
                                  <a:off x="3962400" y="0"/>
                                  <a:ext cx="1486566" cy="505478"/>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5B29E348" w14:textId="77777777" w:rsidR="001D0179" w:rsidRDefault="001D0179" w:rsidP="00B43A29">
                                    <w:pPr>
                                      <w:rPr>
                                        <w:ins w:id="874" w:author="Marta Brzozowska" w:date="2022-09-05T14:02:00Z"/>
                                      </w:rPr>
                                    </w:pPr>
                                    <w:ins w:id="875" w:author="Marta Brzozowska" w:date="2022-09-05T14:02:00Z">
                                      <w:r>
                                        <w:t>STRATEGIA</w:t>
                                      </w:r>
                                    </w:ins>
                                  </w:p>
                                </w:txbxContent>
                              </wps:txbx>
                              <wps:bodyPr rot="0" vert="horz" wrap="square" lIns="91440" tIns="45720" rIns="91440" bIns="45720" anchor="t" anchorCtr="0" upright="1">
                                <a:spAutoFit/>
                              </wps:bodyPr>
                            </wps:wsp>
                            <wps:wsp>
                              <wps:cNvPr id="640800402" name="Zone de texte 25"/>
                              <wps:cNvSpPr txBox="1">
                                <a:spLocks noChangeArrowheads="1"/>
                              </wps:cNvSpPr>
                              <wps:spPr bwMode="auto">
                                <a:xfrm>
                                  <a:off x="5952067" y="0"/>
                                  <a:ext cx="1486566" cy="505478"/>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710135D2" w14:textId="77777777" w:rsidR="001D0179" w:rsidRDefault="001D0179" w:rsidP="00B43A29">
                                    <w:pPr>
                                      <w:rPr>
                                        <w:ins w:id="876" w:author="Marta Brzozowska" w:date="2022-09-05T14:02:00Z"/>
                                      </w:rPr>
                                    </w:pPr>
                                    <w:ins w:id="877" w:author="Marta Brzozowska" w:date="2022-09-05T14:02:00Z">
                                      <w:r>
                                        <w:t>MECHANIZM</w:t>
                                      </w:r>
                                    </w:ins>
                                  </w:p>
                                </w:txbxContent>
                              </wps:txbx>
                              <wps:bodyPr rot="0" vert="horz" wrap="square" lIns="91440" tIns="45720" rIns="91440" bIns="45720" anchor="t" anchorCtr="0" upright="1">
                                <a:spAutoFit/>
                              </wps:bodyPr>
                            </wps:wsp>
                            <wps:wsp>
                              <wps:cNvPr id="640800403" name="Flèche : droite 38"/>
                              <wps:cNvSpPr>
                                <a:spLocks noChangeArrowheads="1"/>
                              </wps:cNvSpPr>
                              <wps:spPr bwMode="auto">
                                <a:xfrm>
                                  <a:off x="3547533"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404" name="Flèche : droite 37"/>
                              <wps:cNvSpPr>
                                <a:spLocks noChangeArrowheads="1"/>
                              </wps:cNvSpPr>
                              <wps:spPr bwMode="auto">
                                <a:xfrm>
                                  <a:off x="5503333"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405" name="Zone de texte 24"/>
                              <wps:cNvSpPr txBox="1">
                                <a:spLocks noChangeArrowheads="1"/>
                              </wps:cNvSpPr>
                              <wps:spPr bwMode="auto">
                                <a:xfrm>
                                  <a:off x="7916333" y="0"/>
                                  <a:ext cx="1486566" cy="505478"/>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567AA303" w14:textId="77777777" w:rsidR="001D0179" w:rsidRDefault="001D0179" w:rsidP="00B43A29">
                                    <w:pPr>
                                      <w:rPr>
                                        <w:ins w:id="878" w:author="Marta Brzozowska" w:date="2022-09-05T14:02:00Z"/>
                                      </w:rPr>
                                    </w:pPr>
                                    <w:ins w:id="879" w:author="Marta Brzozowska" w:date="2022-09-05T14:02:00Z">
                                      <w:r>
                                        <w:t>ZMIANA</w:t>
                                      </w:r>
                                    </w:ins>
                                  </w:p>
                                </w:txbxContent>
                              </wps:txbx>
                              <wps:bodyPr rot="0" vert="horz" wrap="square" lIns="91440" tIns="45720" rIns="91440" bIns="45720" anchor="t" anchorCtr="0" upright="1">
                                <a:spAutoFit/>
                              </wps:bodyPr>
                            </wps:wsp>
                            <wps:wsp>
                              <wps:cNvPr id="640800406" name="Flèche : droite 36"/>
                              <wps:cNvSpPr>
                                <a:spLocks noChangeArrowheads="1"/>
                              </wps:cNvSpPr>
                              <wps:spPr bwMode="auto">
                                <a:xfrm>
                                  <a:off x="7518400"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305F4A19" id="Grupa 26" o:spid="_x0000_s1089" style="position:absolute;margin-left:-56.6pt;margin-top:14.2pt;width:814.45pt;height:496.4pt;z-index:251724800;mso-height-relative:margin" coordsize="103437,6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">
                    <v:group id="Grupa 640800354" o:spid="_x0000_s1090" style="position:absolute;top:14033;width:26447;height:45730" coordsize="26447,4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">
                      <v:roundrect id="Rectangle : coins arrondis 640800331" o:spid="_x0000_s1091" style="position:absolute;width:26447;height:4495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">
                        <v:stroke dashstyle="dash"/>
                      </v:roundrect>
                      <v:shape id="Zone de texte 34" o:spid="_x0000_s1092" type="#_x0000_t202" style="position:absolute;left:1693;top:1775;width:10363;height:7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" fillcolor="white [3201]" strokecolor="#8eaadb [1940]" strokeweight="1pt">
                        <v:fill color2="#b4c6e7 [1300]" focus="100%" type="gradient"/>
                        <v:shadow on="t" color="#1f3763 [1604]" opacity=".5" offset="1pt"/>
                        <v:textbox style="mso-fit-shape-to-text:t">
                          <w:txbxContent>
                            <w:p w14:paraId="69D5451B" w14:textId="77777777" w:rsidR="001D0179" w:rsidRDefault="001D0179" w:rsidP="00B43A29">
                              <w:pPr>
                                <w:rPr>
                                  <w:ins w:id="285" w:author="Marta Brzozowska" w:date="2022-09-05T14:02:00Z"/>
                                </w:rPr>
                              </w:pPr>
                              <w:ins w:id="286" w:author="Marta Brzozowska" w:date="2022-09-05T14:02:00Z">
                                <w:r>
                                  <w:t xml:space="preserve">Ocena szans </w:t>
                                </w:r>
                                <w:r>
                                  <w:br/>
                                  <w:t>i wyzwań</w:t>
                                </w:r>
                              </w:ins>
                            </w:p>
                          </w:txbxContent>
                        </v:textbox>
                      </v:shape>
                      <v:shape id="Zone de texte 33" o:spid="_x0000_s1093" type="#_x0000_t202" style="position:absolute;left:1693;top:11002;width:1046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" fillcolor="white [3201]" strokecolor="#8eaadb [1940]" strokeweight="1pt">
                        <v:fill color2="#b4c6e7 [1300]" focus="100%" type="gradient"/>
                        <v:shadow on="t" color="#1f3763 [1604]" opacity=".5" offset="1pt"/>
                        <v:textbox style="mso-fit-shape-to-text:t">
                          <w:txbxContent>
                            <w:p w14:paraId="35C910A6" w14:textId="77777777" w:rsidR="001D0179" w:rsidRDefault="001D0179" w:rsidP="00B43A29">
                              <w:pPr>
                                <w:rPr>
                                  <w:ins w:id="287" w:author="Marta Brzozowska" w:date="2022-09-05T14:02:00Z"/>
                                </w:rPr>
                              </w:pPr>
                              <w:ins w:id="288" w:author="Marta Brzozowska" w:date="2022-09-05T14:02:00Z">
                                <w:r>
                                  <w:t>Wyniki badań</w:t>
                                </w:r>
                              </w:ins>
                            </w:p>
                          </w:txbxContent>
                        </v:textbox>
                      </v:shape>
                      <v:shape id="Zone de texte 32" o:spid="_x0000_s1094" type="#_x0000_t202" style="position:absolute;left:1778;top:18113;width:10401;height:9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" fillcolor="white [3201]" strokecolor="#8eaadb [1940]" strokeweight="1pt">
                        <v:fill color2="#b4c6e7 [1300]" focus="100%" type="gradient"/>
                        <v:shadow on="t" color="#1f3763 [1604]" opacity=".5" offset="1pt"/>
                        <v:textbox style="mso-fit-shape-to-text:t">
                          <w:txbxContent>
                            <w:p w14:paraId="7D908319" w14:textId="77777777" w:rsidR="001D0179" w:rsidRDefault="001D0179" w:rsidP="00B43A29">
                              <w:pPr>
                                <w:rPr>
                                  <w:ins w:id="289" w:author="Marta Brzozowska" w:date="2022-09-05T14:02:00Z"/>
                                </w:rPr>
                              </w:pPr>
                              <w:ins w:id="290" w:author="Marta Brzozowska" w:date="2022-09-05T14:02:00Z">
                                <w:r>
                                  <w:t>Wcześniejsze doświadczenia</w:t>
                                </w:r>
                              </w:ins>
                            </w:p>
                          </w:txbxContent>
                        </v:textbox>
                      </v:shape>
                      <v:shape id="Zone de texte 31" o:spid="_x0000_s1095" type="#_x0000_t202" style="position:absolute;left:1778;top:27425;width:10401;height:9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" fillcolor="white [3201]" strokecolor="#8eaadb [1940]" strokeweight="1pt">
                        <v:fill color2="#b4c6e7 [1300]" focus="100%" type="gradient"/>
                        <v:shadow on="t" color="#1f3763 [1604]" opacity=".5" offset="1pt"/>
                        <v:textbox style="mso-fit-shape-to-text:t">
                          <w:txbxContent>
                            <w:p w14:paraId="2C024B45" w14:textId="77777777" w:rsidR="001D0179" w:rsidRDefault="001D0179" w:rsidP="00B43A29">
                              <w:pPr>
                                <w:rPr>
                                  <w:ins w:id="291" w:author="Marta Brzozowska" w:date="2022-09-05T14:02:00Z"/>
                                </w:rPr>
                              </w:pPr>
                              <w:ins w:id="292" w:author="Marta Brzozowska" w:date="2022-09-05T14:02:00Z">
                                <w:r>
                                  <w:t>Przekonania interesariuszy</w:t>
                                </w:r>
                              </w:ins>
                            </w:p>
                          </w:txbxContent>
                        </v:textbox>
                      </v:shape>
                      <v:shape id="Zone de texte 640800329" o:spid="_x0000_s1096" type="#_x0000_t202" style="position:absolute;left:15070;top:13542;width:10230;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" fillcolor="#ffd966 [1943]" strokecolor="#ffc000 [3207]" strokeweight="1pt">
                        <v:fill color2="#ffc000 [3207]" focus="50%" type="gradient"/>
                        <v:shadow on="t" color="#7f5f00 [1607]" offset="1pt"/>
                        <v:textbox style="mso-fit-shape-to-text:t">
                          <w:txbxContent>
                            <w:p w14:paraId="6F0E7333" w14:textId="77777777" w:rsidR="001D0179" w:rsidRDefault="001D0179" w:rsidP="00B43A29">
                              <w:pPr>
                                <w:rPr>
                                  <w:ins w:id="293" w:author="Marta Brzozowska" w:date="2022-09-05T14:02:00Z"/>
                                </w:rPr>
                              </w:pPr>
                              <w:ins w:id="294" w:author="Marta Brzozowska" w:date="2022-09-05T14:02:00Z">
                                <w:r>
                                  <w:t>POTRZEBY</w:t>
                                </w:r>
                              </w:ins>
                            </w:p>
                          </w:txbxContent>
                        </v:textbox>
                      </v:shape>
                      <v:shape id="Zone de texte 49" o:spid="_x0000_s1097" type="#_x0000_t202" style="position:absolute;left:1354;top:37844;width:24029;height:7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" fillcolor="white [3201]" strokecolor="#4472c4 [3204]" strokeweight="1pt">
                        <v:stroke dashstyle="dash"/>
                        <v:textbox>
                          <w:txbxContent>
                            <w:p w14:paraId="18666344" w14:textId="77777777" w:rsidR="001D0179" w:rsidRDefault="001D0179" w:rsidP="00B43A29">
                              <w:pPr>
                                <w:rPr>
                                  <w:ins w:id="295" w:author="Marta Brzozowska" w:date="2022-09-05T14:02:00Z"/>
                                </w:rPr>
                              </w:pPr>
                              <w:ins w:id="296" w:author="Marta Brzozowska" w:date="2022-09-05T14:02:00Z">
                                <w:r>
                                  <w:t xml:space="preserve">TEORIE BAZOWE – na jakich przesłankach oparto decyzję? </w:t>
                                </w:r>
                              </w:ins>
                            </w:p>
                          </w:txbxContent>
                        </v:textbox>
                      </v:shape>
                    </v:group>
                    <v:group id="Grupa 640800362" o:spid="_x0000_s1098" style="position:absolute;left:71204;top:18436;width:32233;height:44607" coordsize="32232,44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">
                      <v:roundrect id="Rectangle : coins arrondis 640800334" o:spid="_x0000_s1099" style="position:absolute;width:32232;height:421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">
                        <v:stroke dashstyle="dash"/>
                      </v:roundrect>
                      <v:shape id="Zone de texte 640800323" o:spid="_x0000_s1100" type="#_x0000_t202" style="position:absolute;left:8128;top:2113;width:10230;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" fillcolor="#9cc2e5 [1944]" strokecolor="#5b9bd5 [3208]" strokeweight="1pt">
                        <v:fill color2="#5b9bd5 [3208]" focus="50%" type="gradient"/>
                        <v:shadow on="t" color="#1f4d78 [1608]" offset="1pt"/>
                        <v:textbox style="mso-fit-shape-to-text:t">
                          <w:txbxContent>
                            <w:p w14:paraId="2AFAE55F" w14:textId="77777777" w:rsidR="001D0179" w:rsidRDefault="001D0179" w:rsidP="00B43A29">
                              <w:pPr>
                                <w:rPr>
                                  <w:ins w:id="297" w:author="Marta Brzozowska" w:date="2022-09-05T14:02:00Z"/>
                                </w:rPr>
                              </w:pPr>
                              <w:ins w:id="298" w:author="Marta Brzozowska" w:date="2022-09-05T14:02:00Z">
                                <w:r>
                                  <w:t>Inne czynniki</w:t>
                                </w:r>
                              </w:ins>
                            </w:p>
                          </w:txbxContent>
                        </v:textbox>
                      </v:shape>
                      <v:shape id="Zone de texte 640800322" o:spid="_x0000_s1101" type="#_x0000_t202" style="position:absolute;left:1947;top:8039;width:9335;height:7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" fillcolor="#8eaadb [1940]" strokecolor="#4472c4 [3204]" strokeweight="1pt">
                        <v:fill color2="#4472c4 [3204]" focus="50%" type="gradient"/>
                        <v:shadow on="t" color="#1f3763 [1604]" offset="1pt"/>
                        <v:textbox style="mso-fit-shape-to-text:t">
                          <w:txbxContent>
                            <w:p w14:paraId="763E33CB" w14:textId="77777777" w:rsidR="001D0179" w:rsidRDefault="001D0179" w:rsidP="00B43A29">
                              <w:pPr>
                                <w:rPr>
                                  <w:ins w:id="299" w:author="Marta Brzozowska" w:date="2022-09-05T14:02:00Z"/>
                                </w:rPr>
                              </w:pPr>
                              <w:ins w:id="300" w:author="Marta Brzozowska" w:date="2022-09-05T14:02:00Z">
                                <w:r>
                                  <w:t>Reakcja odbiorców</w:t>
                                </w:r>
                              </w:ins>
                            </w:p>
                          </w:txbxContent>
                        </v:textbox>
                      </v:shape>
                      <v:shape id="Zone de texte 640800321" o:spid="_x0000_s1102" type="#_x0000_t202" style="position:absolute;left:7958;top:18197;width:10230;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" fillcolor="#a8d08d [1945]" strokecolor="#70ad47 [3209]" strokeweight="1pt">
                        <v:fill color2="#70ad47 [3209]" focus="50%" type="gradient"/>
                        <v:shadow on="t" color="#375623 [1609]" offset="1pt"/>
                        <v:textbox style="mso-fit-shape-to-text:t">
                          <w:txbxContent>
                            <w:p w14:paraId="4B55DB1F" w14:textId="77777777" w:rsidR="001D0179" w:rsidRDefault="001D0179" w:rsidP="00B43A29">
                              <w:pPr>
                                <w:rPr>
                                  <w:ins w:id="301" w:author="Marta Brzozowska" w:date="2022-09-05T14:02:00Z"/>
                                </w:rPr>
                              </w:pPr>
                              <w:ins w:id="302" w:author="Marta Brzozowska" w:date="2022-09-05T14:02:00Z">
                                <w:r>
                                  <w:t>Kontekst</w:t>
                                </w:r>
                              </w:ins>
                            </w:p>
                          </w:txbxContent>
                        </v:textbox>
                      </v:shape>
                      <v:shape id="Zone de texte 640800320" o:spid="_x0000_s1103" type="#_x0000_t202" style="position:absolute;left:19558;top:5415;width:12154;height:1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" fillcolor="#ffd966 [1943]" strokecolor="#ffc000 [3207]" strokeweight="1pt">
                        <v:fill color2="#ffc000 [3207]" focus="50%" type="gradient"/>
                        <v:shadow on="t" color="#7f5f00 [1607]" offset="1pt"/>
                        <v:textbox style="mso-fit-shape-to-text:t">
                          <w:txbxContent>
                            <w:p w14:paraId="37C40F27" w14:textId="77777777" w:rsidR="001D0179" w:rsidRDefault="001D0179" w:rsidP="00B43A29">
                              <w:pPr>
                                <w:rPr>
                                  <w:ins w:id="303" w:author="Marta Brzozowska" w:date="2022-09-05T14:02:00Z"/>
                                </w:rPr>
                              </w:pPr>
                              <w:ins w:id="304" w:author="Marta Brzozowska" w:date="2022-09-05T14:02:00Z">
                                <w:r>
                                  <w:t>EFEKTY</w:t>
                                </w:r>
                              </w:ins>
                            </w:p>
                            <w:p w14:paraId="77860B4E" w14:textId="77777777" w:rsidR="001D0179" w:rsidRDefault="001D0179" w:rsidP="00B43A29">
                              <w:pPr>
                                <w:rPr>
                                  <w:ins w:id="305" w:author="Marta Brzozowska" w:date="2022-09-05T14:02:00Z"/>
                                </w:rPr>
                              </w:pPr>
                              <w:ins w:id="306" w:author="Marta Brzozowska" w:date="2022-09-05T14:02:00Z">
                                <w:r>
                                  <w:t>Zmiana strukturalna i długookresowa</w:t>
                                </w:r>
                              </w:ins>
                            </w:p>
                          </w:txbxContent>
                        </v:textbox>
                      </v:shape>
                      <v:shape id="Flèche : droite 52" o:spid="_x0000_s1104" type="#_x0000_t13" style="position:absolute;left:14922;top:9652;width:4210;height:3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" fillcolor="black [3200]" strokecolor="#f2f2f2 [3041]" strokeweight="3pt">
                        <v:shadow on="t" color="#7f7f7f [1601]" opacity=".5" offset="1pt"/>
                      </v:shape>
                      <v:shape id="Connecteur droit avec flèche 35" o:spid="_x0000_s1105" type="#_x0000_t32" style="position:absolute;left:7916;top:8424;width:3327;height:27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">
                        <v:stroke startarrow="block" endarrow="block"/>
                      </v:shape>
                      <v:shape id="Connecteur droit avec flèche 51" o:spid="_x0000_s1106" type="#_x0000_t32" style="position:absolute;left:13716;top:5715;width:0;height:12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">
                        <v:stroke startarrow="block" endarrow="block"/>
                      </v:shape>
                      <v:shape id="Connecteur droit avec flèche 50" o:spid="_x0000_s1107" type="#_x0000_t32" style="position:absolute;left:7662;top:14689;width:3670;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">
                        <v:stroke startarrow="block" endarrow="block"/>
                      </v:shape>
                      <v:shape id="Zone de texte 47" o:spid="_x0000_s1108" type="#_x0000_t202" style="position:absolute;left:4656;top:34713;width:24784;height:9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" fillcolor="white [3201]" strokecolor="#ffc000 [3207]" strokeweight="1pt">
                        <v:stroke dashstyle="dash"/>
                        <v:textbox>
                          <w:txbxContent>
                            <w:p w14:paraId="6C6C9BC1" w14:textId="77777777" w:rsidR="001D0179" w:rsidRDefault="001D0179" w:rsidP="00B43A29">
                              <w:pPr>
                                <w:rPr>
                                  <w:ins w:id="307" w:author="Marta Brzozowska" w:date="2022-09-05T14:02:00Z"/>
                                </w:rPr>
                              </w:pPr>
                              <w:ins w:id="308" w:author="Marta Brzozowska" w:date="2022-09-05T14:02:00Z">
                                <w:r>
                                  <w:t>TEORIA ZMIANY – w jaki sposób nastąpi pozytywna zmiana? Jaki jest wpływ otoczenia zewnętrznego?</w:t>
                                </w:r>
                              </w:ins>
                            </w:p>
                          </w:txbxContent>
                        </v:textbox>
                      </v:shape>
                    </v:group>
                    <v:group id="Grupa 640800373" o:spid="_x0000_s1109" style="position:absolute;left:34205;top:18182;width:38542;height:42350" coordsize="38542,4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">
                      <v:roundrect id="Rectangle : coins arrondis 640800332" o:spid="_x0000_s1110" style="position:absolute;width:36290;height:397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">
                        <v:stroke dashstyle="dash"/>
                      </v:roundrect>
                      <v:shape id="Zone de texte 640800326" o:spid="_x0000_s1111" type="#_x0000_t202" style="position:absolute;left:677;top:6858;width:10230;height:1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" fillcolor="#9cc2e5 [1944]" strokecolor="#5b9bd5 [3208]" strokeweight="1pt">
                        <v:fill color2="#5b9bd5 [3208]" focus="50%" type="gradient"/>
                        <v:shadow on="t" color="#1f4d78 [1608]" offset="1pt"/>
                        <v:textbox>
                          <w:txbxContent>
                            <w:p w14:paraId="1DA03506" w14:textId="77777777" w:rsidR="001D0179" w:rsidRDefault="001D0179" w:rsidP="00B43A29">
                              <w:pPr>
                                <w:rPr>
                                  <w:ins w:id="309" w:author="Marta Brzozowska" w:date="2022-09-05T14:02:00Z"/>
                                </w:rPr>
                              </w:pPr>
                              <w:ins w:id="310" w:author="Marta Brzozowska" w:date="2022-09-05T14:02:00Z">
                                <w:r>
                                  <w:t>NAKŁADY</w:t>
                                </w:r>
                              </w:ins>
                            </w:p>
                            <w:p w14:paraId="261EEF0A" w14:textId="77777777" w:rsidR="001D0179" w:rsidRDefault="001D0179" w:rsidP="00B43A29">
                              <w:pPr>
                                <w:rPr>
                                  <w:ins w:id="311" w:author="Marta Brzozowska" w:date="2022-09-05T14:02:00Z"/>
                                </w:rPr>
                              </w:pPr>
                              <w:ins w:id="312" w:author="Marta Brzozowska" w:date="2022-09-05T14:02:00Z">
                                <w:r>
                                  <w:t>Środki finansowe, inne nakłady i zasoby</w:t>
                                </w:r>
                              </w:ins>
                            </w:p>
                          </w:txbxContent>
                        </v:textbox>
                      </v:shape>
                      <v:shape id="Zone de texte 640800325" o:spid="_x0000_s1112" type="#_x0000_t202" style="position:absolute;left:12869;top:6858;width:10230;height:1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" fillcolor="#8eaadb [1940]" strokecolor="#4472c4 [3204]" strokeweight="1pt">
                        <v:fill color2="#4472c4 [3204]" focus="50%" type="gradient"/>
                        <v:shadow on="t" color="#1f3763 [1604]" offset="1pt"/>
                        <v:textbox>
                          <w:txbxContent>
                            <w:p w14:paraId="0BC50D88" w14:textId="77777777" w:rsidR="001D0179" w:rsidRDefault="001D0179" w:rsidP="00B43A29">
                              <w:pPr>
                                <w:rPr>
                                  <w:ins w:id="313" w:author="Marta Brzozowska" w:date="2022-09-05T14:02:00Z"/>
                                </w:rPr>
                              </w:pPr>
                              <w:ins w:id="314" w:author="Marta Brzozowska" w:date="2022-09-05T14:02:00Z">
                                <w:r>
                                  <w:t>DZIAŁANIA</w:t>
                                </w:r>
                              </w:ins>
                            </w:p>
                            <w:p w14:paraId="21A4C50B" w14:textId="77777777" w:rsidR="001D0179" w:rsidRDefault="001D0179" w:rsidP="00B43A29">
                              <w:pPr>
                                <w:rPr>
                                  <w:ins w:id="315" w:author="Marta Brzozowska" w:date="2022-09-05T14:02:00Z"/>
                                </w:rPr>
                              </w:pPr>
                              <w:ins w:id="316" w:author="Marta Brzozowska" w:date="2022-09-05T14:02:00Z">
                                <w:r>
                                  <w:t>Procedury, procesy</w:t>
                                </w:r>
                              </w:ins>
                            </w:p>
                          </w:txbxContent>
                        </v:textbox>
                      </v:shape>
                      <v:shape id="Zone de texte 640800324" o:spid="_x0000_s1113" type="#_x0000_t202" style="position:absolute;left:25566;top:10239;width:92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" fillcolor="#ffd966 [1943]" strokecolor="#ffc000 [3207]" strokeweight="1pt">
                        <v:fill color2="#ffc000 [3207]" focus="50%" type="gradient"/>
                        <v:shadow on="t" color="#7f5f00 [1607]" offset="1pt"/>
                        <v:textbox style="mso-fit-shape-to-text:t">
                          <w:txbxContent>
                            <w:p w14:paraId="4927F809" w14:textId="77777777" w:rsidR="001D0179" w:rsidRDefault="001D0179" w:rsidP="00B43A29">
                              <w:pPr>
                                <w:rPr>
                                  <w:ins w:id="317" w:author="Marta Brzozowska" w:date="2022-09-05T14:02:00Z"/>
                                </w:rPr>
                              </w:pPr>
                              <w:ins w:id="318" w:author="Marta Brzozowska" w:date="2022-09-05T14:02:00Z">
                                <w:r>
                                  <w:t>PRODUKTY</w:t>
                                </w:r>
                              </w:ins>
                            </w:p>
                          </w:txbxContent>
                        </v:textbox>
                      </v:shape>
                      <v:shape id="Flèche : bas 55" o:spid="_x0000_s1114" type="#_x0000_t67" style="position:absolute;left:10657;top:11398;width:2420;height:19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"/>
                      <v:shape id="Flèche : bas 54" o:spid="_x0000_s1115" type="#_x0000_t67" style="position:absolute;left:23148;top:10766;width:2420;height:243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"/>
                      <v:shape id="Flèche : droite 53" o:spid="_x0000_s1116" type="#_x0000_t13" style="position:absolute;left:34903;top:9927;width:3639;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" fillcolor="black [3200]" strokecolor="#f2f2f2 [3041]" strokeweight="3pt">
                        <v:shadow on="t" color="#7f7f7f [1601]" opacity=".5" offset="1pt"/>
                      </v:shape>
                      <v:shape id="Zone de texte 48" o:spid="_x0000_s1117" type="#_x0000_t202" style="position:absolute;left:1693;top:33125;width:34036;height:9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" fillcolor="white [3201]" strokecolor="black [3200]" strokeweight="1pt">
                        <v:stroke dashstyle="dash"/>
                        <v:textbox>
                          <w:txbxContent>
                            <w:p w14:paraId="1D633E39" w14:textId="77777777" w:rsidR="001D0179" w:rsidRDefault="001D0179" w:rsidP="00B43A29">
                              <w:pPr>
                                <w:rPr>
                                  <w:ins w:id="319" w:author="Marta Brzozowska" w:date="2022-09-05T14:02:00Z"/>
                                </w:rPr>
                              </w:pPr>
                              <w:ins w:id="320" w:author="Marta Brzozowska" w:date="2022-09-05T14:02:00Z">
                                <w:r>
                                  <w:t xml:space="preserve">TEORIA WDRAŻANIA – w jaki sposób przekształcić nakłady w produkty? Jakie </w:t>
                                </w:r>
                                <w:r>
                                  <w:rPr>
                                    <w:rFonts w:ascii="Lato" w:hAnsi="Lato"/>
                                  </w:rPr>
                                  <w:t>zasoby</w:t>
                                </w:r>
                                <w:r>
                                  <w:t xml:space="preserve"> należy wykorzystać?</w:t>
                                </w:r>
                              </w:ins>
                            </w:p>
                          </w:txbxContent>
                        </v:textbox>
                      </v:shape>
                      <v:roundrect id="Rectangle : coins arrondis 43" o:spid="_x0000_s1118" style="position:absolute;left:9482;top:28194;width:14669;height:77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" fillcolor="#70ad47 [3209]" strokecolor="#375623 [1609]" strokeweight="1pt">
                        <v:stroke joinstyle="miter"/>
                        <v:path arrowok="t"/>
                        <v:textbox>
                          <w:txbxContent>
                            <w:p w14:paraId="0356D917" w14:textId="77777777" w:rsidR="001D0179" w:rsidRDefault="001D0179" w:rsidP="00B43A29">
                              <w:pPr>
                                <w:rPr>
                                  <w:ins w:id="321" w:author="Marta Brzozowska" w:date="2022-09-05T14:02:00Z"/>
                                </w:rPr>
                              </w:pPr>
                              <w:ins w:id="322" w:author="Marta Brzozowska" w:date="2022-09-05T14:02:00Z">
                                <w:r>
                                  <w:t>Skuteczność, Użyteczność</w:t>
                                </w:r>
                              </w:ins>
                            </w:p>
                            <w:p w14:paraId="35D30CAA" w14:textId="77777777" w:rsidR="001D0179" w:rsidRDefault="001D0179" w:rsidP="00B43A29">
                              <w:pPr>
                                <w:rPr>
                                  <w:ins w:id="323" w:author="Marta Brzozowska" w:date="2022-09-05T14:02:00Z"/>
                                </w:rPr>
                              </w:pPr>
                              <w:ins w:id="324" w:author="Marta Brzozowska" w:date="2022-09-05T14:02:00Z">
                                <w:r>
                                  <w:t>Efektywność</w:t>
                                </w:r>
                              </w:ins>
                            </w:p>
                          </w:txbxContent>
                        </v:textbox>
                      </v:roundrect>
                    </v:group>
                    <v:group id="Grupa 640800383" o:spid="_x0000_s1119" style="position:absolute;left:22479;top:18436;width:77000;height:40703" coordsize="77000,4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">
                      <v:roundrect id="Rectangle : coins arrondis 640800333" o:spid="_x0000_s1120" style="position:absolute;left:4275;width:6896;height:407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">
                        <v:stroke dashstyle="dash"/>
                      </v:roundrect>
                      <v:shape id="Zone de texte 640800328" o:spid="_x0000_s1121" type="#_x0000_t202" style="position:absolute;left:5207;top:931;width:5189;height:18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" fillcolor="#ffd966 [1943]" strokecolor="#ffc000 [3207]" strokeweight="1pt">
                        <v:fill color2="#ffc000 [3207]" focus="50%" type="gradient"/>
                        <v:shadow on="t" color="#7f5f00 [1607]" offset="1pt"/>
                        <v:textbox style="layout-flow:vertical;mso-layout-flow-alt:bottom-to-top">
                          <w:txbxContent>
                            <w:p w14:paraId="7C99B045" w14:textId="77777777" w:rsidR="001D0179" w:rsidRDefault="001D0179" w:rsidP="00B43A29">
                              <w:pPr>
                                <w:rPr>
                                  <w:ins w:id="325" w:author="Marta Brzozowska" w:date="2022-09-05T14:02:00Z"/>
                                </w:rPr>
                              </w:pPr>
                              <w:ins w:id="326" w:author="Marta Brzozowska" w:date="2022-09-05T14:02:00Z">
                                <w:r>
                                  <w:t>CELE</w:t>
                                </w:r>
                              </w:ins>
                            </w:p>
                          </w:txbxContent>
                        </v:textbox>
                      </v:shape>
                      <v:shape id="Connecteur : en arc 46" o:spid="_x0000_s1122" type="#_x0000_t38" style="position:absolute;left:7535;top:20362;width:19412;height:8547;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" adj="21485" strokecolor="#70ad47 [3209]" strokeweight=".5pt">
                        <v:stroke endarrow="block" joinstyle="miter"/>
                        <o:lock v:ext="edit" shapetype="f"/>
                      </v:shape>
                      <v:shape id="Connecteur : en arc 44" o:spid="_x0000_s1123" type="#_x0000_t38" style="position:absolute;left:28067;top:15875;width:47085;height:1293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" adj="21583" strokecolor="#70ad47 [3209]" strokeweight=".5pt">
                        <v:stroke endarrow="block" joinstyle="miter"/>
                        <o:lock v:ext="edit" shapetype="f"/>
                      </v:shape>
                      <v:shape id="Connecteur : en arc 42" o:spid="_x0000_s1124" type="#_x0000_t38" style="position:absolute;left:21166;top:19875;width:1981;height:1409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" adj="-44103" strokecolor="#70ad47 [3209]" strokeweight=".5pt">
                        <v:stroke endarrow="block" joinstyle="miter"/>
                        <o:lock v:ext="edit" shapetype="f"/>
                      </v:shape>
                      <v:shape id="Connecteur : en arc 41" o:spid="_x0000_s1125" type="#_x0000_t38" style="position:absolute;left:35941;top:16806;width:41059;height:1724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" adj="21644" strokecolor="#70ad47 [3209]" strokeweight=".5pt">
                        <v:stroke endarrow="block" joinstyle="miter"/>
                        <o:lock v:ext="edit" shapetype="f"/>
                      </v:shape>
                      <v:shape id="Connecteur : en arc 40" o:spid="_x0000_s1126" type="#_x0000_t38" style="position:absolute;left:29845;top:13843;width:24130;height:1503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" adj="21966" strokecolor="#70ad47 [3209]" strokeweight=".5pt">
                        <v:stroke endarrow="block" joinstyle="miter"/>
                        <o:lock v:ext="edit" shapetype="f"/>
                      </v:shape>
                      <v:shape id="Connecteur : en arc 39" o:spid="_x0000_s1127" type="#_x0000_t38" style="position:absolute;top:12403;width:22771;height:2307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" adj="23402" strokecolor="#70ad47 [3209]" strokeweight=".5pt">
                        <v:stroke endarrow="block" joinstyle="miter"/>
                        <o:lock v:ext="edit" shapetype="f"/>
                      </v:shape>
                    </v:group>
                    <v:group id="Grupa 640800392" o:spid="_x0000_s1128" style="position:absolute;left:4762;width:95932;height:18444" coordsize="95931,18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">
                      <v:shape id="Zone de texte 29" o:spid="_x0000_s1129" type="#_x0000_t202" style="position:absolute;top:84;width:14865;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" fillcolor="#ffc000 [3207]" strokecolor="#f2f2f2 [3041]" strokeweight="3pt">
                        <v:shadow on="t" color="#7f5f00 [1607]" opacity=".5" offset="1pt"/>
                        <v:textbox style="mso-fit-shape-to-text:t">
                          <w:txbxContent>
                            <w:p w14:paraId="2F0C3117" w14:textId="77777777" w:rsidR="001D0179" w:rsidRDefault="001D0179" w:rsidP="00B43A29">
                              <w:pPr>
                                <w:rPr>
                                  <w:ins w:id="327" w:author="Marta Brzozowska" w:date="2022-09-05T14:02:00Z"/>
                                </w:rPr>
                              </w:pPr>
                              <w:ins w:id="328" w:author="Marta Brzozowska" w:date="2022-09-05T14:02:00Z">
                                <w:r>
                                  <w:t>PRZESŁANKI</w:t>
                                </w:r>
                              </w:ins>
                            </w:p>
                          </w:txbxContent>
                        </v:textbox>
                      </v:shape>
                      <v:shape id="Zone de texte 28" o:spid="_x0000_s1130" type="#_x0000_t202" style="position:absolute;left:19642;width:14866;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" fillcolor="#ffc000 [3207]" strokecolor="#f2f2f2 [3041]" strokeweight="3pt">
                        <v:shadow on="t" color="#7f5f00 [1607]" opacity=".5" offset="1pt"/>
                        <v:textbox style="mso-fit-shape-to-text:t">
                          <w:txbxContent>
                            <w:p w14:paraId="01C41A19" w14:textId="77777777" w:rsidR="001D0179" w:rsidRDefault="001D0179" w:rsidP="00B43A29">
                              <w:pPr>
                                <w:rPr>
                                  <w:ins w:id="329" w:author="Marta Brzozowska" w:date="2022-09-05T14:02:00Z"/>
                                </w:rPr>
                              </w:pPr>
                              <w:ins w:id="330" w:author="Marta Brzozowska" w:date="2022-09-05T14:02:00Z">
                                <w:r>
                                  <w:t>ZAŁOŻENIA</w:t>
                                </w:r>
                              </w:ins>
                            </w:p>
                          </w:txbxContent>
                        </v:textbox>
                      </v:shape>
                      <v:shape id="Flèche : droite 640800335" o:spid="_x0000_s1131" type="#_x0000_t13" style="position:absolute;left:15663;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" fillcolor="black [3200]" strokecolor="#f2f2f2 [3041]" strokeweight="3pt">
                        <v:shadow on="t" color="#7f7f7f [1601]" opacity=".5" offset="1pt"/>
                      </v:shape>
                      <v:shape id="Flèche : bas 640800330" o:spid="_x0000_s1132" type="#_x0000_t67" style="position:absolute;left:5016;top:6328;width:6439;height:7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"/>
                      <v:shape id="Flèche : bas 640800327" o:spid="_x0000_s1133" type="#_x0000_t67" style="position:absolute;left:43942;top:6074;width:6438;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"/>
                      <v:shape id="Flèche : bas 63" o:spid="_x0000_s1134" type="#_x0000_t67" style="position:absolute;left:69088;top:6328;width:6438;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"/>
                      <v:shape id="Flèche : bas 62" o:spid="_x0000_s1135" type="#_x0000_t67" style="position:absolute;left:89492;top:6074;width:6439;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"/>
                      <v:shape id="Flèche : bas 61" o:spid="_x0000_s1136" type="#_x0000_t67" style="position:absolute;left:21674;top:6074;width:6439;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"/>
                      <v:shape id="Zone de texte 27" o:spid="_x0000_s1137" type="#_x0000_t202" style="position:absolute;left:39624;width:14865;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" fillcolor="#ffc000 [3207]" strokecolor="#f2f2f2 [3041]" strokeweight="3pt">
                        <v:shadow on="t" color="#7f5f00 [1607]" opacity=".5" offset="1pt"/>
                        <v:textbox style="mso-fit-shape-to-text:t">
                          <w:txbxContent>
                            <w:p w14:paraId="5B29E348" w14:textId="77777777" w:rsidR="001D0179" w:rsidRDefault="001D0179" w:rsidP="00B43A29">
                              <w:pPr>
                                <w:rPr>
                                  <w:ins w:id="331" w:author="Marta Brzozowska" w:date="2022-09-05T14:02:00Z"/>
                                </w:rPr>
                              </w:pPr>
                              <w:ins w:id="332" w:author="Marta Brzozowska" w:date="2022-09-05T14:02:00Z">
                                <w:r>
                                  <w:t>STRATEGIA</w:t>
                                </w:r>
                              </w:ins>
                            </w:p>
                          </w:txbxContent>
                        </v:textbox>
                      </v:shape>
                      <v:shape id="Zone de texte 25" o:spid="_x0000_s1138" type="#_x0000_t202" style="position:absolute;left:59520;width:14866;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" fillcolor="#ffc000 [3207]" strokecolor="#f2f2f2 [3041]" strokeweight="3pt">
                        <v:shadow on="t" color="#7f5f00 [1607]" opacity=".5" offset="1pt"/>
                        <v:textbox style="mso-fit-shape-to-text:t">
                          <w:txbxContent>
                            <w:p w14:paraId="710135D2" w14:textId="77777777" w:rsidR="001D0179" w:rsidRDefault="001D0179" w:rsidP="00B43A29">
                              <w:pPr>
                                <w:rPr>
                                  <w:ins w:id="333" w:author="Marta Brzozowska" w:date="2022-09-05T14:02:00Z"/>
                                </w:rPr>
                              </w:pPr>
                              <w:ins w:id="334" w:author="Marta Brzozowska" w:date="2022-09-05T14:02:00Z">
                                <w:r>
                                  <w:t>MECHANIZM</w:t>
                                </w:r>
                              </w:ins>
                            </w:p>
                          </w:txbxContent>
                        </v:textbox>
                      </v:shape>
                      <v:shape id="Flèche : droite 38" o:spid="_x0000_s1139" type="#_x0000_t13" style="position:absolute;left:35475;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" fillcolor="black [3200]" strokecolor="#f2f2f2 [3041]" strokeweight="3pt">
                        <v:shadow on="t" color="#7f7f7f [1601]" opacity=".5" offset="1pt"/>
                      </v:shape>
                      <v:shape id="Flèche : droite 37" o:spid="_x0000_s1140" type="#_x0000_t13" style="position:absolute;left:55033;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" fillcolor="black [3200]" strokecolor="#f2f2f2 [3041]" strokeweight="3pt">
                        <v:shadow on="t" color="#7f7f7f [1601]" opacity=".5" offset="1pt"/>
                      </v:shape>
                      <v:shape id="Zone de texte 24" o:spid="_x0000_s1141" type="#_x0000_t202" style="position:absolute;left:79163;width:14865;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" fillcolor="#ffc000 [3207]" strokecolor="#f2f2f2 [3041]" strokeweight="3pt">
                        <v:shadow on="t" color="#7f5f00 [1607]" opacity=".5" offset="1pt"/>
                        <v:textbox style="mso-fit-shape-to-text:t">
                          <w:txbxContent>
                            <w:p w14:paraId="567AA303" w14:textId="77777777" w:rsidR="001D0179" w:rsidRDefault="001D0179" w:rsidP="00B43A29">
                              <w:pPr>
                                <w:rPr>
                                  <w:ins w:id="335" w:author="Marta Brzozowska" w:date="2022-09-05T14:02:00Z"/>
                                </w:rPr>
                              </w:pPr>
                              <w:ins w:id="336" w:author="Marta Brzozowska" w:date="2022-09-05T14:02:00Z">
                                <w:r>
                                  <w:t>ZMIANA</w:t>
                                </w:r>
                              </w:ins>
                            </w:p>
                          </w:txbxContent>
                        </v:textbox>
                      </v:shape>
                      <v:shape id="Flèche : droite 36" o:spid="_x0000_s1142" type="#_x0000_t13" style="position:absolute;left:75184;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" fillcolor="black [3200]" strokecolor="#f2f2f2 [3041]" strokeweight="3pt">
                        <v:shadow on="t" color="#7f7f7f [1601]" opacity=".5" offset="1pt"/>
                      </v:shape>
                    </v:group>
                  </v:group>
                </w:pict>
              </mc:Fallback>
            </mc:AlternateContent>
          </w:r>
        </w:del>
      </w:ins>
      <w:del w:id="880" w:author="Jarema Piekutowski" w:date="2022-09-08T08:48:00Z">
        <w:r w:rsidR="009F2CB9" w:rsidDel="00AC4AE7">
          <w:rPr>
            <w:noProof/>
            <w:rPrChange w:id="881" w:author="Marta Brzozowska" w:date="2022-09-05T14:14:00Z">
              <w:rPr>
                <w:noProof/>
                <w:lang w:eastAsia="pl-PL"/>
              </w:rPr>
            </w:rPrChange>
          </w:rPr>
          <mc:AlternateContent>
            <mc:Choice Requires="wps">
              <w:drawing>
                <wp:anchor distT="0" distB="0" distL="114300" distR="114300" simplePos="0" relativeHeight="251722752" behindDoc="0" locked="0" layoutInCell="1" allowOverlap="1" wp14:anchorId="15F5FEA3" wp14:editId="78DB1055">
                  <wp:simplePos x="0" y="0"/>
                  <wp:positionH relativeFrom="column">
                    <wp:posOffset>-721995</wp:posOffset>
                  </wp:positionH>
                  <wp:positionV relativeFrom="paragraph">
                    <wp:posOffset>-280035</wp:posOffset>
                  </wp:positionV>
                  <wp:extent cx="10343515" cy="457200"/>
                  <wp:effectExtent l="0" t="0" r="635" b="0"/>
                  <wp:wrapNone/>
                  <wp:docPr id="1" name="Pole tekstowe 1"/>
                  <wp:cNvGraphicFramePr/>
                  <a:graphic xmlns:a="http://schemas.openxmlformats.org/drawingml/2006/main">
                    <a:graphicData uri="http://schemas.microsoft.com/office/word/2010/wordprocessingShape">
                      <wps:wsp>
                        <wps:cNvSpPr txBox="1"/>
                        <wps:spPr>
                          <a:xfrm>
                            <a:off x="0" y="0"/>
                            <a:ext cx="10343515" cy="457200"/>
                          </a:xfrm>
                          <a:prstGeom prst="rect">
                            <a:avLst/>
                          </a:prstGeom>
                          <a:solidFill>
                            <a:prstClr val="white"/>
                          </a:solidFill>
                          <a:ln>
                            <a:noFill/>
                          </a:ln>
                        </wps:spPr>
                        <wps:txbx>
                          <w:txbxContent>
                            <w:p w14:paraId="37E15F1B" w14:textId="216E1C51" w:rsidR="00AC50F9" w:rsidRPr="00BB3680" w:rsidRDefault="00AC50F9" w:rsidP="009F2CB9">
                              <w:pPr>
                                <w:pStyle w:val="Legenda"/>
                                <w:rPr>
                                  <w:noProof/>
                                  <w:szCs w:val="24"/>
                                </w:rPr>
                              </w:pPr>
                              <w:bookmarkStart w:id="882" w:name="_Toc112693104"/>
                              <w:r>
                                <w:t xml:space="preserve">Rysunek </w:t>
                              </w:r>
                              <w:fldSimple w:instr=" SEQ Rysunek \* ARABIC ">
                                <w:r>
                                  <w:rPr>
                                    <w:noProof/>
                                  </w:rPr>
                                  <w:t>2</w:t>
                                </w:r>
                              </w:fldSimple>
                              <w:r>
                                <w:t xml:space="preserve"> </w:t>
                              </w:r>
                              <w:r w:rsidRPr="002F0084">
                                <w:t>Model logiczny interwencji publicznej</w:t>
                              </w:r>
                              <w:bookmarkEnd w:id="8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5F5FEA3" id="Pole tekstowe 1" o:spid="_x0000_s1143" type="#_x0000_t202" style="position:absolute;margin-left:-56.85pt;margin-top:-22.05pt;width:814.45pt;height:3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" stroked="f">
                  <v:textbox inset="0,0,0,0">
                    <w:txbxContent>
                      <w:p w14:paraId="37E15F1B" w14:textId="216E1C51" w:rsidR="00AC50F9" w:rsidRPr="00BB3680" w:rsidRDefault="00AC50F9" w:rsidP="009F2CB9">
                        <w:pPr>
                          <w:pStyle w:val="Legenda"/>
                          <w:rPr>
                            <w:noProof/>
                            <w:szCs w:val="24"/>
                          </w:rPr>
                        </w:pPr>
                        <w:bookmarkStart w:id="339" w:name="_Toc112693104"/>
                        <w:r>
                          <w:t xml:space="preserve">Rysunek </w:t>
                        </w:r>
                        <w:fldSimple w:instr=" SEQ Rysunek \* ARABIC ">
                          <w:r>
                            <w:rPr>
                              <w:noProof/>
                            </w:rPr>
                            <w:t>2</w:t>
                          </w:r>
                        </w:fldSimple>
                        <w:r>
                          <w:t xml:space="preserve"> </w:t>
                        </w:r>
                        <w:r w:rsidRPr="002F0084">
                          <w:t>Model logiczny interwencji publicznej</w:t>
                        </w:r>
                        <w:bookmarkEnd w:id="339"/>
                      </w:p>
                    </w:txbxContent>
                  </v:textbox>
                </v:shape>
              </w:pict>
            </mc:Fallback>
          </mc:AlternateContent>
        </w:r>
      </w:del>
      <w:ins w:id="883" w:author="Edyta Boratyńska-Karpiej" w:date="2022-09-05T14:14:00Z">
        <w:del w:id="884" w:author="Jarema Piekutowski" w:date="2022-09-08T08:48:00Z">
          <w:r w:rsidR="009F2CB9" w:rsidDel="00AC4AE7">
            <w:rPr>
              <w:noProof/>
              <w:lang w:eastAsia="pl-PL"/>
            </w:rPr>
            <mc:AlternateContent>
              <mc:Choice Requires="wpg">
                <w:drawing>
                  <wp:anchor distT="0" distB="0" distL="114300" distR="114300" simplePos="0" relativeHeight="251719680" behindDoc="0" locked="0" layoutInCell="1" allowOverlap="1" wp14:anchorId="305F4A19" wp14:editId="0ECCAE49">
                    <wp:simplePos x="0" y="0"/>
                    <wp:positionH relativeFrom="column">
                      <wp:posOffset>-721995</wp:posOffset>
                    </wp:positionH>
                    <wp:positionV relativeFrom="paragraph">
                      <wp:posOffset>177588</wp:posOffset>
                    </wp:positionV>
                    <wp:extent cx="10343727" cy="6053667"/>
                    <wp:effectExtent l="0" t="19050" r="19685" b="23495"/>
                    <wp:wrapNone/>
                    <wp:docPr id="640800353" name="Grupa 640800353"/>
                    <wp:cNvGraphicFramePr/>
                    <a:graphic xmlns:a="http://schemas.openxmlformats.org/drawingml/2006/main">
                      <a:graphicData uri="http://schemas.microsoft.com/office/word/2010/wordprocessingGroup">
                        <wpg:wgp>
                          <wpg:cNvGrpSpPr/>
                          <wpg:grpSpPr>
                            <a:xfrm>
                              <a:off x="0" y="0"/>
                              <a:ext cx="10343727" cy="6053667"/>
                              <a:chOff x="0" y="0"/>
                              <a:chExt cx="10343727" cy="6053667"/>
                            </a:xfrm>
                          </wpg:grpSpPr>
                          <wpg:grpSp>
                            <wpg:cNvPr id="18" name="Grupa 18"/>
                            <wpg:cNvGrpSpPr/>
                            <wpg:grpSpPr>
                              <a:xfrm>
                                <a:off x="0" y="1403350"/>
                                <a:ext cx="2644775" cy="4495800"/>
                                <a:chOff x="0" y="0"/>
                                <a:chExt cx="2644775" cy="4495800"/>
                              </a:xfrm>
                            </wpg:grpSpPr>
                            <wps:wsp>
                              <wps:cNvPr id="640800331" name="Rectangle : coins arrondis 640800331"/>
                              <wps:cNvSpPr>
                                <a:spLocks noChangeArrowheads="1"/>
                              </wps:cNvSpPr>
                              <wps:spPr bwMode="auto">
                                <a:xfrm>
                                  <a:off x="0" y="0"/>
                                  <a:ext cx="2644775" cy="4495800"/>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34" name="Zone de texte 34"/>
                              <wps:cNvSpPr txBox="1">
                                <a:spLocks noChangeArrowheads="1"/>
                              </wps:cNvSpPr>
                              <wps:spPr bwMode="auto">
                                <a:xfrm>
                                  <a:off x="169333" y="177800"/>
                                  <a:ext cx="1036320" cy="70294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114452D5" w14:textId="77777777" w:rsidR="00AC50F9" w:rsidRDefault="00AC50F9" w:rsidP="00B43A29">
                                    <w:pPr>
                                      <w:rPr>
                                        <w:ins w:id="885" w:author="Edyta Boratyńska-Karpiej" w:date="2022-09-05T14:14:00Z"/>
                                      </w:rPr>
                                    </w:pPr>
                                    <w:ins w:id="886" w:author="Edyta Boratyńska-Karpiej" w:date="2022-09-05T14:14:00Z">
                                      <w:r>
                                        <w:t xml:space="preserve">Ocena szans </w:t>
                                      </w:r>
                                      <w:r>
                                        <w:br/>
                                        <w:t>i wyzwań</w:t>
                                      </w:r>
                                    </w:ins>
                                  </w:p>
                                </w:txbxContent>
                              </wps:txbx>
                              <wps:bodyPr rot="0" vert="horz" wrap="square" lIns="91440" tIns="45720" rIns="91440" bIns="45720" anchor="t" anchorCtr="0" upright="1">
                                <a:spAutoFit/>
                              </wps:bodyPr>
                            </wps:wsp>
                            <wps:wsp>
                              <wps:cNvPr id="33" name="Zone de texte 33"/>
                              <wps:cNvSpPr txBox="1">
                                <a:spLocks noChangeArrowheads="1"/>
                              </wps:cNvSpPr>
                              <wps:spPr bwMode="auto">
                                <a:xfrm>
                                  <a:off x="169333" y="1100667"/>
                                  <a:ext cx="1046480" cy="480060"/>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47FCA01C" w14:textId="77777777" w:rsidR="00AC50F9" w:rsidRDefault="00AC50F9" w:rsidP="00B43A29">
                                    <w:pPr>
                                      <w:rPr>
                                        <w:ins w:id="887" w:author="Edyta Boratyńska-Karpiej" w:date="2022-09-05T14:14:00Z"/>
                                      </w:rPr>
                                    </w:pPr>
                                    <w:ins w:id="888" w:author="Edyta Boratyńska-Karpiej" w:date="2022-09-05T14:14:00Z">
                                      <w:r>
                                        <w:t>Wyniki badań</w:t>
                                      </w:r>
                                    </w:ins>
                                  </w:p>
                                </w:txbxContent>
                              </wps:txbx>
                              <wps:bodyPr rot="0" vert="horz" wrap="square" lIns="91440" tIns="45720" rIns="91440" bIns="45720" anchor="t" anchorCtr="0" upright="1">
                                <a:spAutoFit/>
                              </wps:bodyPr>
                            </wps:wsp>
                            <wps:wsp>
                              <wps:cNvPr id="32" name="Zone de texte 32"/>
                              <wps:cNvSpPr txBox="1">
                                <a:spLocks noChangeArrowheads="1"/>
                              </wps:cNvSpPr>
                              <wps:spPr bwMode="auto">
                                <a:xfrm>
                                  <a:off x="177800" y="1811867"/>
                                  <a:ext cx="1040130" cy="92646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5E105150" w14:textId="77777777" w:rsidR="00AC50F9" w:rsidRDefault="00AC50F9" w:rsidP="00B43A29">
                                    <w:pPr>
                                      <w:rPr>
                                        <w:ins w:id="889" w:author="Edyta Boratyńska-Karpiej" w:date="2022-09-05T14:14:00Z"/>
                                      </w:rPr>
                                    </w:pPr>
                                    <w:ins w:id="890" w:author="Edyta Boratyńska-Karpiej" w:date="2022-09-05T14:14:00Z">
                                      <w:r>
                                        <w:t>Wcześniejsze doświadczenia</w:t>
                                      </w:r>
                                    </w:ins>
                                  </w:p>
                                </w:txbxContent>
                              </wps:txbx>
                              <wps:bodyPr rot="0" vert="horz" wrap="square" lIns="91440" tIns="45720" rIns="91440" bIns="45720" anchor="t" anchorCtr="0" upright="1">
                                <a:spAutoFit/>
                              </wps:bodyPr>
                            </wps:wsp>
                            <wps:wsp>
                              <wps:cNvPr id="31" name="Zone de texte 31"/>
                              <wps:cNvSpPr txBox="1">
                                <a:spLocks noChangeArrowheads="1"/>
                              </wps:cNvSpPr>
                              <wps:spPr bwMode="auto">
                                <a:xfrm>
                                  <a:off x="177800" y="2743200"/>
                                  <a:ext cx="1040130" cy="92646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7CD455B4" w14:textId="77777777" w:rsidR="00AC50F9" w:rsidRDefault="00AC50F9" w:rsidP="00B43A29">
                                    <w:pPr>
                                      <w:rPr>
                                        <w:ins w:id="891" w:author="Edyta Boratyńska-Karpiej" w:date="2022-09-05T14:14:00Z"/>
                                      </w:rPr>
                                    </w:pPr>
                                    <w:ins w:id="892" w:author="Edyta Boratyńska-Karpiej" w:date="2022-09-05T14:14:00Z">
                                      <w:r>
                                        <w:t>Przekonania interesariuszy</w:t>
                                      </w:r>
                                    </w:ins>
                                  </w:p>
                                </w:txbxContent>
                              </wps:txbx>
                              <wps:bodyPr rot="0" vert="horz" wrap="square" lIns="91440" tIns="45720" rIns="91440" bIns="45720" anchor="t" anchorCtr="0" upright="1">
                                <a:spAutoFit/>
                              </wps:bodyPr>
                            </wps:wsp>
                            <wps:wsp>
                              <wps:cNvPr id="640800329" name="Zone de texte 640800329"/>
                              <wps:cNvSpPr txBox="1">
                                <a:spLocks noChangeArrowheads="1"/>
                              </wps:cNvSpPr>
                              <wps:spPr bwMode="auto">
                                <a:xfrm>
                                  <a:off x="1507067" y="1354667"/>
                                  <a:ext cx="1022985" cy="48006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573EB5C1" w14:textId="77777777" w:rsidR="00AC50F9" w:rsidRDefault="00AC50F9" w:rsidP="00B43A29">
                                    <w:pPr>
                                      <w:rPr>
                                        <w:ins w:id="893" w:author="Edyta Boratyńska-Karpiej" w:date="2022-09-05T14:14:00Z"/>
                                      </w:rPr>
                                    </w:pPr>
                                    <w:ins w:id="894" w:author="Edyta Boratyńska-Karpiej" w:date="2022-09-05T14:14:00Z">
                                      <w:r>
                                        <w:t>POTRZEBY</w:t>
                                      </w:r>
                                    </w:ins>
                                  </w:p>
                                </w:txbxContent>
                              </wps:txbx>
                              <wps:bodyPr rot="0" vert="horz" wrap="square" lIns="91440" tIns="45720" rIns="91440" bIns="45720" anchor="t" anchorCtr="0" upright="1">
                                <a:spAutoFit/>
                              </wps:bodyPr>
                            </wps:wsp>
                            <wps:wsp>
                              <wps:cNvPr id="49" name="Zone de texte 49"/>
                              <wps:cNvSpPr txBox="1">
                                <a:spLocks noChangeArrowheads="1"/>
                              </wps:cNvSpPr>
                              <wps:spPr bwMode="auto">
                                <a:xfrm>
                                  <a:off x="135467" y="3784600"/>
                                  <a:ext cx="2402840" cy="452755"/>
                                </a:xfrm>
                                <a:prstGeom prst="rect">
                                  <a:avLst/>
                                </a:prstGeom>
                                <a:solidFill>
                                  <a:schemeClr val="lt1">
                                    <a:lumMod val="100000"/>
                                    <a:lumOff val="0"/>
                                  </a:schemeClr>
                                </a:solidFill>
                                <a:ln w="12700">
                                  <a:solidFill>
                                    <a:schemeClr val="accent1">
                                      <a:lumMod val="100000"/>
                                      <a:lumOff val="0"/>
                                    </a:schemeClr>
                                  </a:solidFill>
                                  <a:prstDash val="dash"/>
                                  <a:miter lim="800000"/>
                                  <a:headEnd/>
                                  <a:tailEnd/>
                                </a:ln>
                                <a:effectLst/>
                              </wps:spPr>
                              <wps:txbx>
                                <w:txbxContent>
                                  <w:p w14:paraId="034A240C" w14:textId="77777777" w:rsidR="00AC50F9" w:rsidRDefault="00AC50F9" w:rsidP="00B43A29">
                                    <w:pPr>
                                      <w:rPr>
                                        <w:ins w:id="895" w:author="Edyta Boratyńska-Karpiej" w:date="2022-09-05T14:14:00Z"/>
                                      </w:rPr>
                                    </w:pPr>
                                    <w:ins w:id="896" w:author="Edyta Boratyńska-Karpiej" w:date="2022-09-05T14:14:00Z">
                                      <w:r>
                                        <w:t xml:space="preserve">TEORIE BAZOWE – na jakich przesłankach oparto decyzję? </w:t>
                                      </w:r>
                                    </w:ins>
                                  </w:p>
                                </w:txbxContent>
                              </wps:txbx>
                              <wps:bodyPr rot="0" vert="horz" wrap="square" lIns="91440" tIns="45720" rIns="91440" bIns="45720" anchor="t" anchorCtr="0" upright="1">
                                <a:noAutofit/>
                              </wps:bodyPr>
                            </wps:wsp>
                          </wpg:grpSp>
                          <wpg:grpSp>
                            <wpg:cNvPr id="21" name="Grupa 21"/>
                            <wpg:cNvGrpSpPr/>
                            <wpg:grpSpPr>
                              <a:xfrm>
                                <a:off x="7120467" y="1843617"/>
                                <a:ext cx="3223260" cy="4210050"/>
                                <a:chOff x="0" y="0"/>
                                <a:chExt cx="3223260" cy="4210050"/>
                              </a:xfrm>
                            </wpg:grpSpPr>
                            <wps:wsp>
                              <wps:cNvPr id="640800334" name="Rectangle : coins arrondis 640800334"/>
                              <wps:cNvSpPr>
                                <a:spLocks noChangeArrowheads="1"/>
                              </wps:cNvSpPr>
                              <wps:spPr bwMode="auto">
                                <a:xfrm>
                                  <a:off x="0" y="0"/>
                                  <a:ext cx="3223260" cy="4210050"/>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323" name="Zone de texte 640800323"/>
                              <wps:cNvSpPr txBox="1">
                                <a:spLocks noChangeArrowheads="1"/>
                              </wps:cNvSpPr>
                              <wps:spPr bwMode="auto">
                                <a:xfrm>
                                  <a:off x="812800" y="211667"/>
                                  <a:ext cx="1022985" cy="480060"/>
                                </a:xfrm>
                                <a:prstGeom prst="rect">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1F762C05" w14:textId="77777777" w:rsidR="00AC50F9" w:rsidRDefault="00AC50F9" w:rsidP="00B43A29">
                                    <w:pPr>
                                      <w:rPr>
                                        <w:ins w:id="897" w:author="Edyta Boratyńska-Karpiej" w:date="2022-09-05T14:14:00Z"/>
                                      </w:rPr>
                                    </w:pPr>
                                    <w:ins w:id="898" w:author="Edyta Boratyńska-Karpiej" w:date="2022-09-05T14:14:00Z">
                                      <w:r>
                                        <w:t>Inne czynniki</w:t>
                                      </w:r>
                                    </w:ins>
                                  </w:p>
                                </w:txbxContent>
                              </wps:txbx>
                              <wps:bodyPr rot="0" vert="horz" wrap="square" lIns="91440" tIns="45720" rIns="91440" bIns="45720" anchor="t" anchorCtr="0" upright="1">
                                <a:spAutoFit/>
                              </wps:bodyPr>
                            </wps:wsp>
                            <wps:wsp>
                              <wps:cNvPr id="640800322" name="Zone de texte 640800322"/>
                              <wps:cNvSpPr txBox="1">
                                <a:spLocks noChangeArrowheads="1"/>
                              </wps:cNvSpPr>
                              <wps:spPr bwMode="auto">
                                <a:xfrm>
                                  <a:off x="194733" y="804333"/>
                                  <a:ext cx="933450" cy="70294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13836DB9" w14:textId="77777777" w:rsidR="00AC50F9" w:rsidRDefault="00AC50F9" w:rsidP="00B43A29">
                                    <w:pPr>
                                      <w:rPr>
                                        <w:ins w:id="899" w:author="Edyta Boratyńska-Karpiej" w:date="2022-09-05T14:14:00Z"/>
                                      </w:rPr>
                                    </w:pPr>
                                    <w:ins w:id="900" w:author="Edyta Boratyńska-Karpiej" w:date="2022-09-05T14:14:00Z">
                                      <w:r>
                                        <w:t>Reakcja odbiorców</w:t>
                                      </w:r>
                                    </w:ins>
                                  </w:p>
                                </w:txbxContent>
                              </wps:txbx>
                              <wps:bodyPr rot="0" vert="horz" wrap="square" lIns="91440" tIns="45720" rIns="91440" bIns="45720" anchor="t" anchorCtr="0" upright="1">
                                <a:spAutoFit/>
                              </wps:bodyPr>
                            </wps:wsp>
                            <wps:wsp>
                              <wps:cNvPr id="640800321" name="Zone de texte 640800321"/>
                              <wps:cNvSpPr txBox="1">
                                <a:spLocks noChangeArrowheads="1"/>
                              </wps:cNvSpPr>
                              <wps:spPr bwMode="auto">
                                <a:xfrm>
                                  <a:off x="795866" y="1820333"/>
                                  <a:ext cx="1022985" cy="480060"/>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255F9E0F" w14:textId="77777777" w:rsidR="00AC50F9" w:rsidRDefault="00AC50F9" w:rsidP="00B43A29">
                                    <w:pPr>
                                      <w:rPr>
                                        <w:ins w:id="901" w:author="Edyta Boratyńska-Karpiej" w:date="2022-09-05T14:14:00Z"/>
                                      </w:rPr>
                                    </w:pPr>
                                    <w:ins w:id="902" w:author="Edyta Boratyńska-Karpiej" w:date="2022-09-05T14:14:00Z">
                                      <w:r>
                                        <w:t>Kontekst</w:t>
                                      </w:r>
                                    </w:ins>
                                  </w:p>
                                </w:txbxContent>
                              </wps:txbx>
                              <wps:bodyPr rot="0" vert="horz" wrap="square" lIns="91440" tIns="45720" rIns="91440" bIns="45720" anchor="t" anchorCtr="0" upright="1">
                                <a:spAutoFit/>
                              </wps:bodyPr>
                            </wps:wsp>
                            <wps:wsp>
                              <wps:cNvPr id="640800320" name="Zone de texte 640800320"/>
                              <wps:cNvSpPr txBox="1">
                                <a:spLocks noChangeArrowheads="1"/>
                              </wps:cNvSpPr>
                              <wps:spPr bwMode="auto">
                                <a:xfrm>
                                  <a:off x="1955800" y="541867"/>
                                  <a:ext cx="1215390" cy="122555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7C17AD2D" w14:textId="77777777" w:rsidR="00AC50F9" w:rsidRDefault="00AC50F9" w:rsidP="00B43A29">
                                    <w:pPr>
                                      <w:rPr>
                                        <w:ins w:id="903" w:author="Edyta Boratyńska-Karpiej" w:date="2022-09-05T14:14:00Z"/>
                                      </w:rPr>
                                    </w:pPr>
                                    <w:ins w:id="904" w:author="Edyta Boratyńska-Karpiej" w:date="2022-09-05T14:14:00Z">
                                      <w:r>
                                        <w:t>EFEKTY</w:t>
                                      </w:r>
                                    </w:ins>
                                  </w:p>
                                  <w:p w14:paraId="335B9467" w14:textId="77777777" w:rsidR="00AC50F9" w:rsidRDefault="00AC50F9" w:rsidP="00B43A29">
                                    <w:pPr>
                                      <w:rPr>
                                        <w:ins w:id="905" w:author="Edyta Boratyńska-Karpiej" w:date="2022-09-05T14:14:00Z"/>
                                      </w:rPr>
                                    </w:pPr>
                                    <w:ins w:id="906" w:author="Edyta Boratyńska-Karpiej" w:date="2022-09-05T14:14:00Z">
                                      <w:r>
                                        <w:t>Zmiana strukturalna i długookresowa</w:t>
                                      </w:r>
                                    </w:ins>
                                  </w:p>
                                </w:txbxContent>
                              </wps:txbx>
                              <wps:bodyPr rot="0" vert="horz" wrap="square" lIns="91440" tIns="45720" rIns="91440" bIns="45720" anchor="t" anchorCtr="0" upright="1">
                                <a:spAutoFit/>
                              </wps:bodyPr>
                            </wps:wsp>
                            <wps:wsp>
                              <wps:cNvPr id="52" name="Flèche : droite 52"/>
                              <wps:cNvSpPr>
                                <a:spLocks noChangeArrowheads="1"/>
                              </wps:cNvSpPr>
                              <wps:spPr bwMode="auto">
                                <a:xfrm>
                                  <a:off x="1492250" y="965200"/>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35" name="Connecteur droit avec flèche 35"/>
                              <wps:cNvCnPr>
                                <a:cxnSpLocks noChangeShapeType="1"/>
                              </wps:cNvCnPr>
                              <wps:spPr bwMode="auto">
                                <a:xfrm flipH="1">
                                  <a:off x="791633" y="842433"/>
                                  <a:ext cx="332740" cy="272415"/>
                                </a:xfrm>
                                <a:prstGeom prst="straightConnector1">
                                  <a:avLst/>
                                </a:prstGeom>
                                <a:noFill/>
                                <a:ln w="9525">
                                  <a:solidFill>
                                    <a:srgbClr val="000000"/>
                                  </a:solidFill>
                                  <a:round/>
                                  <a:headEnd type="triangle" w="med" len="med"/>
                                  <a:tailEnd type="triangle" w="med" len="med"/>
                                </a:ln>
                              </wps:spPr>
                              <wps:bodyPr/>
                            </wps:wsp>
                            <wps:wsp>
                              <wps:cNvPr id="51" name="Connecteur droit avec flèche 51"/>
                              <wps:cNvCnPr>
                                <a:cxnSpLocks noChangeShapeType="1"/>
                              </wps:cNvCnPr>
                              <wps:spPr bwMode="auto">
                                <a:xfrm>
                                  <a:off x="1371600" y="571500"/>
                                  <a:ext cx="0" cy="1243965"/>
                                </a:xfrm>
                                <a:prstGeom prst="straightConnector1">
                                  <a:avLst/>
                                </a:prstGeom>
                                <a:noFill/>
                                <a:ln w="9525">
                                  <a:solidFill>
                                    <a:srgbClr val="000000"/>
                                  </a:solidFill>
                                  <a:round/>
                                  <a:headEnd type="triangle" w="med" len="med"/>
                                  <a:tailEnd type="triangle" w="med" len="med"/>
                                </a:ln>
                              </wps:spPr>
                              <wps:bodyPr/>
                            </wps:wsp>
                            <wps:wsp>
                              <wps:cNvPr id="50" name="Connecteur droit avec flèche 50"/>
                              <wps:cNvCnPr>
                                <a:cxnSpLocks noChangeShapeType="1"/>
                              </wps:cNvCnPr>
                              <wps:spPr bwMode="auto">
                                <a:xfrm>
                                  <a:off x="766233" y="1468967"/>
                                  <a:ext cx="367030" cy="346710"/>
                                </a:xfrm>
                                <a:prstGeom prst="straightConnector1">
                                  <a:avLst/>
                                </a:prstGeom>
                                <a:noFill/>
                                <a:ln w="9525">
                                  <a:solidFill>
                                    <a:srgbClr val="000000"/>
                                  </a:solidFill>
                                  <a:round/>
                                  <a:headEnd type="triangle" w="med" len="med"/>
                                  <a:tailEnd type="triangle" w="med" len="med"/>
                                </a:ln>
                              </wps:spPr>
                              <wps:bodyPr/>
                            </wps:wsp>
                            <wps:wsp>
                              <wps:cNvPr id="47" name="Zone de texte 47"/>
                              <wps:cNvSpPr txBox="1">
                                <a:spLocks noChangeArrowheads="1"/>
                              </wps:cNvSpPr>
                              <wps:spPr bwMode="auto">
                                <a:xfrm>
                                  <a:off x="465666" y="3471333"/>
                                  <a:ext cx="2478405" cy="617220"/>
                                </a:xfrm>
                                <a:prstGeom prst="rect">
                                  <a:avLst/>
                                </a:prstGeom>
                                <a:solidFill>
                                  <a:schemeClr val="lt1">
                                    <a:lumMod val="100000"/>
                                    <a:lumOff val="0"/>
                                  </a:schemeClr>
                                </a:solidFill>
                                <a:ln w="12700">
                                  <a:solidFill>
                                    <a:schemeClr val="accent4">
                                      <a:lumMod val="100000"/>
                                      <a:lumOff val="0"/>
                                    </a:schemeClr>
                                  </a:solidFill>
                                  <a:prstDash val="dash"/>
                                  <a:miter lim="800000"/>
                                  <a:headEnd/>
                                  <a:tailEnd/>
                                </a:ln>
                                <a:effectLst/>
                              </wps:spPr>
                              <wps:txbx>
                                <w:txbxContent>
                                  <w:p w14:paraId="4D9999BB" w14:textId="77777777" w:rsidR="00AC50F9" w:rsidRDefault="00AC50F9" w:rsidP="00B43A29">
                                    <w:pPr>
                                      <w:rPr>
                                        <w:ins w:id="907" w:author="Edyta Boratyńska-Karpiej" w:date="2022-09-05T14:14:00Z"/>
                                      </w:rPr>
                                    </w:pPr>
                                    <w:ins w:id="908" w:author="Edyta Boratyńska-Karpiej" w:date="2022-09-05T14:14:00Z">
                                      <w:r>
                                        <w:t>TEORIA ZMIANY – w jaki sposób nastąpi pozytywna zmiana? Jaki jest wpływ otoczenia zewnętrznego?</w:t>
                                      </w:r>
                                    </w:ins>
                                  </w:p>
                                </w:txbxContent>
                              </wps:txbx>
                              <wps:bodyPr rot="0" vert="horz" wrap="square" lIns="91440" tIns="45720" rIns="91440" bIns="45720" anchor="t" anchorCtr="0" upright="1">
                                <a:noAutofit/>
                              </wps:bodyPr>
                            </wps:wsp>
                          </wpg:grpSp>
                          <wpg:grpSp>
                            <wpg:cNvPr id="20" name="Grupa 20"/>
                            <wpg:cNvGrpSpPr/>
                            <wpg:grpSpPr>
                              <a:xfrm>
                                <a:off x="3420533" y="1818217"/>
                                <a:ext cx="3854239" cy="4113107"/>
                                <a:chOff x="0" y="0"/>
                                <a:chExt cx="3854239" cy="4113107"/>
                              </a:xfrm>
                            </wpg:grpSpPr>
                            <wps:wsp>
                              <wps:cNvPr id="640800332" name="Rectangle : coins arrondis 640800332"/>
                              <wps:cNvSpPr>
                                <a:spLocks noChangeArrowheads="1"/>
                              </wps:cNvSpPr>
                              <wps:spPr bwMode="auto">
                                <a:xfrm>
                                  <a:off x="0" y="0"/>
                                  <a:ext cx="3629025" cy="3978275"/>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326" name="Zone de texte 640800326"/>
                              <wps:cNvSpPr txBox="1">
                                <a:spLocks noChangeArrowheads="1"/>
                              </wps:cNvSpPr>
                              <wps:spPr bwMode="auto">
                                <a:xfrm>
                                  <a:off x="67734" y="685800"/>
                                  <a:ext cx="1022985" cy="1162685"/>
                                </a:xfrm>
                                <a:prstGeom prst="rect">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02FD75E1" w14:textId="77777777" w:rsidR="00AC50F9" w:rsidRDefault="00AC50F9" w:rsidP="00B43A29">
                                    <w:pPr>
                                      <w:rPr>
                                        <w:ins w:id="909" w:author="Edyta Boratyńska-Karpiej" w:date="2022-09-05T14:14:00Z"/>
                                      </w:rPr>
                                    </w:pPr>
                                    <w:ins w:id="910" w:author="Edyta Boratyńska-Karpiej" w:date="2022-09-05T14:14:00Z">
                                      <w:r>
                                        <w:t>NAKŁADY</w:t>
                                      </w:r>
                                    </w:ins>
                                  </w:p>
                                  <w:p w14:paraId="509FDD27" w14:textId="77777777" w:rsidR="00AC50F9" w:rsidRDefault="00AC50F9" w:rsidP="00B43A29">
                                    <w:pPr>
                                      <w:rPr>
                                        <w:ins w:id="911" w:author="Edyta Boratyńska-Karpiej" w:date="2022-09-05T14:14:00Z"/>
                                      </w:rPr>
                                    </w:pPr>
                                    <w:ins w:id="912" w:author="Edyta Boratyńska-Karpiej" w:date="2022-09-05T14:14:00Z">
                                      <w:r>
                                        <w:t>Środki finansowe, inne nakłady i zasoby</w:t>
                                      </w:r>
                                    </w:ins>
                                  </w:p>
                                </w:txbxContent>
                              </wps:txbx>
                              <wps:bodyPr rot="0" vert="horz" wrap="square" lIns="91440" tIns="45720" rIns="91440" bIns="45720" anchor="t" anchorCtr="0" upright="1">
                                <a:noAutofit/>
                              </wps:bodyPr>
                            </wps:wsp>
                            <wps:wsp>
                              <wps:cNvPr id="640800325" name="Zone de texte 640800325"/>
                              <wps:cNvSpPr txBox="1">
                                <a:spLocks noChangeArrowheads="1"/>
                              </wps:cNvSpPr>
                              <wps:spPr bwMode="auto">
                                <a:xfrm>
                                  <a:off x="1286934" y="685800"/>
                                  <a:ext cx="1022985" cy="116268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1FF405A7" w14:textId="77777777" w:rsidR="00AC50F9" w:rsidRDefault="00AC50F9" w:rsidP="00B43A29">
                                    <w:pPr>
                                      <w:rPr>
                                        <w:ins w:id="913" w:author="Edyta Boratyńska-Karpiej" w:date="2022-09-05T14:14:00Z"/>
                                      </w:rPr>
                                    </w:pPr>
                                    <w:ins w:id="914" w:author="Edyta Boratyńska-Karpiej" w:date="2022-09-05T14:14:00Z">
                                      <w:r>
                                        <w:t>DZIAŁANIA</w:t>
                                      </w:r>
                                    </w:ins>
                                  </w:p>
                                  <w:p w14:paraId="6F899209" w14:textId="77777777" w:rsidR="00AC50F9" w:rsidRDefault="00AC50F9" w:rsidP="00B43A29">
                                    <w:pPr>
                                      <w:rPr>
                                        <w:ins w:id="915" w:author="Edyta Boratyńska-Karpiej" w:date="2022-09-05T14:14:00Z"/>
                                      </w:rPr>
                                    </w:pPr>
                                    <w:ins w:id="916" w:author="Edyta Boratyńska-Karpiej" w:date="2022-09-05T14:14:00Z">
                                      <w:r>
                                        <w:t>Procedury, procesy</w:t>
                                      </w:r>
                                    </w:ins>
                                  </w:p>
                                </w:txbxContent>
                              </wps:txbx>
                              <wps:bodyPr rot="0" vert="horz" wrap="square" lIns="91440" tIns="45720" rIns="91440" bIns="45720" anchor="t" anchorCtr="0" upright="1">
                                <a:noAutofit/>
                              </wps:bodyPr>
                            </wps:wsp>
                            <wps:wsp>
                              <wps:cNvPr id="640800324" name="Zone de texte 640800324"/>
                              <wps:cNvSpPr txBox="1">
                                <a:spLocks noChangeArrowheads="1"/>
                              </wps:cNvSpPr>
                              <wps:spPr bwMode="auto">
                                <a:xfrm>
                                  <a:off x="2556653" y="1024414"/>
                                  <a:ext cx="927735" cy="48006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0BB45038" w14:textId="77777777" w:rsidR="00AC50F9" w:rsidRDefault="00AC50F9" w:rsidP="00B43A29">
                                    <w:pPr>
                                      <w:rPr>
                                        <w:ins w:id="917" w:author="Edyta Boratyńska-Karpiej" w:date="2022-09-05T14:14:00Z"/>
                                      </w:rPr>
                                    </w:pPr>
                                    <w:ins w:id="918" w:author="Edyta Boratyńska-Karpiej" w:date="2022-09-05T14:14:00Z">
                                      <w:r>
                                        <w:t>PRODUKTY</w:t>
                                      </w:r>
                                    </w:ins>
                                  </w:p>
                                </w:txbxContent>
                              </wps:txbx>
                              <wps:bodyPr rot="0" vert="horz" wrap="square" lIns="91440" tIns="45720" rIns="91440" bIns="45720" anchor="t" anchorCtr="0" upright="1">
                                <a:spAutoFit/>
                              </wps:bodyPr>
                            </wps:wsp>
                            <wps:wsp>
                              <wps:cNvPr id="55" name="Flèche : bas 55"/>
                              <wps:cNvSpPr>
                                <a:spLocks noChangeArrowheads="1"/>
                              </wps:cNvSpPr>
                              <wps:spPr bwMode="auto">
                                <a:xfrm rot="16200000">
                                  <a:off x="1065742" y="1139825"/>
                                  <a:ext cx="241935" cy="196215"/>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 name="Flèche : bas 54"/>
                              <wps:cNvSpPr>
                                <a:spLocks noChangeArrowheads="1"/>
                              </wps:cNvSpPr>
                              <wps:spPr bwMode="auto">
                                <a:xfrm rot="16200000">
                                  <a:off x="2314892" y="1076643"/>
                                  <a:ext cx="241935" cy="243840"/>
                                </a:xfrm>
                                <a:prstGeom prst="downArrow">
                                  <a:avLst>
                                    <a:gd name="adj1" fmla="val 50000"/>
                                    <a:gd name="adj2" fmla="val 2519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Flèche : droite 53"/>
                              <wps:cNvSpPr>
                                <a:spLocks noChangeArrowheads="1"/>
                              </wps:cNvSpPr>
                              <wps:spPr bwMode="auto">
                                <a:xfrm>
                                  <a:off x="3490384" y="992717"/>
                                  <a:ext cx="363855" cy="364490"/>
                                </a:xfrm>
                                <a:prstGeom prst="rightArrow">
                                  <a:avLst>
                                    <a:gd name="adj1" fmla="val 50000"/>
                                    <a:gd name="adj2" fmla="val 25000"/>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48" name="Zone de texte 48"/>
                              <wps:cNvSpPr txBox="1">
                                <a:spLocks noChangeArrowheads="1"/>
                              </wps:cNvSpPr>
                              <wps:spPr bwMode="auto">
                                <a:xfrm>
                                  <a:off x="169334" y="3691467"/>
                                  <a:ext cx="3403600" cy="421640"/>
                                </a:xfrm>
                                <a:prstGeom prst="rect">
                                  <a:avLst/>
                                </a:prstGeom>
                                <a:solidFill>
                                  <a:schemeClr val="lt1">
                                    <a:lumMod val="100000"/>
                                    <a:lumOff val="0"/>
                                  </a:schemeClr>
                                </a:solidFill>
                                <a:ln w="12700">
                                  <a:solidFill>
                                    <a:schemeClr val="dk1">
                                      <a:lumMod val="100000"/>
                                      <a:lumOff val="0"/>
                                    </a:schemeClr>
                                  </a:solidFill>
                                  <a:prstDash val="dash"/>
                                  <a:miter lim="800000"/>
                                  <a:headEnd/>
                                  <a:tailEnd/>
                                </a:ln>
                                <a:effectLst/>
                              </wps:spPr>
                              <wps:txbx>
                                <w:txbxContent>
                                  <w:p w14:paraId="451DBE85" w14:textId="77777777" w:rsidR="00AC50F9" w:rsidRDefault="00AC50F9" w:rsidP="00B43A29">
                                    <w:pPr>
                                      <w:rPr>
                                        <w:ins w:id="919" w:author="Edyta Boratyńska-Karpiej" w:date="2022-09-05T14:14:00Z"/>
                                      </w:rPr>
                                    </w:pPr>
                                    <w:ins w:id="920" w:author="Edyta Boratyńska-Karpiej" w:date="2022-09-05T14:14:00Z">
                                      <w:r>
                                        <w:t xml:space="preserve">TEORIA WDRAŻANIA – w jaki sposób przekształcić nakłady w produkty? Jakie </w:t>
                                      </w:r>
                                      <w:r>
                                        <w:rPr>
                                          <w:rFonts w:ascii="Lato" w:hAnsi="Lato"/>
                                        </w:rPr>
                                        <w:t>zasoby</w:t>
                                      </w:r>
                                      <w:r>
                                        <w:t xml:space="preserve"> należy wykorzystać?</w:t>
                                      </w:r>
                                    </w:ins>
                                  </w:p>
                                </w:txbxContent>
                              </wps:txbx>
                              <wps:bodyPr rot="0" vert="horz" wrap="square" lIns="91440" tIns="45720" rIns="91440" bIns="45720" anchor="t" anchorCtr="0" upright="1">
                                <a:noAutofit/>
                              </wps:bodyPr>
                            </wps:wsp>
                            <wps:wsp>
                              <wps:cNvPr id="43" name="Rectangle : coins arrondis 43"/>
                              <wps:cNvSpPr>
                                <a:spLocks/>
                              </wps:cNvSpPr>
                              <wps:spPr>
                                <a:xfrm>
                                  <a:off x="948267" y="2819400"/>
                                  <a:ext cx="1466850" cy="77597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5DF33C4" w14:textId="77777777" w:rsidR="00AC50F9" w:rsidRDefault="00AC50F9" w:rsidP="00B43A29">
                                    <w:pPr>
                                      <w:rPr>
                                        <w:ins w:id="921" w:author="Edyta Boratyńska-Karpiej" w:date="2022-09-05T14:14:00Z"/>
                                      </w:rPr>
                                    </w:pPr>
                                    <w:ins w:id="922" w:author="Edyta Boratyńska-Karpiej" w:date="2022-09-05T14:14:00Z">
                                      <w:r>
                                        <w:t>Skuteczność, Użyteczność</w:t>
                                      </w:r>
                                    </w:ins>
                                  </w:p>
                                  <w:p w14:paraId="5ED1ACA2" w14:textId="77777777" w:rsidR="00AC50F9" w:rsidRDefault="00AC50F9" w:rsidP="00B43A29">
                                    <w:pPr>
                                      <w:rPr>
                                        <w:ins w:id="923" w:author="Edyta Boratyńska-Karpiej" w:date="2022-09-05T14:14:00Z"/>
                                      </w:rPr>
                                    </w:pPr>
                                    <w:ins w:id="924" w:author="Edyta Boratyńska-Karpiej" w:date="2022-09-05T14:14:00Z">
                                      <w:r>
                                        <w:t>Efektywność</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800352" name="Grupa 640800352"/>
                            <wpg:cNvGrpSpPr/>
                            <wpg:grpSpPr>
                              <a:xfrm>
                                <a:off x="2247900" y="1843617"/>
                                <a:ext cx="7700010" cy="4070350"/>
                                <a:chOff x="0" y="0"/>
                                <a:chExt cx="7700010" cy="4070350"/>
                              </a:xfrm>
                            </wpg:grpSpPr>
                            <wps:wsp>
                              <wps:cNvPr id="640800333" name="Rectangle : coins arrondis 640800333"/>
                              <wps:cNvSpPr>
                                <a:spLocks noChangeArrowheads="1"/>
                              </wps:cNvSpPr>
                              <wps:spPr bwMode="auto">
                                <a:xfrm>
                                  <a:off x="427567" y="0"/>
                                  <a:ext cx="689610" cy="4070350"/>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40800328" name="Zone de texte 640800328"/>
                              <wps:cNvSpPr txBox="1">
                                <a:spLocks noChangeArrowheads="1"/>
                              </wps:cNvSpPr>
                              <wps:spPr bwMode="auto">
                                <a:xfrm>
                                  <a:off x="520700" y="93133"/>
                                  <a:ext cx="518945" cy="189357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1BCF83BC" w14:textId="77777777" w:rsidR="00AC50F9" w:rsidRDefault="00AC50F9" w:rsidP="00B43A29">
                                    <w:pPr>
                                      <w:rPr>
                                        <w:ins w:id="925" w:author="Edyta Boratyńska-Karpiej" w:date="2022-09-05T14:14:00Z"/>
                                      </w:rPr>
                                    </w:pPr>
                                    <w:ins w:id="926" w:author="Edyta Boratyńska-Karpiej" w:date="2022-09-05T14:14:00Z">
                                      <w:r>
                                        <w:t>CELE</w:t>
                                      </w:r>
                                    </w:ins>
                                  </w:p>
                                </w:txbxContent>
                              </wps:txbx>
                              <wps:bodyPr rot="0" vert="vert270" wrap="square" lIns="91440" tIns="45720" rIns="91440" bIns="45720" anchor="t" anchorCtr="0" upright="1">
                                <a:noAutofit/>
                              </wps:bodyPr>
                            </wps:wsp>
                            <wps:wsp>
                              <wps:cNvPr id="46" name="Connecteur : en arc 46"/>
                              <wps:cNvCnPr>
                                <a:cxnSpLocks/>
                              </wps:cNvCnPr>
                              <wps:spPr>
                                <a:xfrm flipH="1" flipV="1">
                                  <a:off x="753533" y="2036233"/>
                                  <a:ext cx="1941195" cy="854710"/>
                                </a:xfrm>
                                <a:prstGeom prst="curvedConnector3">
                                  <a:avLst>
                                    <a:gd name="adj1" fmla="val 99469"/>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4" name="Connecteur : en arc 44"/>
                              <wps:cNvCnPr>
                                <a:cxnSpLocks/>
                              </wps:cNvCnPr>
                              <wps:spPr>
                                <a:xfrm flipV="1">
                                  <a:off x="2806700" y="1587500"/>
                                  <a:ext cx="4708525" cy="1293495"/>
                                </a:xfrm>
                                <a:prstGeom prst="curvedConnector3">
                                  <a:avLst>
                                    <a:gd name="adj1" fmla="val 99920"/>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2" name="Connecteur : en arc 42"/>
                              <wps:cNvCnPr>
                                <a:cxnSpLocks/>
                              </wps:cNvCnPr>
                              <wps:spPr>
                                <a:xfrm flipV="1">
                                  <a:off x="2116667" y="1987550"/>
                                  <a:ext cx="198120" cy="1409700"/>
                                </a:xfrm>
                                <a:prstGeom prst="curvedConnector3">
                                  <a:avLst>
                                    <a:gd name="adj1" fmla="val -204182"/>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1" name="Connecteur : en arc 41"/>
                              <wps:cNvCnPr>
                                <a:cxnSpLocks/>
                              </wps:cNvCnPr>
                              <wps:spPr>
                                <a:xfrm flipV="1">
                                  <a:off x="3594100" y="1680633"/>
                                  <a:ext cx="4105910" cy="1724025"/>
                                </a:xfrm>
                                <a:prstGeom prst="curvedConnector3">
                                  <a:avLst>
                                    <a:gd name="adj1" fmla="val 100205"/>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0" name="Connecteur : en arc 40"/>
                              <wps:cNvCnPr>
                                <a:cxnSpLocks/>
                              </wps:cNvCnPr>
                              <wps:spPr>
                                <a:xfrm flipV="1">
                                  <a:off x="2984500" y="1384300"/>
                                  <a:ext cx="2413000" cy="1503045"/>
                                </a:xfrm>
                                <a:prstGeom prst="curvedConnector3">
                                  <a:avLst>
                                    <a:gd name="adj1" fmla="val 101693"/>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9" name="Connecteur : en arc 39"/>
                              <wps:cNvCnPr>
                                <a:cxnSpLocks/>
                              </wps:cNvCnPr>
                              <wps:spPr>
                                <a:xfrm flipH="1" flipV="1">
                                  <a:off x="0" y="1240367"/>
                                  <a:ext cx="2277110" cy="2306955"/>
                                </a:xfrm>
                                <a:prstGeom prst="curvedConnector3">
                                  <a:avLst>
                                    <a:gd name="adj1" fmla="val 108342"/>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grpSp>
                            <wpg:cNvPr id="19" name="Grupa 19"/>
                            <wpg:cNvGrpSpPr/>
                            <wpg:grpSpPr>
                              <a:xfrm>
                                <a:off x="476250" y="0"/>
                                <a:ext cx="9593157" cy="1844464"/>
                                <a:chOff x="0" y="0"/>
                                <a:chExt cx="9593157" cy="1844464"/>
                              </a:xfrm>
                            </wpg:grpSpPr>
                            <wps:wsp>
                              <wps:cNvPr id="29" name="Zone de texte 29"/>
                              <wps:cNvSpPr txBox="1">
                                <a:spLocks noChangeArrowheads="1"/>
                              </wps:cNvSpPr>
                              <wps:spPr bwMode="auto">
                                <a:xfrm>
                                  <a:off x="0" y="8467"/>
                                  <a:ext cx="1486535" cy="5054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148A73D6" w14:textId="77777777" w:rsidR="00AC50F9" w:rsidRDefault="00AC50F9" w:rsidP="00B43A29">
                                    <w:pPr>
                                      <w:rPr>
                                        <w:ins w:id="927" w:author="Edyta Boratyńska-Karpiej" w:date="2022-09-05T14:14:00Z"/>
                                      </w:rPr>
                                    </w:pPr>
                                    <w:ins w:id="928" w:author="Edyta Boratyńska-Karpiej" w:date="2022-09-05T14:14:00Z">
                                      <w:r>
                                        <w:t>PRZESŁANKI</w:t>
                                      </w:r>
                                    </w:ins>
                                  </w:p>
                                </w:txbxContent>
                              </wps:txbx>
                              <wps:bodyPr rot="0" vert="horz" wrap="square" lIns="91440" tIns="45720" rIns="91440" bIns="45720" anchor="t" anchorCtr="0" upright="1">
                                <a:spAutoFit/>
                              </wps:bodyPr>
                            </wps:wsp>
                            <wps:wsp>
                              <wps:cNvPr id="28" name="Zone de texte 28"/>
                              <wps:cNvSpPr txBox="1">
                                <a:spLocks noChangeArrowheads="1"/>
                              </wps:cNvSpPr>
                              <wps:spPr bwMode="auto">
                                <a:xfrm>
                                  <a:off x="1964267" y="0"/>
                                  <a:ext cx="1486535" cy="5054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44DE8A42" w14:textId="77777777" w:rsidR="00AC50F9" w:rsidRDefault="00AC50F9" w:rsidP="00B43A29">
                                    <w:pPr>
                                      <w:rPr>
                                        <w:ins w:id="929" w:author="Edyta Boratyńska-Karpiej" w:date="2022-09-05T14:14:00Z"/>
                                      </w:rPr>
                                    </w:pPr>
                                    <w:ins w:id="930" w:author="Edyta Boratyńska-Karpiej" w:date="2022-09-05T14:14:00Z">
                                      <w:r>
                                        <w:t>ZAŁOŻENIA</w:t>
                                      </w:r>
                                    </w:ins>
                                  </w:p>
                                </w:txbxContent>
                              </wps:txbx>
                              <wps:bodyPr rot="0" vert="horz" wrap="square" lIns="91440" tIns="45720" rIns="91440" bIns="45720" anchor="t" anchorCtr="0" upright="1">
                                <a:spAutoFit/>
                              </wps:bodyPr>
                            </wps:wsp>
                            <wps:wsp>
                              <wps:cNvPr id="640800335" name="Flèche : droite 640800335"/>
                              <wps:cNvSpPr>
                                <a:spLocks noChangeArrowheads="1"/>
                              </wps:cNvSpPr>
                              <wps:spPr bwMode="auto">
                                <a:xfrm>
                                  <a:off x="1566333"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640800330" name="Flèche : bas 640800330"/>
                              <wps:cNvSpPr>
                                <a:spLocks noChangeArrowheads="1"/>
                              </wps:cNvSpPr>
                              <wps:spPr bwMode="auto">
                                <a:xfrm>
                                  <a:off x="501650" y="632884"/>
                                  <a:ext cx="643890" cy="773430"/>
                                </a:xfrm>
                                <a:prstGeom prst="downArrow">
                                  <a:avLst>
                                    <a:gd name="adj1" fmla="val 50000"/>
                                    <a:gd name="adj2" fmla="val 3003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800327" name="Flèche : bas 640800327"/>
                              <wps:cNvSpPr>
                                <a:spLocks noChangeArrowheads="1"/>
                              </wps:cNvSpPr>
                              <wps:spPr bwMode="auto">
                                <a:xfrm>
                                  <a:off x="4394200" y="6074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 name="Flèche : bas 63"/>
                              <wps:cNvSpPr>
                                <a:spLocks noChangeArrowheads="1"/>
                              </wps:cNvSpPr>
                              <wps:spPr bwMode="auto">
                                <a:xfrm>
                                  <a:off x="6908800" y="6328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 name="Flèche : bas 62"/>
                              <wps:cNvSpPr>
                                <a:spLocks noChangeArrowheads="1"/>
                              </wps:cNvSpPr>
                              <wps:spPr bwMode="auto">
                                <a:xfrm>
                                  <a:off x="8949267" y="6074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Flèche : bas 61"/>
                              <wps:cNvSpPr>
                                <a:spLocks noChangeArrowheads="1"/>
                              </wps:cNvSpPr>
                              <wps:spPr bwMode="auto">
                                <a:xfrm>
                                  <a:off x="2167467" y="607484"/>
                                  <a:ext cx="643890" cy="1211580"/>
                                </a:xfrm>
                                <a:prstGeom prst="downArrow">
                                  <a:avLst>
                                    <a:gd name="adj1" fmla="val 50000"/>
                                    <a:gd name="adj2" fmla="val 4704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Zone de texte 27"/>
                              <wps:cNvSpPr txBox="1">
                                <a:spLocks noChangeArrowheads="1"/>
                              </wps:cNvSpPr>
                              <wps:spPr bwMode="auto">
                                <a:xfrm>
                                  <a:off x="3962400" y="0"/>
                                  <a:ext cx="1486535" cy="5054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247884DD" w14:textId="77777777" w:rsidR="00AC50F9" w:rsidRDefault="00AC50F9" w:rsidP="00B43A29">
                                    <w:pPr>
                                      <w:rPr>
                                        <w:ins w:id="931" w:author="Edyta Boratyńska-Karpiej" w:date="2022-09-05T14:14:00Z"/>
                                      </w:rPr>
                                    </w:pPr>
                                    <w:ins w:id="932" w:author="Edyta Boratyńska-Karpiej" w:date="2022-09-05T14:14:00Z">
                                      <w:r>
                                        <w:t>STRATEGIA</w:t>
                                      </w:r>
                                    </w:ins>
                                  </w:p>
                                </w:txbxContent>
                              </wps:txbx>
                              <wps:bodyPr rot="0" vert="horz" wrap="square" lIns="91440" tIns="45720" rIns="91440" bIns="45720" anchor="t" anchorCtr="0" upright="1">
                                <a:spAutoFit/>
                              </wps:bodyPr>
                            </wps:wsp>
                            <wps:wsp>
                              <wps:cNvPr id="25" name="Zone de texte 25"/>
                              <wps:cNvSpPr txBox="1">
                                <a:spLocks noChangeArrowheads="1"/>
                              </wps:cNvSpPr>
                              <wps:spPr bwMode="auto">
                                <a:xfrm>
                                  <a:off x="5952067" y="0"/>
                                  <a:ext cx="1486535" cy="5054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60A0933C" w14:textId="77777777" w:rsidR="00AC50F9" w:rsidRDefault="00AC50F9" w:rsidP="00B43A29">
                                    <w:pPr>
                                      <w:rPr>
                                        <w:ins w:id="933" w:author="Edyta Boratyńska-Karpiej" w:date="2022-09-05T14:14:00Z"/>
                                      </w:rPr>
                                    </w:pPr>
                                    <w:ins w:id="934" w:author="Edyta Boratyńska-Karpiej" w:date="2022-09-05T14:14:00Z">
                                      <w:r>
                                        <w:t>MECHANIZM</w:t>
                                      </w:r>
                                    </w:ins>
                                  </w:p>
                                </w:txbxContent>
                              </wps:txbx>
                              <wps:bodyPr rot="0" vert="horz" wrap="square" lIns="91440" tIns="45720" rIns="91440" bIns="45720" anchor="t" anchorCtr="0" upright="1">
                                <a:spAutoFit/>
                              </wps:bodyPr>
                            </wps:wsp>
                            <wps:wsp>
                              <wps:cNvPr id="38" name="Flèche : droite 38"/>
                              <wps:cNvSpPr>
                                <a:spLocks noChangeArrowheads="1"/>
                              </wps:cNvSpPr>
                              <wps:spPr bwMode="auto">
                                <a:xfrm>
                                  <a:off x="3547533"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37" name="Flèche : droite 37"/>
                              <wps:cNvSpPr>
                                <a:spLocks noChangeArrowheads="1"/>
                              </wps:cNvSpPr>
                              <wps:spPr bwMode="auto">
                                <a:xfrm>
                                  <a:off x="5503333"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4" name="Zone de texte 24"/>
                              <wps:cNvSpPr txBox="1">
                                <a:spLocks noChangeArrowheads="1"/>
                              </wps:cNvSpPr>
                              <wps:spPr bwMode="auto">
                                <a:xfrm>
                                  <a:off x="7916333" y="0"/>
                                  <a:ext cx="1486535" cy="50546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483F7D63" w14:textId="77777777" w:rsidR="00AC50F9" w:rsidRDefault="00AC50F9" w:rsidP="00B43A29">
                                    <w:pPr>
                                      <w:rPr>
                                        <w:ins w:id="935" w:author="Edyta Boratyńska-Karpiej" w:date="2022-09-05T14:14:00Z"/>
                                      </w:rPr>
                                    </w:pPr>
                                    <w:ins w:id="936" w:author="Edyta Boratyńska-Karpiej" w:date="2022-09-05T14:14:00Z">
                                      <w:r>
                                        <w:t>ZMIANA</w:t>
                                      </w:r>
                                    </w:ins>
                                  </w:p>
                                </w:txbxContent>
                              </wps:txbx>
                              <wps:bodyPr rot="0" vert="horz" wrap="square" lIns="91440" tIns="45720" rIns="91440" bIns="45720" anchor="t" anchorCtr="0" upright="1">
                                <a:spAutoFit/>
                              </wps:bodyPr>
                            </wps:wsp>
                            <wps:wsp>
                              <wps:cNvPr id="36" name="Flèche : droite 36"/>
                              <wps:cNvSpPr>
                                <a:spLocks noChangeArrowheads="1"/>
                              </wps:cNvSpPr>
                              <wps:spPr bwMode="auto">
                                <a:xfrm>
                                  <a:off x="7518400" y="65617"/>
                                  <a:ext cx="421005" cy="364490"/>
                                </a:xfrm>
                                <a:prstGeom prst="rightArrow">
                                  <a:avLst>
                                    <a:gd name="adj1" fmla="val 50000"/>
                                    <a:gd name="adj2" fmla="val 28876"/>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grpSp>
                        </wpg:wgp>
                      </a:graphicData>
                    </a:graphic>
                  </wp:anchor>
                </w:drawing>
              </mc:Choice>
              <mc:Fallback>
                <w:pict>
                  <v:group w14:anchorId="305F4A19" id="Grupa 640800353" o:spid="_x0000_s1144" style="position:absolute;margin-left:-56.85pt;margin-top:14pt;width:814.45pt;height:476.65pt;z-index:251719680" coordsize="103437,6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">
                    <v:group id="Grupa 18" o:spid="_x0000_s1145" style="position:absolute;top:14033;width:26447;height:44958" coordsize="26447,4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tangle : coins arrondis 640800331" o:spid="_x0000_s1146" style="position:absolute;width:26447;height:4495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">
                        <v:stroke dashstyle="dash"/>
                      </v:roundrect>
                      <v:shape id="Zone de texte 34" o:spid="_x0000_s1147" type="#_x0000_t202" style="position:absolute;left:1693;top:1778;width:10363;height:7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" fillcolor="white [3201]" strokecolor="#8eaadb [1940]" strokeweight="1pt">
                        <v:fill color2="#b4c6e7 [1300]" focus="100%" type="gradient"/>
                        <v:shadow on="t" color="#1f3763 [1604]" opacity=".5" offset="1pt"/>
                        <v:textbox style="mso-fit-shape-to-text:t">
                          <w:txbxContent>
                            <w:p w14:paraId="114452D5" w14:textId="77777777" w:rsidR="00AC50F9" w:rsidRDefault="00AC50F9" w:rsidP="00B43A29">
                              <w:pPr>
                                <w:rPr>
                                  <w:ins w:id="393" w:author="Edyta Boratyńska-Karpiej" w:date="2022-09-05T14:14:00Z"/>
                                </w:rPr>
                              </w:pPr>
                              <w:ins w:id="394" w:author="Edyta Boratyńska-Karpiej" w:date="2022-09-05T14:14:00Z">
                                <w:r>
                                  <w:t xml:space="preserve">Ocena szans </w:t>
                                </w:r>
                                <w:r>
                                  <w:br/>
                                  <w:t>i wyzwań</w:t>
                                </w:r>
                              </w:ins>
                            </w:p>
                          </w:txbxContent>
                        </v:textbox>
                      </v:shape>
                      <v:shape id="Zone de texte 33" o:spid="_x0000_s1148" type="#_x0000_t202" style="position:absolute;left:1693;top:11006;width:1046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" fillcolor="white [3201]" strokecolor="#8eaadb [1940]" strokeweight="1pt">
                        <v:fill color2="#b4c6e7 [1300]" focus="100%" type="gradient"/>
                        <v:shadow on="t" color="#1f3763 [1604]" opacity=".5" offset="1pt"/>
                        <v:textbox style="mso-fit-shape-to-text:t">
                          <w:txbxContent>
                            <w:p w14:paraId="47FCA01C" w14:textId="77777777" w:rsidR="00AC50F9" w:rsidRDefault="00AC50F9" w:rsidP="00B43A29">
                              <w:pPr>
                                <w:rPr>
                                  <w:ins w:id="395" w:author="Edyta Boratyńska-Karpiej" w:date="2022-09-05T14:14:00Z"/>
                                </w:rPr>
                              </w:pPr>
                              <w:ins w:id="396" w:author="Edyta Boratyńska-Karpiej" w:date="2022-09-05T14:14:00Z">
                                <w:r>
                                  <w:t>Wyniki badań</w:t>
                                </w:r>
                              </w:ins>
                            </w:p>
                          </w:txbxContent>
                        </v:textbox>
                      </v:shape>
                      <v:shape id="Zone de texte 32" o:spid="_x0000_s1149" type="#_x0000_t202" style="position:absolute;left:1778;top:18118;width:10401;height:9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" fillcolor="white [3201]" strokecolor="#8eaadb [1940]" strokeweight="1pt">
                        <v:fill color2="#b4c6e7 [1300]" focus="100%" type="gradient"/>
                        <v:shadow on="t" color="#1f3763 [1604]" opacity=".5" offset="1pt"/>
                        <v:textbox style="mso-fit-shape-to-text:t">
                          <w:txbxContent>
                            <w:p w14:paraId="5E105150" w14:textId="77777777" w:rsidR="00AC50F9" w:rsidRDefault="00AC50F9" w:rsidP="00B43A29">
                              <w:pPr>
                                <w:rPr>
                                  <w:ins w:id="397" w:author="Edyta Boratyńska-Karpiej" w:date="2022-09-05T14:14:00Z"/>
                                </w:rPr>
                              </w:pPr>
                              <w:ins w:id="398" w:author="Edyta Boratyńska-Karpiej" w:date="2022-09-05T14:14:00Z">
                                <w:r>
                                  <w:t>Wcześniejsze doświadczenia</w:t>
                                </w:r>
                              </w:ins>
                            </w:p>
                          </w:txbxContent>
                        </v:textbox>
                      </v:shape>
                      <v:shape id="Zone de texte 31" o:spid="_x0000_s1150" type="#_x0000_t202" style="position:absolute;left:1778;top:27432;width:10401;height:9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" fillcolor="white [3201]" strokecolor="#8eaadb [1940]" strokeweight="1pt">
                        <v:fill color2="#b4c6e7 [1300]" focus="100%" type="gradient"/>
                        <v:shadow on="t" color="#1f3763 [1604]" opacity=".5" offset="1pt"/>
                        <v:textbox style="mso-fit-shape-to-text:t">
                          <w:txbxContent>
                            <w:p w14:paraId="7CD455B4" w14:textId="77777777" w:rsidR="00AC50F9" w:rsidRDefault="00AC50F9" w:rsidP="00B43A29">
                              <w:pPr>
                                <w:rPr>
                                  <w:ins w:id="399" w:author="Edyta Boratyńska-Karpiej" w:date="2022-09-05T14:14:00Z"/>
                                </w:rPr>
                              </w:pPr>
                              <w:ins w:id="400" w:author="Edyta Boratyńska-Karpiej" w:date="2022-09-05T14:14:00Z">
                                <w:r>
                                  <w:t>Przekonania interesariuszy</w:t>
                                </w:r>
                              </w:ins>
                            </w:p>
                          </w:txbxContent>
                        </v:textbox>
                      </v:shape>
                      <v:shape id="Zone de texte 640800329" o:spid="_x0000_s1151" type="#_x0000_t202" style="position:absolute;left:15070;top:13546;width:10230;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" fillcolor="#ffd966 [1943]" strokecolor="#ffc000 [3207]" strokeweight="1pt">
                        <v:fill color2="#ffc000 [3207]" focus="50%" type="gradient"/>
                        <v:shadow on="t" color="#7f5f00 [1607]" offset="1pt"/>
                        <v:textbox style="mso-fit-shape-to-text:t">
                          <w:txbxContent>
                            <w:p w14:paraId="573EB5C1" w14:textId="77777777" w:rsidR="00AC50F9" w:rsidRDefault="00AC50F9" w:rsidP="00B43A29">
                              <w:pPr>
                                <w:rPr>
                                  <w:ins w:id="401" w:author="Edyta Boratyńska-Karpiej" w:date="2022-09-05T14:14:00Z"/>
                                </w:rPr>
                              </w:pPr>
                              <w:ins w:id="402" w:author="Edyta Boratyńska-Karpiej" w:date="2022-09-05T14:14:00Z">
                                <w:r>
                                  <w:t>POTRZEBY</w:t>
                                </w:r>
                              </w:ins>
                            </w:p>
                          </w:txbxContent>
                        </v:textbox>
                      </v:shape>
                      <v:shape id="Zone de texte 49" o:spid="_x0000_s1152" type="#_x0000_t202" style="position:absolute;left:1354;top:37846;width:24029;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" fillcolor="white [3201]" strokecolor="#4472c4 [3204]" strokeweight="1pt">
                        <v:stroke dashstyle="dash"/>
                        <v:textbox>
                          <w:txbxContent>
                            <w:p w14:paraId="034A240C" w14:textId="77777777" w:rsidR="00AC50F9" w:rsidRDefault="00AC50F9" w:rsidP="00B43A29">
                              <w:pPr>
                                <w:rPr>
                                  <w:ins w:id="403" w:author="Edyta Boratyńska-Karpiej" w:date="2022-09-05T14:14:00Z"/>
                                </w:rPr>
                              </w:pPr>
                              <w:ins w:id="404" w:author="Edyta Boratyńska-Karpiej" w:date="2022-09-05T14:14:00Z">
                                <w:r>
                                  <w:t xml:space="preserve">TEORIE BAZOWE – na jakich przesłankach oparto decyzję? </w:t>
                                </w:r>
                              </w:ins>
                            </w:p>
                          </w:txbxContent>
                        </v:textbox>
                      </v:shape>
                    </v:group>
                    <v:group id="Grupa 21" o:spid="_x0000_s1153" style="position:absolute;left:71204;top:18436;width:32233;height:42100" coordsize="32232,4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ectangle : coins arrondis 640800334" o:spid="_x0000_s1154" style="position:absolute;width:32232;height:421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">
                        <v:stroke dashstyle="dash"/>
                      </v:roundrect>
                      <v:shape id="Zone de texte 640800323" o:spid="_x0000_s1155" type="#_x0000_t202" style="position:absolute;left:8128;top:2116;width:10229;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" fillcolor="#9cc2e5 [1944]" strokecolor="#5b9bd5 [3208]" strokeweight="1pt">
                        <v:fill color2="#5b9bd5 [3208]" focus="50%" type="gradient"/>
                        <v:shadow on="t" color="#1f4d78 [1608]" offset="1pt"/>
                        <v:textbox style="mso-fit-shape-to-text:t">
                          <w:txbxContent>
                            <w:p w14:paraId="1F762C05" w14:textId="77777777" w:rsidR="00AC50F9" w:rsidRDefault="00AC50F9" w:rsidP="00B43A29">
                              <w:pPr>
                                <w:rPr>
                                  <w:ins w:id="405" w:author="Edyta Boratyńska-Karpiej" w:date="2022-09-05T14:14:00Z"/>
                                </w:rPr>
                              </w:pPr>
                              <w:ins w:id="406" w:author="Edyta Boratyńska-Karpiej" w:date="2022-09-05T14:14:00Z">
                                <w:r>
                                  <w:t>Inne czynniki</w:t>
                                </w:r>
                              </w:ins>
                            </w:p>
                          </w:txbxContent>
                        </v:textbox>
                      </v:shape>
                      <v:shape id="Zone de texte 640800322" o:spid="_x0000_s1156" type="#_x0000_t202" style="position:absolute;left:1947;top:8043;width:9334;height:7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" fillcolor="#8eaadb [1940]" strokecolor="#4472c4 [3204]" strokeweight="1pt">
                        <v:fill color2="#4472c4 [3204]" focus="50%" type="gradient"/>
                        <v:shadow on="t" color="#1f3763 [1604]" offset="1pt"/>
                        <v:textbox style="mso-fit-shape-to-text:t">
                          <w:txbxContent>
                            <w:p w14:paraId="13836DB9" w14:textId="77777777" w:rsidR="00AC50F9" w:rsidRDefault="00AC50F9" w:rsidP="00B43A29">
                              <w:pPr>
                                <w:rPr>
                                  <w:ins w:id="407" w:author="Edyta Boratyńska-Karpiej" w:date="2022-09-05T14:14:00Z"/>
                                </w:rPr>
                              </w:pPr>
                              <w:ins w:id="408" w:author="Edyta Boratyńska-Karpiej" w:date="2022-09-05T14:14:00Z">
                                <w:r>
                                  <w:t>Reakcja odbiorców</w:t>
                                </w:r>
                              </w:ins>
                            </w:p>
                          </w:txbxContent>
                        </v:textbox>
                      </v:shape>
                      <v:shape id="Zone de texte 640800321" o:spid="_x0000_s1157" type="#_x0000_t202" style="position:absolute;left:7958;top:18203;width:1023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" fillcolor="#a8d08d [1945]" strokecolor="#70ad47 [3209]" strokeweight="1pt">
                        <v:fill color2="#70ad47 [3209]" focus="50%" type="gradient"/>
                        <v:shadow on="t" color="#375623 [1609]" offset="1pt"/>
                        <v:textbox style="mso-fit-shape-to-text:t">
                          <w:txbxContent>
                            <w:p w14:paraId="255F9E0F" w14:textId="77777777" w:rsidR="00AC50F9" w:rsidRDefault="00AC50F9" w:rsidP="00B43A29">
                              <w:pPr>
                                <w:rPr>
                                  <w:ins w:id="409" w:author="Edyta Boratyńska-Karpiej" w:date="2022-09-05T14:14:00Z"/>
                                </w:rPr>
                              </w:pPr>
                              <w:ins w:id="410" w:author="Edyta Boratyńska-Karpiej" w:date="2022-09-05T14:14:00Z">
                                <w:r>
                                  <w:t>Kontekst</w:t>
                                </w:r>
                              </w:ins>
                            </w:p>
                          </w:txbxContent>
                        </v:textbox>
                      </v:shape>
                      <v:shape id="Zone de texte 640800320" o:spid="_x0000_s1158" type="#_x0000_t202" style="position:absolute;left:19558;top:5418;width:12153;height:1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" fillcolor="#ffd966 [1943]" strokecolor="#ffc000 [3207]" strokeweight="1pt">
                        <v:fill color2="#ffc000 [3207]" focus="50%" type="gradient"/>
                        <v:shadow on="t" color="#7f5f00 [1607]" offset="1pt"/>
                        <v:textbox style="mso-fit-shape-to-text:t">
                          <w:txbxContent>
                            <w:p w14:paraId="7C17AD2D" w14:textId="77777777" w:rsidR="00AC50F9" w:rsidRDefault="00AC50F9" w:rsidP="00B43A29">
                              <w:pPr>
                                <w:rPr>
                                  <w:ins w:id="411" w:author="Edyta Boratyńska-Karpiej" w:date="2022-09-05T14:14:00Z"/>
                                </w:rPr>
                              </w:pPr>
                              <w:ins w:id="412" w:author="Edyta Boratyńska-Karpiej" w:date="2022-09-05T14:14:00Z">
                                <w:r>
                                  <w:t>EFEKTY</w:t>
                                </w:r>
                              </w:ins>
                            </w:p>
                            <w:p w14:paraId="335B9467" w14:textId="77777777" w:rsidR="00AC50F9" w:rsidRDefault="00AC50F9" w:rsidP="00B43A29">
                              <w:pPr>
                                <w:rPr>
                                  <w:ins w:id="413" w:author="Edyta Boratyńska-Karpiej" w:date="2022-09-05T14:14:00Z"/>
                                </w:rPr>
                              </w:pPr>
                              <w:ins w:id="414" w:author="Edyta Boratyńska-Karpiej" w:date="2022-09-05T14:14:00Z">
                                <w:r>
                                  <w:t>Zmiana strukturalna i długookresowa</w:t>
                                </w:r>
                              </w:ins>
                            </w:p>
                          </w:txbxContent>
                        </v:textbox>
                      </v:shape>
                      <v:shape id="Flèche : droite 52" o:spid="_x0000_s1159" type="#_x0000_t13" style="position:absolute;left:14922;top:9652;width:4210;height:3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" fillcolor="black [3200]" strokecolor="#f2f2f2 [3041]" strokeweight="3pt">
                        <v:shadow on="t" color="#7f7f7f [1601]" opacity=".5" offset="1pt"/>
                      </v:shape>
                      <v:shape id="Connecteur droit avec flèche 35" o:spid="_x0000_s1160" type="#_x0000_t32" style="position:absolute;left:7916;top:8424;width:3327;height:27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">
                        <v:stroke startarrow="block" endarrow="block"/>
                      </v:shape>
                      <v:shape id="Connecteur droit avec flèche 51" o:spid="_x0000_s1161" type="#_x0000_t32" style="position:absolute;left:13716;top:5715;width:0;height:12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">
                        <v:stroke startarrow="block" endarrow="block"/>
                      </v:shape>
                      <v:shape id="Connecteur droit avec flèche 50" o:spid="_x0000_s1162" type="#_x0000_t32" style="position:absolute;left:7662;top:14689;width:3670;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">
                        <v:stroke startarrow="block" endarrow="block"/>
                      </v:shape>
                      <v:shape id="Zone de texte 47" o:spid="_x0000_s1163" type="#_x0000_t202" style="position:absolute;left:4656;top:34713;width:24784;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" fillcolor="white [3201]" strokecolor="#ffc000 [3207]" strokeweight="1pt">
                        <v:stroke dashstyle="dash"/>
                        <v:textbox>
                          <w:txbxContent>
                            <w:p w14:paraId="4D9999BB" w14:textId="77777777" w:rsidR="00AC50F9" w:rsidRDefault="00AC50F9" w:rsidP="00B43A29">
                              <w:pPr>
                                <w:rPr>
                                  <w:ins w:id="415" w:author="Edyta Boratyńska-Karpiej" w:date="2022-09-05T14:14:00Z"/>
                                </w:rPr>
                              </w:pPr>
                              <w:ins w:id="416" w:author="Edyta Boratyńska-Karpiej" w:date="2022-09-05T14:14:00Z">
                                <w:r>
                                  <w:t>TEORIA ZMIANY – w jaki sposób nastąpi pozytywna zmiana? Jaki jest wpływ otoczenia zewnętrznego?</w:t>
                                </w:r>
                              </w:ins>
                            </w:p>
                          </w:txbxContent>
                        </v:textbox>
                      </v:shape>
                    </v:group>
                    <v:group id="Grupa 20" o:spid="_x0000_s1164" style="position:absolute;left:34205;top:18182;width:38542;height:41131" coordsize="38542,4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oundrect id="Rectangle : coins arrondis 640800332" o:spid="_x0000_s1165" style="position:absolute;width:36290;height:397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">
                        <v:stroke dashstyle="dash"/>
                      </v:roundrect>
                      <v:shape id="Zone de texte 640800326" o:spid="_x0000_s1166" type="#_x0000_t202" style="position:absolute;left:677;top:6858;width:10230;height:1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" fillcolor="#9cc2e5 [1944]" strokecolor="#5b9bd5 [3208]" strokeweight="1pt">
                        <v:fill color2="#5b9bd5 [3208]" focus="50%" type="gradient"/>
                        <v:shadow on="t" color="#1f4d78 [1608]" offset="1pt"/>
                        <v:textbox>
                          <w:txbxContent>
                            <w:p w14:paraId="02FD75E1" w14:textId="77777777" w:rsidR="00AC50F9" w:rsidRDefault="00AC50F9" w:rsidP="00B43A29">
                              <w:pPr>
                                <w:rPr>
                                  <w:ins w:id="417" w:author="Edyta Boratyńska-Karpiej" w:date="2022-09-05T14:14:00Z"/>
                                </w:rPr>
                              </w:pPr>
                              <w:ins w:id="418" w:author="Edyta Boratyńska-Karpiej" w:date="2022-09-05T14:14:00Z">
                                <w:r>
                                  <w:t>NAKŁADY</w:t>
                                </w:r>
                              </w:ins>
                            </w:p>
                            <w:p w14:paraId="509FDD27" w14:textId="77777777" w:rsidR="00AC50F9" w:rsidRDefault="00AC50F9" w:rsidP="00B43A29">
                              <w:pPr>
                                <w:rPr>
                                  <w:ins w:id="419" w:author="Edyta Boratyńska-Karpiej" w:date="2022-09-05T14:14:00Z"/>
                                </w:rPr>
                              </w:pPr>
                              <w:ins w:id="420" w:author="Edyta Boratyńska-Karpiej" w:date="2022-09-05T14:14:00Z">
                                <w:r>
                                  <w:t>Środki finansowe, inne nakłady i zasoby</w:t>
                                </w:r>
                              </w:ins>
                            </w:p>
                          </w:txbxContent>
                        </v:textbox>
                      </v:shape>
                      <v:shape id="Zone de texte 640800325" o:spid="_x0000_s1167" type="#_x0000_t202" style="position:absolute;left:12869;top:6858;width:10230;height:1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" fillcolor="#8eaadb [1940]" strokecolor="#4472c4 [3204]" strokeweight="1pt">
                        <v:fill color2="#4472c4 [3204]" focus="50%" type="gradient"/>
                        <v:shadow on="t" color="#1f3763 [1604]" offset="1pt"/>
                        <v:textbox>
                          <w:txbxContent>
                            <w:p w14:paraId="1FF405A7" w14:textId="77777777" w:rsidR="00AC50F9" w:rsidRDefault="00AC50F9" w:rsidP="00B43A29">
                              <w:pPr>
                                <w:rPr>
                                  <w:ins w:id="421" w:author="Edyta Boratyńska-Karpiej" w:date="2022-09-05T14:14:00Z"/>
                                </w:rPr>
                              </w:pPr>
                              <w:ins w:id="422" w:author="Edyta Boratyńska-Karpiej" w:date="2022-09-05T14:14:00Z">
                                <w:r>
                                  <w:t>DZIAŁANIA</w:t>
                                </w:r>
                              </w:ins>
                            </w:p>
                            <w:p w14:paraId="6F899209" w14:textId="77777777" w:rsidR="00AC50F9" w:rsidRDefault="00AC50F9" w:rsidP="00B43A29">
                              <w:pPr>
                                <w:rPr>
                                  <w:ins w:id="423" w:author="Edyta Boratyńska-Karpiej" w:date="2022-09-05T14:14:00Z"/>
                                </w:rPr>
                              </w:pPr>
                              <w:ins w:id="424" w:author="Edyta Boratyńska-Karpiej" w:date="2022-09-05T14:14:00Z">
                                <w:r>
                                  <w:t>Procedury, procesy</w:t>
                                </w:r>
                              </w:ins>
                            </w:p>
                          </w:txbxContent>
                        </v:textbox>
                      </v:shape>
                      <v:shape id="Zone de texte 640800324" o:spid="_x0000_s1168" type="#_x0000_t202" style="position:absolute;left:25566;top:10244;width:927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" fillcolor="#ffd966 [1943]" strokecolor="#ffc000 [3207]" strokeweight="1pt">
                        <v:fill color2="#ffc000 [3207]" focus="50%" type="gradient"/>
                        <v:shadow on="t" color="#7f5f00 [1607]" offset="1pt"/>
                        <v:textbox style="mso-fit-shape-to-text:t">
                          <w:txbxContent>
                            <w:p w14:paraId="0BB45038" w14:textId="77777777" w:rsidR="00AC50F9" w:rsidRDefault="00AC50F9" w:rsidP="00B43A29">
                              <w:pPr>
                                <w:rPr>
                                  <w:ins w:id="425" w:author="Edyta Boratyńska-Karpiej" w:date="2022-09-05T14:14:00Z"/>
                                </w:rPr>
                              </w:pPr>
                              <w:ins w:id="426" w:author="Edyta Boratyńska-Karpiej" w:date="2022-09-05T14:14:00Z">
                                <w:r>
                                  <w:t>PRODUKTY</w:t>
                                </w:r>
                              </w:ins>
                            </w:p>
                          </w:txbxContent>
                        </v:textbox>
                      </v:shape>
                      <v:shape id="Flèche : bas 55" o:spid="_x0000_s1169" type="#_x0000_t67" style="position:absolute;left:10657;top:11398;width:2420;height:19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"/>
                      <v:shape id="Flèche : bas 54" o:spid="_x0000_s1170" type="#_x0000_t67" style="position:absolute;left:23148;top:10766;width:2420;height:243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"/>
                      <v:shape id="Flèche : droite 53" o:spid="_x0000_s1171" type="#_x0000_t13" style="position:absolute;left:34903;top:9927;width:3639;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" fillcolor="black [3200]" strokecolor="#f2f2f2 [3041]" strokeweight="3pt">
                        <v:shadow on="t" color="#7f7f7f [1601]" opacity=".5" offset="1pt"/>
                      </v:shape>
                      <v:shape id="Zone de texte 48" o:spid="_x0000_s1172" type="#_x0000_t202" style="position:absolute;left:1693;top:36914;width:34036;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" fillcolor="white [3201]" strokecolor="black [3200]" strokeweight="1pt">
                        <v:stroke dashstyle="dash"/>
                        <v:textbox>
                          <w:txbxContent>
                            <w:p w14:paraId="451DBE85" w14:textId="77777777" w:rsidR="00AC50F9" w:rsidRDefault="00AC50F9" w:rsidP="00B43A29">
                              <w:pPr>
                                <w:rPr>
                                  <w:ins w:id="427" w:author="Edyta Boratyńska-Karpiej" w:date="2022-09-05T14:14:00Z"/>
                                </w:rPr>
                              </w:pPr>
                              <w:ins w:id="428" w:author="Edyta Boratyńska-Karpiej" w:date="2022-09-05T14:14:00Z">
                                <w:r>
                                  <w:t xml:space="preserve">TEORIA WDRAŻANIA – w jaki sposób przekształcić nakłady w produkty? Jakie </w:t>
                                </w:r>
                                <w:r>
                                  <w:rPr>
                                    <w:rFonts w:ascii="Lato" w:hAnsi="Lato"/>
                                  </w:rPr>
                                  <w:t>zasoby</w:t>
                                </w:r>
                                <w:r>
                                  <w:t xml:space="preserve"> należy wykorzystać?</w:t>
                                </w:r>
                              </w:ins>
                            </w:p>
                          </w:txbxContent>
                        </v:textbox>
                      </v:shape>
                      <v:roundrect id="Rectangle : coins arrondis 43" o:spid="_x0000_s1173" style="position:absolute;left:9482;top:28194;width:14669;height:77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" fillcolor="#70ad47 [3209]" strokecolor="#375623 [1609]" strokeweight="1pt">
                        <v:stroke joinstyle="miter"/>
                        <v:path arrowok="t"/>
                        <v:textbox>
                          <w:txbxContent>
                            <w:p w14:paraId="05DF33C4" w14:textId="77777777" w:rsidR="00AC50F9" w:rsidRDefault="00AC50F9" w:rsidP="00B43A29">
                              <w:pPr>
                                <w:rPr>
                                  <w:ins w:id="429" w:author="Edyta Boratyńska-Karpiej" w:date="2022-09-05T14:14:00Z"/>
                                </w:rPr>
                              </w:pPr>
                              <w:ins w:id="430" w:author="Edyta Boratyńska-Karpiej" w:date="2022-09-05T14:14:00Z">
                                <w:r>
                                  <w:t>Skuteczność, Użyteczność</w:t>
                                </w:r>
                              </w:ins>
                            </w:p>
                            <w:p w14:paraId="5ED1ACA2" w14:textId="77777777" w:rsidR="00AC50F9" w:rsidRDefault="00AC50F9" w:rsidP="00B43A29">
                              <w:pPr>
                                <w:rPr>
                                  <w:ins w:id="431" w:author="Edyta Boratyńska-Karpiej" w:date="2022-09-05T14:14:00Z"/>
                                </w:rPr>
                              </w:pPr>
                              <w:ins w:id="432" w:author="Edyta Boratyńska-Karpiej" w:date="2022-09-05T14:14:00Z">
                                <w:r>
                                  <w:t>Efektywność</w:t>
                                </w:r>
                              </w:ins>
                            </w:p>
                          </w:txbxContent>
                        </v:textbox>
                      </v:roundrect>
                    </v:group>
                    <v:group id="Grupa 640800352" o:spid="_x0000_s1174" style="position:absolute;left:22479;top:18436;width:77000;height:40703" coordsize="77000,4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">
                      <v:roundrect id="Rectangle : coins arrondis 640800333" o:spid="_x0000_s1175" style="position:absolute;left:4275;width:6896;height:407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">
                        <v:stroke dashstyle="dash"/>
                      </v:roundrect>
                      <v:shape id="Zone de texte 640800328" o:spid="_x0000_s1176" type="#_x0000_t202" style="position:absolute;left:5207;top:931;width:5189;height:18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" fillcolor="#ffd966 [1943]" strokecolor="#ffc000 [3207]" strokeweight="1pt">
                        <v:fill color2="#ffc000 [3207]" focus="50%" type="gradient"/>
                        <v:shadow on="t" color="#7f5f00 [1607]" offset="1pt"/>
                        <v:textbox style="layout-flow:vertical;mso-layout-flow-alt:bottom-to-top">
                          <w:txbxContent>
                            <w:p w14:paraId="1BCF83BC" w14:textId="77777777" w:rsidR="00AC50F9" w:rsidRDefault="00AC50F9" w:rsidP="00B43A29">
                              <w:pPr>
                                <w:rPr>
                                  <w:ins w:id="433" w:author="Edyta Boratyńska-Karpiej" w:date="2022-09-05T14:14:00Z"/>
                                </w:rPr>
                              </w:pPr>
                              <w:ins w:id="434" w:author="Edyta Boratyńska-Karpiej" w:date="2022-09-05T14:14:00Z">
                                <w:r>
                                  <w:t>CELE</w:t>
                                </w:r>
                              </w:ins>
                            </w:p>
                          </w:txbxContent>
                        </v:textbox>
                      </v:shape>
                      <v:shape id="Connecteur : en arc 46" o:spid="_x0000_s1177" type="#_x0000_t38" style="position:absolute;left:7535;top:20362;width:19412;height:8547;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" adj="21485" strokecolor="#70ad47 [3209]" strokeweight=".5pt">
                        <v:stroke endarrow="block" joinstyle="miter"/>
                        <o:lock v:ext="edit" shapetype="f"/>
                      </v:shape>
                      <v:shape id="Connecteur : en arc 44" o:spid="_x0000_s1178" type="#_x0000_t38" style="position:absolute;left:28067;top:15875;width:47085;height:1293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" adj="21583" strokecolor="#70ad47 [3209]" strokeweight=".5pt">
                        <v:stroke endarrow="block" joinstyle="miter"/>
                        <o:lock v:ext="edit" shapetype="f"/>
                      </v:shape>
                      <v:shape id="Connecteur : en arc 42" o:spid="_x0000_s1179" type="#_x0000_t38" style="position:absolute;left:21166;top:19875;width:1981;height:1409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" adj="-44103" strokecolor="#70ad47 [3209]" strokeweight=".5pt">
                        <v:stroke endarrow="block" joinstyle="miter"/>
                        <o:lock v:ext="edit" shapetype="f"/>
                      </v:shape>
                      <v:shape id="Connecteur : en arc 41" o:spid="_x0000_s1180" type="#_x0000_t38" style="position:absolute;left:35941;top:16806;width:41059;height:1724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" adj="21644" strokecolor="#70ad47 [3209]" strokeweight=".5pt">
                        <v:stroke endarrow="block" joinstyle="miter"/>
                        <o:lock v:ext="edit" shapetype="f"/>
                      </v:shape>
                      <v:shape id="Connecteur : en arc 40" o:spid="_x0000_s1181" type="#_x0000_t38" style="position:absolute;left:29845;top:13843;width:24130;height:1503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" adj="21966" strokecolor="#70ad47 [3209]" strokeweight=".5pt">
                        <v:stroke endarrow="block" joinstyle="miter"/>
                        <o:lock v:ext="edit" shapetype="f"/>
                      </v:shape>
                      <v:shape id="Connecteur : en arc 39" o:spid="_x0000_s1182" type="#_x0000_t38" style="position:absolute;top:12403;width:22771;height:2307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" adj="23402" strokecolor="#70ad47 [3209]" strokeweight=".5pt">
                        <v:stroke endarrow="block" joinstyle="miter"/>
                        <o:lock v:ext="edit" shapetype="f"/>
                      </v:shape>
                    </v:group>
                    <v:group id="Grupa 19" o:spid="_x0000_s1183" style="position:absolute;left:4762;width:95932;height:18444" coordsize="95931,18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Zone de texte 29" o:spid="_x0000_s1184" type="#_x0000_t202" style="position:absolute;top:84;width:14865;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" fillcolor="#ffc000 [3207]" strokecolor="#f2f2f2 [3041]" strokeweight="3pt">
                        <v:shadow on="t" color="#7f5f00 [1607]" opacity=".5" offset="1pt"/>
                        <v:textbox style="mso-fit-shape-to-text:t">
                          <w:txbxContent>
                            <w:p w14:paraId="148A73D6" w14:textId="77777777" w:rsidR="00AC50F9" w:rsidRDefault="00AC50F9" w:rsidP="00B43A29">
                              <w:pPr>
                                <w:rPr>
                                  <w:ins w:id="435" w:author="Edyta Boratyńska-Karpiej" w:date="2022-09-05T14:14:00Z"/>
                                </w:rPr>
                              </w:pPr>
                              <w:ins w:id="436" w:author="Edyta Boratyńska-Karpiej" w:date="2022-09-05T14:14:00Z">
                                <w:r>
                                  <w:t>PRZESŁANKI</w:t>
                                </w:r>
                              </w:ins>
                            </w:p>
                          </w:txbxContent>
                        </v:textbox>
                      </v:shape>
                      <v:shape id="Zone de texte 28" o:spid="_x0000_s1185" type="#_x0000_t202" style="position:absolute;left:19642;width:14866;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" fillcolor="#ffc000 [3207]" strokecolor="#f2f2f2 [3041]" strokeweight="3pt">
                        <v:shadow on="t" color="#7f5f00 [1607]" opacity=".5" offset="1pt"/>
                        <v:textbox style="mso-fit-shape-to-text:t">
                          <w:txbxContent>
                            <w:p w14:paraId="44DE8A42" w14:textId="77777777" w:rsidR="00AC50F9" w:rsidRDefault="00AC50F9" w:rsidP="00B43A29">
                              <w:pPr>
                                <w:rPr>
                                  <w:ins w:id="437" w:author="Edyta Boratyńska-Karpiej" w:date="2022-09-05T14:14:00Z"/>
                                </w:rPr>
                              </w:pPr>
                              <w:ins w:id="438" w:author="Edyta Boratyńska-Karpiej" w:date="2022-09-05T14:14:00Z">
                                <w:r>
                                  <w:t>ZAŁOŻENIA</w:t>
                                </w:r>
                              </w:ins>
                            </w:p>
                          </w:txbxContent>
                        </v:textbox>
                      </v:shape>
                      <v:shape id="Flèche : droite 640800335" o:spid="_x0000_s1186" type="#_x0000_t13" style="position:absolute;left:15663;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" fillcolor="black [3200]" strokecolor="#f2f2f2 [3041]" strokeweight="3pt">
                        <v:shadow on="t" color="#7f7f7f [1601]" opacity=".5" offset="1pt"/>
                      </v:shape>
                      <v:shape id="Flèche : bas 640800330" o:spid="_x0000_s1187" type="#_x0000_t67" style="position:absolute;left:5016;top:6328;width:6439;height:7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"/>
                      <v:shape id="Flèche : bas 640800327" o:spid="_x0000_s1188" type="#_x0000_t67" style="position:absolute;left:43942;top:6074;width:6438;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"/>
                      <v:shape id="Flèche : bas 63" o:spid="_x0000_s1189" type="#_x0000_t67" style="position:absolute;left:69088;top:6328;width:6438;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"/>
                      <v:shape id="Flèche : bas 62" o:spid="_x0000_s1190" type="#_x0000_t67" style="position:absolute;left:89492;top:6074;width:6439;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"/>
                      <v:shape id="Flèche : bas 61" o:spid="_x0000_s1191" type="#_x0000_t67" style="position:absolute;left:21674;top:6074;width:6439;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"/>
                      <v:shape id="Zone de texte 27" o:spid="_x0000_s1192" type="#_x0000_t202" style="position:absolute;left:39624;width:14865;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" fillcolor="#ffc000 [3207]" strokecolor="#f2f2f2 [3041]" strokeweight="3pt">
                        <v:shadow on="t" color="#7f5f00 [1607]" opacity=".5" offset="1pt"/>
                        <v:textbox style="mso-fit-shape-to-text:t">
                          <w:txbxContent>
                            <w:p w14:paraId="247884DD" w14:textId="77777777" w:rsidR="00AC50F9" w:rsidRDefault="00AC50F9" w:rsidP="00B43A29">
                              <w:pPr>
                                <w:rPr>
                                  <w:ins w:id="439" w:author="Edyta Boratyńska-Karpiej" w:date="2022-09-05T14:14:00Z"/>
                                </w:rPr>
                              </w:pPr>
                              <w:ins w:id="440" w:author="Edyta Boratyńska-Karpiej" w:date="2022-09-05T14:14:00Z">
                                <w:r>
                                  <w:t>STRATEGIA</w:t>
                                </w:r>
                              </w:ins>
                            </w:p>
                          </w:txbxContent>
                        </v:textbox>
                      </v:shape>
                      <v:shape id="Zone de texte 25" o:spid="_x0000_s1193" type="#_x0000_t202" style="position:absolute;left:59520;width:14866;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" fillcolor="#ffc000 [3207]" strokecolor="#f2f2f2 [3041]" strokeweight="3pt">
                        <v:shadow on="t" color="#7f5f00 [1607]" opacity=".5" offset="1pt"/>
                        <v:textbox style="mso-fit-shape-to-text:t">
                          <w:txbxContent>
                            <w:p w14:paraId="60A0933C" w14:textId="77777777" w:rsidR="00AC50F9" w:rsidRDefault="00AC50F9" w:rsidP="00B43A29">
                              <w:pPr>
                                <w:rPr>
                                  <w:ins w:id="441" w:author="Edyta Boratyńska-Karpiej" w:date="2022-09-05T14:14:00Z"/>
                                </w:rPr>
                              </w:pPr>
                              <w:ins w:id="442" w:author="Edyta Boratyńska-Karpiej" w:date="2022-09-05T14:14:00Z">
                                <w:r>
                                  <w:t>MECHANIZM</w:t>
                                </w:r>
                              </w:ins>
                            </w:p>
                          </w:txbxContent>
                        </v:textbox>
                      </v:shape>
                      <v:shape id="Flèche : droite 38" o:spid="_x0000_s1194" type="#_x0000_t13" style="position:absolute;left:35475;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" fillcolor="black [3200]" strokecolor="#f2f2f2 [3041]" strokeweight="3pt">
                        <v:shadow on="t" color="#7f7f7f [1601]" opacity=".5" offset="1pt"/>
                      </v:shape>
                      <v:shape id="Flèche : droite 37" o:spid="_x0000_s1195" type="#_x0000_t13" style="position:absolute;left:55033;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" fillcolor="black [3200]" strokecolor="#f2f2f2 [3041]" strokeweight="3pt">
                        <v:shadow on="t" color="#7f7f7f [1601]" opacity=".5" offset="1pt"/>
                      </v:shape>
                      <v:shape id="Zone de texte 24" o:spid="_x0000_s1196" type="#_x0000_t202" style="position:absolute;left:79163;width:14865;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" fillcolor="#ffc000 [3207]" strokecolor="#f2f2f2 [3041]" strokeweight="3pt">
                        <v:shadow on="t" color="#7f5f00 [1607]" opacity=".5" offset="1pt"/>
                        <v:textbox style="mso-fit-shape-to-text:t">
                          <w:txbxContent>
                            <w:p w14:paraId="483F7D63" w14:textId="77777777" w:rsidR="00AC50F9" w:rsidRDefault="00AC50F9" w:rsidP="00B43A29">
                              <w:pPr>
                                <w:rPr>
                                  <w:ins w:id="443" w:author="Edyta Boratyńska-Karpiej" w:date="2022-09-05T14:14:00Z"/>
                                </w:rPr>
                              </w:pPr>
                              <w:ins w:id="444" w:author="Edyta Boratyńska-Karpiej" w:date="2022-09-05T14:14:00Z">
                                <w:r>
                                  <w:t>ZMIANA</w:t>
                                </w:r>
                              </w:ins>
                            </w:p>
                          </w:txbxContent>
                        </v:textbox>
                      </v:shape>
                      <v:shape id="Flèche : droite 36" o:spid="_x0000_s1197" type="#_x0000_t13" style="position:absolute;left:75184;top:656;width:421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" fillcolor="black [3200]" strokecolor="#f2f2f2 [3041]" strokeweight="3pt">
                        <v:shadow on="t" color="#7f7f7f [1601]" opacity=".5" offset="1pt"/>
                      </v:shape>
                    </v:group>
                  </v:group>
                </w:pict>
              </mc:Fallback>
            </mc:AlternateContent>
          </w:r>
        </w:del>
      </w:ins>
      <w:del w:id="937" w:author="Jarema Piekutowski" w:date="2022-09-08T08:48:00Z">
        <w:r w:rsidR="001D0179" w:rsidDel="00AC4AE7">
          <w:rPr>
            <w:noProof/>
            <w:rPrChange w:id="938" w:author="Marta Brzozowska" w:date="2022-09-05T14:14:00Z">
              <w:rPr>
                <w:noProof/>
                <w:lang w:eastAsia="pl-PL"/>
              </w:rPr>
            </w:rPrChange>
          </w:rPr>
          <mc:AlternateContent>
            <mc:Choice Requires="wps">
              <w:drawing>
                <wp:anchor distT="0" distB="0" distL="114300" distR="114300" simplePos="0" relativeHeight="251720704" behindDoc="0" locked="0" layoutInCell="1" allowOverlap="1" wp14:anchorId="47FF3E59" wp14:editId="62708F56">
                  <wp:simplePos x="0" y="0"/>
                  <wp:positionH relativeFrom="column">
                    <wp:posOffset>820420</wp:posOffset>
                  </wp:positionH>
                  <wp:positionV relativeFrom="paragraph">
                    <wp:posOffset>-451485</wp:posOffset>
                  </wp:positionV>
                  <wp:extent cx="4908550" cy="414655"/>
                  <wp:effectExtent l="0" t="0" r="6350" b="4445"/>
                  <wp:wrapNone/>
                  <wp:docPr id="640800336" name="Zone de texte 640800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8550" cy="414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4A213" w14:textId="77777777" w:rsidR="00AC50F9" w:rsidRPr="00855EB5" w:rsidRDefault="00AC50F9" w:rsidP="00C904E6">
                              <w:pPr>
                                <w:pStyle w:val="Legenda"/>
                              </w:pPr>
                              <w:r w:rsidRPr="00855EB5">
                                <w:t>Rysunek 2. Model logiczny interwencji publicznej</w:t>
                              </w:r>
                            </w:p>
                            <w:p w14:paraId="5E0A968E" w14:textId="77777777" w:rsidR="00AC50F9" w:rsidRDefault="00AC50F9" w:rsidP="00B43A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3E59" id="Zone de texte 640800336" o:spid="_x0000_s1198" type="#_x0000_t202" style="position:absolute;margin-left:64.6pt;margin-top:-35.55pt;width:386.5pt;height:3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" fillcolor="white [3201]" stroked="f" strokeweight=".5pt">
                  <v:textbox>
                    <w:txbxContent>
                      <w:p w14:paraId="4244A213" w14:textId="77777777" w:rsidR="00AC50F9" w:rsidRPr="00855EB5" w:rsidRDefault="00AC50F9" w:rsidP="00C904E6">
                        <w:pPr>
                          <w:pStyle w:val="Legenda"/>
                        </w:pPr>
                        <w:r w:rsidRPr="00855EB5">
                          <w:t>Rysunek 2. Model logiczny interwencji publicznej</w:t>
                        </w:r>
                      </w:p>
                      <w:p w14:paraId="5E0A968E" w14:textId="77777777" w:rsidR="00AC50F9" w:rsidRDefault="00AC50F9" w:rsidP="00B43A29"/>
                    </w:txbxContent>
                  </v:textbox>
                </v:shape>
              </w:pict>
            </mc:Fallback>
          </mc:AlternateContent>
        </w:r>
      </w:del>
    </w:p>
    <w:p w14:paraId="35B7C4A5" w14:textId="63C9BD77" w:rsidR="001D0179" w:rsidRPr="000938DC" w:rsidDel="00AC4AE7" w:rsidRDefault="001D0179" w:rsidP="00AC4AE7">
      <w:pPr>
        <w:rPr>
          <w:del w:id="939" w:author="Jarema Piekutowski" w:date="2022-09-08T08:48:00Z"/>
          <w:rFonts w:cstheme="minorHAnsi"/>
        </w:rPr>
        <w:sectPr w:rsidR="001D0179" w:rsidRPr="000938DC" w:rsidDel="00AC4AE7" w:rsidSect="00AC50F9">
          <w:footerReference w:type="first" r:id="rId52"/>
          <w:pgSz w:w="16838" w:h="11906" w:orient="landscape"/>
          <w:pgMar w:top="1417" w:right="1417" w:bottom="1417" w:left="1417" w:header="708" w:footer="708" w:gutter="0"/>
          <w:cols w:space="708"/>
          <w:titlePg/>
          <w:docGrid w:linePitch="360"/>
        </w:sectPr>
        <w:pPrChange w:id="940" w:author="Jarema Piekutowski" w:date="2022-09-08T08:48:00Z">
          <w:pPr/>
        </w:pPrChange>
      </w:pPr>
      <w:del w:id="941" w:author="Jarema Piekutowski" w:date="2022-09-08T08:48:00Z">
        <w:r w:rsidRPr="00EB71D5" w:rsidDel="00AC4AE7">
          <w:rPr>
            <w:noProof/>
            <w:lang w:eastAsia="pl-PL"/>
          </w:rPr>
          <mc:AlternateContent>
            <mc:Choice Requires="wps">
              <w:drawing>
                <wp:anchor distT="0" distB="0" distL="114300" distR="114300" simplePos="0" relativeHeight="251684864" behindDoc="0" locked="0" layoutInCell="1" allowOverlap="1" wp14:anchorId="67635688" wp14:editId="1337C690">
                  <wp:simplePos x="0" y="0"/>
                  <wp:positionH relativeFrom="column">
                    <wp:posOffset>503555</wp:posOffset>
                  </wp:positionH>
                  <wp:positionV relativeFrom="paragraph">
                    <wp:posOffset>3017520</wp:posOffset>
                  </wp:positionV>
                  <wp:extent cx="466725" cy="398780"/>
                  <wp:effectExtent l="0" t="38100" r="47625" b="20320"/>
                  <wp:wrapNone/>
                  <wp:docPr id="60" name="Connecteur droit avec flèch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6725" cy="3987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9CE0284" id="Connecteur droit avec flèche 60" o:spid="_x0000_s1026" type="#_x0000_t32" style="position:absolute;margin-left:39.65pt;margin-top:237.6pt;width:36.75pt;height:31.4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">
                  <v:stroke endarrow="block"/>
                </v:shape>
              </w:pict>
            </mc:Fallback>
          </mc:AlternateContent>
        </w:r>
        <w:r w:rsidRPr="00EB71D5" w:rsidDel="00AC4AE7">
          <w:rPr>
            <w:noProof/>
            <w:lang w:eastAsia="pl-PL"/>
          </w:rPr>
          <mc:AlternateContent>
            <mc:Choice Requires="wps">
              <w:drawing>
                <wp:anchor distT="0" distB="0" distL="114300" distR="114300" simplePos="0" relativeHeight="251685888" behindDoc="0" locked="0" layoutInCell="1" allowOverlap="1" wp14:anchorId="68FB93B1" wp14:editId="5DC94080">
                  <wp:simplePos x="0" y="0"/>
                  <wp:positionH relativeFrom="column">
                    <wp:posOffset>493395</wp:posOffset>
                  </wp:positionH>
                  <wp:positionV relativeFrom="paragraph">
                    <wp:posOffset>1715135</wp:posOffset>
                  </wp:positionV>
                  <wp:extent cx="596900" cy="920750"/>
                  <wp:effectExtent l="0" t="0" r="69850" b="50800"/>
                  <wp:wrapNone/>
                  <wp:docPr id="59" name="Connecteur droit avec flèch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900" cy="9207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FB9D2EF" id="Connecteur droit avec flèche 59" o:spid="_x0000_s1026" type="#_x0000_t32" style="position:absolute;margin-left:38.85pt;margin-top:135.05pt;width:47pt;height: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">
                  <v:stroke endarrow="block"/>
                </v:shape>
              </w:pict>
            </mc:Fallback>
          </mc:AlternateContent>
        </w:r>
        <w:r w:rsidRPr="00EB71D5" w:rsidDel="00AC4AE7">
          <w:rPr>
            <w:noProof/>
            <w:lang w:eastAsia="pl-PL"/>
          </w:rPr>
          <mc:AlternateContent>
            <mc:Choice Requires="wps">
              <w:drawing>
                <wp:anchor distT="0" distB="0" distL="114300" distR="114300" simplePos="0" relativeHeight="251686912" behindDoc="0" locked="0" layoutInCell="1" allowOverlap="1" wp14:anchorId="165DE9E9" wp14:editId="0CBC6591">
                  <wp:simplePos x="0" y="0"/>
                  <wp:positionH relativeFrom="column">
                    <wp:posOffset>4939665</wp:posOffset>
                  </wp:positionH>
                  <wp:positionV relativeFrom="paragraph">
                    <wp:posOffset>3136900</wp:posOffset>
                  </wp:positionV>
                  <wp:extent cx="1837690" cy="1986280"/>
                  <wp:effectExtent l="0" t="38100" r="86360" b="33020"/>
                  <wp:wrapNone/>
                  <wp:docPr id="58" name="Connecteur : en arc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37690" cy="1986280"/>
                          </a:xfrm>
                          <a:prstGeom prst="curvedConnector3">
                            <a:avLst>
                              <a:gd name="adj1" fmla="val 10149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A63E6" id="Connecteur : en arc 58" o:spid="_x0000_s1026" type="#_x0000_t38" style="position:absolute;margin-left:388.95pt;margin-top:247pt;width:144.7pt;height:156.4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" adj="21922" strokecolor="#70ad47 [3209]" strokeweight=".5pt">
                  <v:stroke endarrow="block" joinstyle="miter"/>
                  <o:lock v:ext="edit" shapetype="f"/>
                </v:shape>
              </w:pict>
            </mc:Fallback>
          </mc:AlternateContent>
        </w:r>
        <w:r w:rsidRPr="00EB71D5" w:rsidDel="00AC4AE7">
          <w:rPr>
            <w:noProof/>
            <w:lang w:eastAsia="pl-PL"/>
          </w:rPr>
          <mc:AlternateContent>
            <mc:Choice Requires="wps">
              <w:drawing>
                <wp:anchor distT="0" distB="0" distL="114300" distR="114300" simplePos="0" relativeHeight="251687936" behindDoc="0" locked="0" layoutInCell="1" allowOverlap="1" wp14:anchorId="2BE345BF" wp14:editId="329110D7">
                  <wp:simplePos x="0" y="0"/>
                  <wp:positionH relativeFrom="column">
                    <wp:posOffset>501015</wp:posOffset>
                  </wp:positionH>
                  <wp:positionV relativeFrom="paragraph">
                    <wp:posOffset>2531745</wp:posOffset>
                  </wp:positionV>
                  <wp:extent cx="374015" cy="83185"/>
                  <wp:effectExtent l="0" t="0" r="83185" b="69215"/>
                  <wp:wrapNone/>
                  <wp:docPr id="57" name="Connecteur droit avec flèch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015" cy="831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BDE9D00" id="Connecteur droit avec flèche 57" o:spid="_x0000_s1026" type="#_x0000_t32" style="position:absolute;margin-left:39.45pt;margin-top:199.35pt;width:29.45pt;height: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">
                  <v:stroke endarrow="block"/>
                </v:shape>
              </w:pict>
            </mc:Fallback>
          </mc:AlternateContent>
        </w:r>
        <w:r w:rsidRPr="00EB71D5" w:rsidDel="00AC4AE7">
          <w:rPr>
            <w:noProof/>
            <w:lang w:eastAsia="pl-PL"/>
          </w:rPr>
          <mc:AlternateContent>
            <mc:Choice Requires="wps">
              <w:drawing>
                <wp:anchor distT="0" distB="0" distL="114300" distR="114300" simplePos="0" relativeHeight="251688960" behindDoc="0" locked="0" layoutInCell="1" allowOverlap="1" wp14:anchorId="48F76968" wp14:editId="023FE58C">
                  <wp:simplePos x="0" y="0"/>
                  <wp:positionH relativeFrom="column">
                    <wp:posOffset>509905</wp:posOffset>
                  </wp:positionH>
                  <wp:positionV relativeFrom="paragraph">
                    <wp:posOffset>2992120</wp:posOffset>
                  </wp:positionV>
                  <wp:extent cx="685165" cy="1291590"/>
                  <wp:effectExtent l="0" t="38100" r="57785" b="22860"/>
                  <wp:wrapNone/>
                  <wp:docPr id="56" name="Connecteur droit avec flèch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165" cy="12915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A1FC549" id="Connecteur droit avec flèche 56" o:spid="_x0000_s1026" type="#_x0000_t32" style="position:absolute;margin-left:40.15pt;margin-top:235.6pt;width:53.95pt;height:101.7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">
                  <v:stroke endarrow="block"/>
                </v:shape>
              </w:pict>
            </mc:Fallback>
          </mc:AlternateContent>
        </w:r>
        <w:r w:rsidRPr="00EB71D5" w:rsidDel="00AC4AE7">
          <w:rPr>
            <w:noProof/>
            <w:lang w:eastAsia="pl-PL"/>
          </w:rPr>
          <mc:AlternateContent>
            <mc:Choice Requires="wps">
              <w:drawing>
                <wp:anchor distT="0" distB="0" distL="114300" distR="114300" simplePos="0" relativeHeight="251703296" behindDoc="0" locked="0" layoutInCell="1" allowOverlap="1" wp14:anchorId="51C162DD" wp14:editId="6855CC60">
                  <wp:simplePos x="0" y="0"/>
                  <wp:positionH relativeFrom="column">
                    <wp:posOffset>4224020</wp:posOffset>
                  </wp:positionH>
                  <wp:positionV relativeFrom="paragraph">
                    <wp:posOffset>3081020</wp:posOffset>
                  </wp:positionV>
                  <wp:extent cx="1504950" cy="1528445"/>
                  <wp:effectExtent l="0" t="38100" r="95250" b="33655"/>
                  <wp:wrapNone/>
                  <wp:docPr id="45" name="Connecteur : en arc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04950" cy="1528445"/>
                          </a:xfrm>
                          <a:prstGeom prst="curvedConnector3">
                            <a:avLst>
                              <a:gd name="adj1" fmla="val 10169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56BB0" id="Connecteur : en arc 45" o:spid="_x0000_s1026" type="#_x0000_t38" style="position:absolute;margin-left:332.6pt;margin-top:242.6pt;width:118.5pt;height:120.3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" adj="21966" strokecolor="#70ad47 [3209]" strokeweight=".5pt">
                  <v:stroke endarrow="block" joinstyle="miter"/>
                  <o:lock v:ext="edit" shapetype="f"/>
                </v:shape>
              </w:pict>
            </mc:Fallback>
          </mc:AlternateContent>
        </w:r>
      </w:del>
    </w:p>
    <w:p w14:paraId="65FFB39F" w14:textId="2A22C4D7" w:rsidR="001D0179" w:rsidRPr="000938DC" w:rsidDel="00AC4AE7" w:rsidRDefault="001D0179" w:rsidP="00AC4AE7">
      <w:pPr>
        <w:rPr>
          <w:del w:id="942" w:author="Jarema Piekutowski" w:date="2022-09-08T08:48:00Z"/>
          <w:rFonts w:cstheme="minorHAnsi"/>
        </w:rPr>
        <w:sectPr w:rsidR="001D0179" w:rsidRPr="000938DC" w:rsidDel="00AC4AE7" w:rsidSect="00AC50F9">
          <w:type w:val="continuous"/>
          <w:pgSz w:w="16838" w:h="11906" w:orient="landscape"/>
          <w:pgMar w:top="1417" w:right="1417" w:bottom="1417" w:left="1417" w:header="708" w:footer="708" w:gutter="0"/>
          <w:cols w:space="708"/>
          <w:titlePg/>
          <w:docGrid w:linePitch="360"/>
        </w:sectPr>
        <w:pPrChange w:id="943" w:author="Jarema Piekutowski" w:date="2022-09-08T08:48:00Z">
          <w:pPr/>
        </w:pPrChange>
      </w:pPr>
      <w:del w:id="944" w:author="Jarema Piekutowski" w:date="2022-09-08T08:48:00Z">
        <w:r w:rsidRPr="00EB71D5" w:rsidDel="00AC4AE7">
          <w:rPr>
            <w:noProof/>
            <w:lang w:eastAsia="pl-PL"/>
          </w:rPr>
          <mc:AlternateContent>
            <mc:Choice Requires="wps">
              <w:drawing>
                <wp:anchor distT="0" distB="0" distL="114300" distR="114300" simplePos="0" relativeHeight="251657216" behindDoc="0" locked="0" layoutInCell="1" allowOverlap="1" wp14:anchorId="65A5AD02" wp14:editId="3E8E78A3">
                  <wp:simplePos x="0" y="0"/>
                  <wp:positionH relativeFrom="column">
                    <wp:posOffset>3711575</wp:posOffset>
                  </wp:positionH>
                  <wp:positionV relativeFrom="paragraph">
                    <wp:posOffset>5884545</wp:posOffset>
                  </wp:positionV>
                  <wp:extent cx="1720850" cy="255270"/>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255270"/>
                          </a:xfrm>
                          <a:prstGeom prst="rect">
                            <a:avLst/>
                          </a:prstGeom>
                          <a:solidFill>
                            <a:srgbClr val="FFFFFF"/>
                          </a:solidFill>
                          <a:ln w="9525">
                            <a:noFill/>
                            <a:miter lim="800000"/>
                            <a:headEnd/>
                            <a:tailEnd/>
                          </a:ln>
                        </wps:spPr>
                        <wps:txbx>
                          <w:txbxContent>
                            <w:p w14:paraId="6AF1F88B" w14:textId="77777777" w:rsidR="00AC50F9" w:rsidRPr="00CE7ADC" w:rsidRDefault="00AC50F9" w:rsidP="00B43A29">
                              <w:r w:rsidRPr="00CE7ADC">
                                <w:t>Źródło: opracowanie własne.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AD02" id="Zone de texte 2" o:spid="_x0000_s1199" type="#_x0000_t202" style="position:absolute;margin-left:292.25pt;margin-top:463.35pt;width:135.5pt;height:2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" stroked="f">
                  <v:textbox>
                    <w:txbxContent>
                      <w:p w14:paraId="6AF1F88B" w14:textId="77777777" w:rsidR="00AC50F9" w:rsidRPr="00CE7ADC" w:rsidRDefault="00AC50F9" w:rsidP="00B43A29">
                        <w:r w:rsidRPr="00CE7ADC">
                          <w:t>Źródło: opracowanie własne.</w:t>
                        </w:r>
                      </w:p>
                    </w:txbxContent>
                  </v:textbox>
                </v:shape>
              </w:pict>
            </mc:Fallback>
          </mc:AlternateContent>
        </w:r>
      </w:del>
    </w:p>
    <w:p w14:paraId="26D31997" w14:textId="0E75CABB" w:rsidR="00AE7BCF" w:rsidDel="00AC4AE7" w:rsidRDefault="00AE7BCF" w:rsidP="00AC4AE7">
      <w:pPr>
        <w:rPr>
          <w:del w:id="945" w:author="Jarema Piekutowski" w:date="2022-09-08T08:48:00Z"/>
        </w:rPr>
        <w:pPrChange w:id="946" w:author="Jarema Piekutowski" w:date="2022-09-08T08:48:00Z">
          <w:pPr>
            <w:pStyle w:val="Nagwek2"/>
          </w:pPr>
        </w:pPrChange>
      </w:pPr>
      <w:bookmarkStart w:id="947" w:name="_Toc112688972"/>
      <w:del w:id="948" w:author="Jarema Piekutowski" w:date="2022-09-08T08:48:00Z">
        <w:r w:rsidDel="00AC4AE7">
          <w:delText>Analiza danych zastanych</w:delText>
        </w:r>
        <w:bookmarkEnd w:id="947"/>
      </w:del>
    </w:p>
    <w:p w14:paraId="12848B65" w14:textId="096EAEAB" w:rsidR="0022680B" w:rsidRPr="00752D76" w:rsidDel="00AC4AE7" w:rsidRDefault="0022680B" w:rsidP="00AC4AE7">
      <w:pPr>
        <w:rPr>
          <w:del w:id="949" w:author="Jarema Piekutowski" w:date="2022-09-08T08:48:00Z"/>
          <w:rStyle w:val="Wyrnienieintensywne"/>
          <w:i w:val="0"/>
          <w:iCs w:val="0"/>
        </w:rPr>
        <w:pPrChange w:id="950" w:author="Jarema Piekutowski" w:date="2022-09-08T08:48:00Z">
          <w:pPr/>
        </w:pPrChange>
      </w:pPr>
      <w:del w:id="951" w:author="Jarema Piekutowski" w:date="2022-09-08T08:48:00Z">
        <w:r w:rsidRPr="00752D76" w:rsidDel="00AC4AE7">
          <w:rPr>
            <w:rStyle w:val="Wyrnienieintensywne"/>
            <w:i w:val="0"/>
            <w:iCs w:val="0"/>
          </w:rPr>
          <w:delText>Opis metody</w:delText>
        </w:r>
      </w:del>
    </w:p>
    <w:p w14:paraId="01E44CB4" w14:textId="755C43F6" w:rsidR="0022680B" w:rsidRPr="00752D76" w:rsidDel="00AC4AE7" w:rsidRDefault="0022680B" w:rsidP="00AC4AE7">
      <w:pPr>
        <w:rPr>
          <w:del w:id="952" w:author="Jarema Piekutowski" w:date="2022-09-08T08:48:00Z"/>
          <w:rStyle w:val="Wyrnienieintensywne"/>
          <w:i w:val="0"/>
          <w:iCs w:val="0"/>
          <w:color w:val="auto"/>
        </w:rPr>
        <w:pPrChange w:id="953" w:author="Jarema Piekutowski" w:date="2022-09-08T08:48:00Z">
          <w:pPr/>
        </w:pPrChange>
      </w:pPr>
      <w:del w:id="954" w:author="Jarema Piekutowski" w:date="2022-09-08T08:48:00Z">
        <w:r w:rsidRPr="00752D76" w:rsidDel="00AC4AE7">
          <w:rPr>
            <w:rStyle w:val="Wyrnienieintensywne"/>
            <w:i w:val="0"/>
            <w:iCs w:val="0"/>
            <w:color w:val="auto"/>
          </w:rPr>
          <w:delText xml:space="preserve">Analiza danych zastanych polega na identyfikacji i systematyzacji kwerendy dostępnych dokumentów, publikacji naukowych, analiz, ekspertyz (obejmujących zarówno informacje jakościowe, jak i ilościowe dane statystyczne) oraz innych rzetelnych źródeł informacji w celu analizy ich zawartości i zastosowania wyszukanej wiedzy do celów niniejszego badania. Wykorzystanie w badaniu analizy danych zastanych jest pochodną metodologicznego postulatu stosowania w badaniach społeczno-ekonomicznych zasady triangulacji, jak również wprost odpowiada na postawione przed Wykonawcą cele badawcze. Przede wszystkim analiza danych zastanych rozszerza perspektywę poznawczą zespołu realizującego konkretny projekt, co ma kluczowe znaczenie już na etapie planowania badania (obejmującym m.in. definiowanie grup docelowych czy wskazywanie kwestii wymagających pogłębienia w ramach dodatkowych celów badawczych). </w:delText>
        </w:r>
      </w:del>
    </w:p>
    <w:p w14:paraId="2E5F52E8" w14:textId="0861708B" w:rsidR="0022680B" w:rsidRPr="00752D76" w:rsidDel="00AC4AE7" w:rsidRDefault="0022680B" w:rsidP="00AC4AE7">
      <w:pPr>
        <w:rPr>
          <w:del w:id="955" w:author="Jarema Piekutowski" w:date="2022-09-08T08:48:00Z"/>
          <w:rStyle w:val="Wyrnienieintensywne"/>
          <w:i w:val="0"/>
          <w:iCs w:val="0"/>
          <w:color w:val="auto"/>
        </w:rPr>
        <w:pPrChange w:id="956" w:author="Jarema Piekutowski" w:date="2022-09-08T08:48:00Z">
          <w:pPr/>
        </w:pPrChange>
      </w:pPr>
      <w:del w:id="957" w:author="Jarema Piekutowski" w:date="2022-09-08T08:48:00Z">
        <w:r w:rsidRPr="00752D76" w:rsidDel="00AC4AE7">
          <w:rPr>
            <w:rStyle w:val="Wyrnienieintensywne"/>
            <w:i w:val="0"/>
            <w:iCs w:val="0"/>
            <w:color w:val="auto"/>
          </w:rPr>
          <w:delText>Zapoznanie się z dostępnymi danymi pozwala z jednej strony zidentyfikować kwestie warte pogłębienia w badaniu własnym, a z drugiej – uniknąć nieuzasadnionego duplikowania badań, generującego koszty ekonomiczne niewspółmierne do osiąganego przyrostu wiedzy, a także niepotrzebnego angażowania respondentów w omawianie kwestii, które są dostępne w danych zastanych. Ponadto desk research pozwoli na przygotowanie wysokiej jakości narzędzi badawczych, w szczególności scenariuszy wywiadów (IDI, panelu ekspertów) oraz kwestionariuszy badań ilościowych (CAWI/CATI z beneficjentami), a także na odtworzenie logiki interwencji POPW 2014-2020. Dzięki desk research ewaluatorzy prowadząc wywiady pogłębione z IZ/IP nie będą prosić rozmówców o odtworzenie logiki interwencji, założeń Programu lub o przedstawienie wartości wskaźników, lecz będą już te informacje posiadać. W związku z tym w trakcie wywiadów będzie można skupić się na skomentowaniu wniosków z analizy, przedstawieniu stanowiska danej instytucji, podsumowaniu lub rozważeniu rekomendacji. Wobec tego czas poświęcony przez rozmówców zostanie wykorzystany zdecydowanie bardziej efektywnie.</w:delText>
        </w:r>
      </w:del>
    </w:p>
    <w:p w14:paraId="19FC6CFF" w14:textId="5148E24A" w:rsidR="0022680B" w:rsidRPr="00752D76" w:rsidDel="00AC4AE7" w:rsidRDefault="0022680B" w:rsidP="00AC4AE7">
      <w:pPr>
        <w:rPr>
          <w:del w:id="958" w:author="Jarema Piekutowski" w:date="2022-09-08T08:48:00Z"/>
          <w:rStyle w:val="Wyrnienieintensywne"/>
          <w:i w:val="0"/>
          <w:iCs w:val="0"/>
          <w:color w:val="auto"/>
        </w:rPr>
        <w:pPrChange w:id="959" w:author="Jarema Piekutowski" w:date="2022-09-08T08:48:00Z">
          <w:pPr/>
        </w:pPrChange>
      </w:pPr>
      <w:del w:id="960" w:author="Jarema Piekutowski" w:date="2022-09-08T08:48:00Z">
        <w:r w:rsidRPr="00752D76" w:rsidDel="00AC4AE7">
          <w:rPr>
            <w:rStyle w:val="Wyrnienieintensywne"/>
            <w:i w:val="0"/>
            <w:iCs w:val="0"/>
            <w:color w:val="auto"/>
          </w:rPr>
          <w:delText>Analiza danych zastanych jest podstawową techniką gromadzenia i analizy materiału wykorzystaną w niniejszej ewaluacji i tym samym będzie podstawą do zrealizowania wszystkich zadań badawczych.</w:delText>
        </w:r>
      </w:del>
    </w:p>
    <w:p w14:paraId="03EE2D89" w14:textId="43682085" w:rsidR="0022680B" w:rsidRPr="00377D26" w:rsidDel="00AC4AE7" w:rsidRDefault="0022680B" w:rsidP="00AC4AE7">
      <w:pPr>
        <w:rPr>
          <w:del w:id="961" w:author="Jarema Piekutowski" w:date="2022-09-08T08:48:00Z"/>
          <w:rFonts w:eastAsia="Times New Roman" w:cstheme="minorHAnsi"/>
          <w:lang w:eastAsia="pl-PL"/>
        </w:rPr>
        <w:pPrChange w:id="962" w:author="Jarema Piekutowski" w:date="2022-09-08T08:48:00Z">
          <w:pPr/>
        </w:pPrChange>
      </w:pPr>
      <w:del w:id="963" w:author="Jarema Piekutowski" w:date="2022-09-08T08:48:00Z">
        <w:r w:rsidRPr="00377D26" w:rsidDel="00AC4AE7">
          <w:rPr>
            <w:rFonts w:eastAsia="Times New Roman" w:cstheme="minorHAnsi"/>
            <w:color w:val="4472C4" w:themeColor="accent1"/>
            <w:lang w:eastAsia="pl-PL"/>
          </w:rPr>
          <w:delText>Dobór próby (lista źródeł)</w:delText>
        </w:r>
      </w:del>
    </w:p>
    <w:p w14:paraId="63558B67" w14:textId="00E14EA3" w:rsidR="0022680B" w:rsidRPr="0045042C" w:rsidDel="00AC4AE7" w:rsidRDefault="0022680B" w:rsidP="00AC4AE7">
      <w:pPr>
        <w:rPr>
          <w:del w:id="964" w:author="Jarema Piekutowski" w:date="2022-09-08T08:48:00Z"/>
        </w:rPr>
        <w:pPrChange w:id="965" w:author="Jarema Piekutowski" w:date="2022-09-08T08:48:00Z">
          <w:pPr/>
        </w:pPrChange>
      </w:pPr>
      <w:del w:id="966" w:author="Jarema Piekutowski" w:date="2022-09-08T08:48:00Z">
        <w:r w:rsidRPr="0045042C" w:rsidDel="00AC4AE7">
          <w:delText>Zakładamy, że desk research obejmować będzie 5 głównych źródeł danych kluczowych na etapie oceny końcowej:</w:delText>
        </w:r>
      </w:del>
    </w:p>
    <w:p w14:paraId="63D1D5D1" w14:textId="3419B363" w:rsidR="0022680B" w:rsidRPr="0045042C" w:rsidDel="00AC4AE7" w:rsidRDefault="0022680B" w:rsidP="00AC4AE7">
      <w:pPr>
        <w:rPr>
          <w:del w:id="967" w:author="Jarema Piekutowski" w:date="2022-09-08T08:48:00Z"/>
          <w:b/>
          <w:bCs/>
        </w:rPr>
        <w:pPrChange w:id="968" w:author="Jarema Piekutowski" w:date="2022-09-08T08:48:00Z">
          <w:pPr>
            <w:pStyle w:val="Akapitzlist"/>
            <w:numPr>
              <w:numId w:val="66"/>
            </w:numPr>
            <w:ind w:hanging="360"/>
          </w:pPr>
        </w:pPrChange>
      </w:pPr>
      <w:del w:id="969" w:author="Jarema Piekutowski" w:date="2022-09-08T08:48:00Z">
        <w:r w:rsidRPr="0045042C" w:rsidDel="00AC4AE7">
          <w:rPr>
            <w:b/>
            <w:bCs/>
          </w:rPr>
          <w:delText>Akty prawne – rozporządzania, ustawy, wytyczne:</w:delText>
        </w:r>
      </w:del>
    </w:p>
    <w:p w14:paraId="0404A63F" w14:textId="32452A27" w:rsidR="0022680B" w:rsidRPr="0045042C" w:rsidDel="00AC4AE7" w:rsidRDefault="0022680B" w:rsidP="00AC4AE7">
      <w:pPr>
        <w:rPr>
          <w:del w:id="970" w:author="Jarema Piekutowski" w:date="2022-09-08T08:48:00Z"/>
        </w:rPr>
        <w:pPrChange w:id="971" w:author="Jarema Piekutowski" w:date="2022-09-08T08:48:00Z">
          <w:pPr>
            <w:numPr>
              <w:ilvl w:val="1"/>
              <w:numId w:val="66"/>
            </w:numPr>
            <w:ind w:left="1440" w:hanging="360"/>
          </w:pPr>
        </w:pPrChange>
      </w:pPr>
      <w:del w:id="972" w:author="Jarema Piekutowski" w:date="2022-09-08T08:48:00Z">
        <w:r w:rsidRPr="0045042C" w:rsidDel="00AC4AE7">
          <w:delText>Rozporządzenie Parlamentu Europejskiego i Rady (UE) NR 1303/2013 z dnia 17 grudnia 2013 r. ustanawiające wspólne przepisy dotyczące Europejskiego Funduszu Rozwoju Regionalnego, Europejskiego Funduszu Społecznego, Funduszu Spójności, Europejskiego Funduszu Rolnego na rzecz Rozwoju Obszarów Wiejskich oraz Europejskiego Funduszu Morskiego i Rybackiego oraz ustanawiające przepisy ogólne dotyczące Europejskiego Funduszu Rozwoju Regionalnego, Europejskiego Funduszu Społecznego, Funduszu Spójności i Europejskiego Funduszu Morskiego i Rybackiego oraz uchylające rozporządzenie Rady (WE) nr 1083/2006;</w:delText>
        </w:r>
      </w:del>
    </w:p>
    <w:p w14:paraId="416A60E8" w14:textId="672EDFEC" w:rsidR="0022680B" w:rsidRPr="0045042C" w:rsidDel="00AC4AE7" w:rsidRDefault="0022680B" w:rsidP="00AC4AE7">
      <w:pPr>
        <w:rPr>
          <w:del w:id="973" w:author="Jarema Piekutowski" w:date="2022-09-08T08:48:00Z"/>
        </w:rPr>
        <w:pPrChange w:id="974" w:author="Jarema Piekutowski" w:date="2022-09-08T08:48:00Z">
          <w:pPr>
            <w:numPr>
              <w:ilvl w:val="1"/>
              <w:numId w:val="66"/>
            </w:numPr>
            <w:ind w:left="1440" w:hanging="360"/>
          </w:pPr>
        </w:pPrChange>
      </w:pPr>
      <w:del w:id="975" w:author="Jarema Piekutowski" w:date="2022-09-08T08:48:00Z">
        <w:r w:rsidRPr="0045042C" w:rsidDel="00AC4AE7">
          <w:delText>Rozporządzenie wykonawcze Komisji (UE) NR 215/2014 z dnia 7 marca 2014 r. ustanawiające zasady wykonania rozporządzenia Parlamentu Europejskiego i Rady (UE) nr 1303/2013 ustanawiającego wspólne przepisy dotyczące Europejskiego Funduszu Rozwoju Regionalnego, Europejskiego Funduszu Społecznego, Funduszu Spójności, Europejskiego Funduszu Rolnego na rzecz Rozwoju Obszarów Wiejskich oraz Europejskiego Funduszu Morskiego i Rybackiego oraz ustanawiającego przepisy ogólne dotyczące Europejskiego Funduszu Rozwoju Regionalnego, Europejskiego Funduszu Społecznego, Funduszu Spójności i Europejskiego Funduszu Morskiego i Rybackiego w zakresie metod wsparcia w odniesieniu do zmian klimatu, określania celów pośrednich i końcowych na potrzeby ram wykonania oraz klasyfikacji kategorii interwencji w odniesieniu do europejskich funduszy strukturalnych i inwestycyjnych;</w:delText>
        </w:r>
      </w:del>
    </w:p>
    <w:p w14:paraId="29146997" w14:textId="087B0EF4" w:rsidR="0022680B" w:rsidRPr="0045042C" w:rsidDel="00AC4AE7" w:rsidRDefault="0022680B" w:rsidP="00AC4AE7">
      <w:pPr>
        <w:rPr>
          <w:del w:id="976" w:author="Jarema Piekutowski" w:date="2022-09-08T08:48:00Z"/>
        </w:rPr>
        <w:pPrChange w:id="977" w:author="Jarema Piekutowski" w:date="2022-09-08T08:48:00Z">
          <w:pPr>
            <w:numPr>
              <w:ilvl w:val="1"/>
              <w:numId w:val="66"/>
            </w:numPr>
            <w:ind w:left="1440" w:hanging="360"/>
            <w:jc w:val="both"/>
          </w:pPr>
        </w:pPrChange>
      </w:pPr>
      <w:del w:id="978" w:author="Jarema Piekutowski" w:date="2022-09-08T08:48:00Z">
        <w:r w:rsidRPr="0045042C" w:rsidDel="00AC4AE7">
          <w:delText>Ustawa z dnia 11 lipca 2014 r. o zasadach realizacji programów w zakresie polityki spójności finansowanych w perspektywie finansowej 2014-2020 (tj. Dz. U. z 2016 r.. poz. 217);</w:delText>
        </w:r>
      </w:del>
    </w:p>
    <w:p w14:paraId="0F23A05F" w14:textId="4187111D" w:rsidR="0022680B" w:rsidRPr="0045042C" w:rsidDel="00AC4AE7" w:rsidRDefault="0022680B" w:rsidP="00AC4AE7">
      <w:pPr>
        <w:rPr>
          <w:del w:id="979" w:author="Jarema Piekutowski" w:date="2022-09-08T08:48:00Z"/>
        </w:rPr>
        <w:pPrChange w:id="980" w:author="Jarema Piekutowski" w:date="2022-09-08T08:48:00Z">
          <w:pPr>
            <w:numPr>
              <w:ilvl w:val="1"/>
              <w:numId w:val="66"/>
            </w:numPr>
            <w:ind w:left="1440" w:hanging="360"/>
            <w:jc w:val="both"/>
          </w:pPr>
        </w:pPrChange>
      </w:pPr>
      <w:del w:id="981" w:author="Jarema Piekutowski" w:date="2022-09-08T08:48:00Z">
        <w:r w:rsidRPr="0045042C" w:rsidDel="00AC4AE7">
          <w:delText xml:space="preserve">Wytyczne oraz rozporządzenia Ministra właściwego ds. rozwoju i finansów regulujące kwestie objęte przedmiotem badania w tym: </w:delText>
        </w:r>
      </w:del>
    </w:p>
    <w:p w14:paraId="64CC202C" w14:textId="3200EFE5" w:rsidR="0022680B" w:rsidRPr="0045042C" w:rsidDel="00AC4AE7" w:rsidRDefault="0022680B" w:rsidP="00AC4AE7">
      <w:pPr>
        <w:rPr>
          <w:del w:id="982" w:author="Jarema Piekutowski" w:date="2022-09-08T08:48:00Z"/>
        </w:rPr>
        <w:pPrChange w:id="983" w:author="Jarema Piekutowski" w:date="2022-09-08T08:48:00Z">
          <w:pPr>
            <w:pStyle w:val="Akapitzlist"/>
            <w:numPr>
              <w:ilvl w:val="2"/>
              <w:numId w:val="66"/>
            </w:numPr>
            <w:ind w:left="2160" w:hanging="180"/>
          </w:pPr>
        </w:pPrChange>
      </w:pPr>
      <w:del w:id="984" w:author="Jarema Piekutowski" w:date="2022-09-08T08:48:00Z">
        <w:r w:rsidRPr="0045042C" w:rsidDel="00AC4AE7">
          <w:delText>Wytyczne w zakresie ewaluacji polityki spójności na lata 2014-2020,</w:delText>
        </w:r>
      </w:del>
    </w:p>
    <w:p w14:paraId="05FB12A7" w14:textId="408D6165" w:rsidR="0022680B" w:rsidRPr="0045042C" w:rsidDel="00AC4AE7" w:rsidRDefault="0022680B" w:rsidP="00AC4AE7">
      <w:pPr>
        <w:rPr>
          <w:del w:id="985" w:author="Jarema Piekutowski" w:date="2022-09-08T08:48:00Z"/>
        </w:rPr>
        <w:pPrChange w:id="986" w:author="Jarema Piekutowski" w:date="2022-09-08T08:48:00Z">
          <w:pPr>
            <w:pStyle w:val="Akapitzlist"/>
            <w:numPr>
              <w:ilvl w:val="2"/>
              <w:numId w:val="66"/>
            </w:numPr>
            <w:ind w:left="2160" w:hanging="180"/>
          </w:pPr>
        </w:pPrChange>
      </w:pPr>
      <w:del w:id="987" w:author="Jarema Piekutowski" w:date="2022-09-08T08:48:00Z">
        <w:r w:rsidRPr="0045042C" w:rsidDel="00AC4AE7">
          <w:delText>Wytyczne w zakresie trybów wyboru projektów na lata 2014–2020,</w:delText>
        </w:r>
      </w:del>
    </w:p>
    <w:p w14:paraId="0C073BE8" w14:textId="0C65B028" w:rsidR="0022680B" w:rsidRPr="0045042C" w:rsidDel="00AC4AE7" w:rsidRDefault="0022680B" w:rsidP="00AC4AE7">
      <w:pPr>
        <w:rPr>
          <w:del w:id="988" w:author="Jarema Piekutowski" w:date="2022-09-08T08:48:00Z"/>
        </w:rPr>
        <w:pPrChange w:id="989" w:author="Jarema Piekutowski" w:date="2022-09-08T08:48:00Z">
          <w:pPr>
            <w:numPr>
              <w:ilvl w:val="2"/>
              <w:numId w:val="66"/>
            </w:numPr>
            <w:ind w:left="2160" w:hanging="180"/>
            <w:jc w:val="both"/>
          </w:pPr>
        </w:pPrChange>
      </w:pPr>
      <w:del w:id="990" w:author="Jarema Piekutowski" w:date="2022-09-08T08:48:00Z">
        <w:r w:rsidRPr="0045042C" w:rsidDel="00AC4AE7">
          <w:delText>Wytyczne w zakresie sprawozdawczości na lata 2014-2020, Warszawa luty 2017,</w:delText>
        </w:r>
      </w:del>
    </w:p>
    <w:p w14:paraId="0C91DF58" w14:textId="6822A1FE" w:rsidR="0022680B" w:rsidRPr="0045042C" w:rsidDel="00AC4AE7" w:rsidRDefault="0022680B" w:rsidP="00AC4AE7">
      <w:pPr>
        <w:rPr>
          <w:del w:id="991" w:author="Jarema Piekutowski" w:date="2022-09-08T08:48:00Z"/>
        </w:rPr>
        <w:pPrChange w:id="992" w:author="Jarema Piekutowski" w:date="2022-09-08T08:48:00Z">
          <w:pPr>
            <w:numPr>
              <w:ilvl w:val="2"/>
              <w:numId w:val="66"/>
            </w:numPr>
            <w:ind w:left="2160" w:hanging="180"/>
            <w:jc w:val="both"/>
          </w:pPr>
        </w:pPrChange>
      </w:pPr>
      <w:del w:id="993" w:author="Jarema Piekutowski" w:date="2022-09-08T08:48:00Z">
        <w:r w:rsidRPr="0045042C" w:rsidDel="00AC4AE7">
          <w:delText>Wytyczne w zakresie realizacji zasady równości szans i niedyskryminacji, Warszawa, 8 maja 2015,</w:delText>
        </w:r>
      </w:del>
    </w:p>
    <w:p w14:paraId="5331DEF3" w14:textId="7FEC0319" w:rsidR="0022680B" w:rsidRPr="0045042C" w:rsidDel="00AC4AE7" w:rsidRDefault="0022680B" w:rsidP="00AC4AE7">
      <w:pPr>
        <w:rPr>
          <w:del w:id="994" w:author="Jarema Piekutowski" w:date="2022-09-08T08:48:00Z"/>
        </w:rPr>
        <w:pPrChange w:id="995" w:author="Jarema Piekutowski" w:date="2022-09-08T08:48:00Z">
          <w:pPr>
            <w:numPr>
              <w:ilvl w:val="2"/>
              <w:numId w:val="66"/>
            </w:numPr>
            <w:ind w:left="2160" w:hanging="180"/>
            <w:jc w:val="both"/>
          </w:pPr>
        </w:pPrChange>
      </w:pPr>
      <w:del w:id="996" w:author="Jarema Piekutowski" w:date="2022-09-08T08:48:00Z">
        <w:r w:rsidRPr="0045042C" w:rsidDel="00AC4AE7">
          <w:delText>Wytyczne w zakresie monitorowania postępu rzeczowego realizacji programów operacyjnych na lata 2014-2020, Warszawa 18 maja 2017;</w:delText>
        </w:r>
      </w:del>
    </w:p>
    <w:p w14:paraId="3B430205" w14:textId="3F7ACFE7" w:rsidR="0022680B" w:rsidRPr="0045042C" w:rsidDel="00AC4AE7" w:rsidRDefault="0022680B" w:rsidP="00AC4AE7">
      <w:pPr>
        <w:rPr>
          <w:del w:id="997" w:author="Jarema Piekutowski" w:date="2022-09-08T08:48:00Z"/>
        </w:rPr>
        <w:pPrChange w:id="998" w:author="Jarema Piekutowski" w:date="2022-09-08T08:48:00Z">
          <w:pPr>
            <w:numPr>
              <w:ilvl w:val="1"/>
              <w:numId w:val="66"/>
            </w:numPr>
            <w:ind w:left="1440" w:hanging="360"/>
          </w:pPr>
        </w:pPrChange>
      </w:pPr>
      <w:del w:id="999" w:author="Jarema Piekutowski" w:date="2022-09-08T08:48:00Z">
        <w:r w:rsidRPr="0045042C" w:rsidDel="00AC4AE7">
          <w:delText>Komentarz do rozporządzeń unijnych dla polityki spójności na lata 2014–2020, praca zbiorowa, Ministerstwo Infrastruktury i Rozwoju, Warszawa 2015;</w:delText>
        </w:r>
      </w:del>
    </w:p>
    <w:p w14:paraId="14B14951" w14:textId="14620458" w:rsidR="0022680B" w:rsidRPr="0045042C" w:rsidDel="00AC4AE7" w:rsidRDefault="0022680B" w:rsidP="00AC4AE7">
      <w:pPr>
        <w:rPr>
          <w:del w:id="1000" w:author="Jarema Piekutowski" w:date="2022-09-08T08:48:00Z"/>
        </w:rPr>
        <w:pPrChange w:id="1001" w:author="Jarema Piekutowski" w:date="2022-09-08T08:48:00Z">
          <w:pPr>
            <w:numPr>
              <w:ilvl w:val="1"/>
              <w:numId w:val="66"/>
            </w:numPr>
            <w:ind w:left="1440" w:hanging="360"/>
          </w:pPr>
        </w:pPrChange>
      </w:pPr>
      <w:commentRangeStart w:id="1002"/>
      <w:del w:id="1003" w:author="Jarema Piekutowski" w:date="2022-09-08T08:48:00Z">
        <w:r w:rsidRPr="0045042C" w:rsidDel="00AC4AE7">
          <w:delText>Załącznik nr 2 do Wytycznych, IV. Standard informacyjno-promocyjny, rozdział 3. Materiały. Informacja pisana i Informacja elektroniczna – https://www.funduszeeuropejskie.gov.pl/strony/ofunduszach/dokumenty/wytyczne-w-zakresie-realizacji-zasady-rownosci-szans-i-niedyskryminacji-oraz-zasadyrownosci-szans/.</w:delText>
        </w:r>
        <w:commentRangeEnd w:id="1002"/>
        <w:r w:rsidR="0011480D" w:rsidDel="00AC4AE7">
          <w:rPr>
            <w:rStyle w:val="Odwoaniedokomentarza"/>
          </w:rPr>
          <w:commentReference w:id="1002"/>
        </w:r>
      </w:del>
    </w:p>
    <w:p w14:paraId="7056778C" w14:textId="2545E068" w:rsidR="0022680B" w:rsidRPr="0045042C" w:rsidDel="00AC4AE7" w:rsidRDefault="0022680B" w:rsidP="00AC4AE7">
      <w:pPr>
        <w:rPr>
          <w:del w:id="1004" w:author="Jarema Piekutowski" w:date="2022-09-08T08:48:00Z"/>
          <w:b/>
          <w:bCs/>
        </w:rPr>
        <w:pPrChange w:id="1005" w:author="Jarema Piekutowski" w:date="2022-09-08T08:48:00Z">
          <w:pPr>
            <w:pStyle w:val="Akapitzlist"/>
            <w:numPr>
              <w:numId w:val="66"/>
            </w:numPr>
            <w:ind w:hanging="360"/>
          </w:pPr>
        </w:pPrChange>
      </w:pPr>
      <w:del w:id="1006" w:author="Jarema Piekutowski" w:date="2022-09-08T08:48:00Z">
        <w:r w:rsidRPr="0045042C" w:rsidDel="00AC4AE7">
          <w:rPr>
            <w:b/>
            <w:bCs/>
          </w:rPr>
          <w:delText>Dokumenty programowe i strategiczne – unijne i krajowe:</w:delText>
        </w:r>
      </w:del>
    </w:p>
    <w:p w14:paraId="40352EDE" w14:textId="6A128090" w:rsidR="0022680B" w:rsidRPr="0045042C" w:rsidDel="00AC4AE7" w:rsidRDefault="0022680B" w:rsidP="00AC4AE7">
      <w:pPr>
        <w:rPr>
          <w:del w:id="1007" w:author="Jarema Piekutowski" w:date="2022-09-08T08:48:00Z"/>
        </w:rPr>
        <w:pPrChange w:id="1008" w:author="Jarema Piekutowski" w:date="2022-09-08T08:48:00Z">
          <w:pPr>
            <w:numPr>
              <w:ilvl w:val="1"/>
              <w:numId w:val="66"/>
            </w:numPr>
            <w:ind w:left="1440" w:hanging="360"/>
            <w:jc w:val="both"/>
          </w:pPr>
        </w:pPrChange>
      </w:pPr>
      <w:del w:id="1009" w:author="Jarema Piekutowski" w:date="2022-09-08T08:48:00Z">
        <w:r w:rsidRPr="0045042C" w:rsidDel="00AC4AE7">
          <w:delText>Program Operacyjny Polska Wschodnia na lata 2014-2020 i jego uszczegółowienia (wraz ze zmianami), w tym kryteria wyboru projektów;</w:delText>
        </w:r>
      </w:del>
    </w:p>
    <w:p w14:paraId="5353E1F9" w14:textId="40D09E7E" w:rsidR="0022680B" w:rsidRPr="0045042C" w:rsidDel="00AC4AE7" w:rsidRDefault="0022680B" w:rsidP="00AC4AE7">
      <w:pPr>
        <w:rPr>
          <w:del w:id="1010" w:author="Jarema Piekutowski" w:date="2022-09-08T08:48:00Z"/>
        </w:rPr>
        <w:pPrChange w:id="1011" w:author="Jarema Piekutowski" w:date="2022-09-08T08:48:00Z">
          <w:pPr>
            <w:numPr>
              <w:ilvl w:val="1"/>
              <w:numId w:val="66"/>
            </w:numPr>
            <w:ind w:left="1440" w:hanging="360"/>
            <w:jc w:val="both"/>
          </w:pPr>
        </w:pPrChange>
      </w:pPr>
      <w:del w:id="1012" w:author="Jarema Piekutowski" w:date="2022-09-08T08:48:00Z">
        <w:r w:rsidRPr="0045042C" w:rsidDel="00AC4AE7">
          <w:delText>Szczegółowy Opis Osi Priorytetowych Programu Operacyjnego Polska Wschodnia na lata 2014-2020 SZOOP)</w:delText>
        </w:r>
        <w:commentRangeStart w:id="1013"/>
        <w:r w:rsidRPr="0045042C" w:rsidDel="00AC4AE7">
          <w:delText xml:space="preserve"> </w:delText>
        </w:r>
        <w:commentRangeEnd w:id="1013"/>
        <w:r w:rsidR="00B03B45" w:rsidDel="00AC4AE7">
          <w:rPr>
            <w:rStyle w:val="Odwoaniedokomentarza"/>
          </w:rPr>
          <w:commentReference w:id="1013"/>
        </w:r>
        <w:r w:rsidRPr="0045042C" w:rsidDel="00AC4AE7">
          <w:delText>wraz z załącznikami;</w:delText>
        </w:r>
      </w:del>
    </w:p>
    <w:p w14:paraId="5410F9CD" w14:textId="74A8E3AC" w:rsidR="0022680B" w:rsidRPr="0045042C" w:rsidDel="00AC4AE7" w:rsidRDefault="0022680B" w:rsidP="00AC4AE7">
      <w:pPr>
        <w:rPr>
          <w:del w:id="1014" w:author="Jarema Piekutowski" w:date="2022-09-08T08:48:00Z"/>
        </w:rPr>
        <w:pPrChange w:id="1015" w:author="Jarema Piekutowski" w:date="2022-09-08T08:48:00Z">
          <w:pPr>
            <w:numPr>
              <w:ilvl w:val="1"/>
              <w:numId w:val="66"/>
            </w:numPr>
            <w:ind w:left="1440" w:hanging="360"/>
            <w:jc w:val="both"/>
          </w:pPr>
        </w:pPrChange>
      </w:pPr>
      <w:del w:id="1016" w:author="Jarema Piekutowski" w:date="2022-09-08T08:48:00Z">
        <w:r w:rsidRPr="0045042C" w:rsidDel="00AC4AE7">
          <w:delText>EUROPA 2020 Strategia na rzecz inteligentnego i zrównoważonego rozwoju sprzyjającego włączeniu społecznemu;</w:delText>
        </w:r>
      </w:del>
    </w:p>
    <w:p w14:paraId="2A4C2057" w14:textId="512AEEE4" w:rsidR="0022680B" w:rsidRPr="0045042C" w:rsidDel="00AC4AE7" w:rsidRDefault="0022680B" w:rsidP="00AC4AE7">
      <w:pPr>
        <w:rPr>
          <w:del w:id="1017" w:author="Jarema Piekutowski" w:date="2022-09-08T08:48:00Z"/>
        </w:rPr>
        <w:pPrChange w:id="1018" w:author="Jarema Piekutowski" w:date="2022-09-08T08:48:00Z">
          <w:pPr>
            <w:numPr>
              <w:ilvl w:val="1"/>
              <w:numId w:val="66"/>
            </w:numPr>
            <w:ind w:left="1440" w:hanging="360"/>
            <w:jc w:val="both"/>
          </w:pPr>
        </w:pPrChange>
      </w:pPr>
      <w:del w:id="1019" w:author="Jarema Piekutowski" w:date="2022-09-08T08:48:00Z">
        <w:r w:rsidRPr="0045042C" w:rsidDel="00AC4AE7">
          <w:delText>Umowa Partnerstwa;</w:delText>
        </w:r>
      </w:del>
    </w:p>
    <w:p w14:paraId="45816E8A" w14:textId="77572019" w:rsidR="0022680B" w:rsidRPr="0045042C" w:rsidDel="00AC4AE7" w:rsidRDefault="0022680B" w:rsidP="00AC4AE7">
      <w:pPr>
        <w:rPr>
          <w:del w:id="1020" w:author="Jarema Piekutowski" w:date="2022-09-08T08:48:00Z"/>
        </w:rPr>
        <w:pPrChange w:id="1021" w:author="Jarema Piekutowski" w:date="2022-09-08T08:48:00Z">
          <w:pPr>
            <w:numPr>
              <w:ilvl w:val="1"/>
              <w:numId w:val="66"/>
            </w:numPr>
            <w:ind w:left="1440" w:hanging="360"/>
            <w:jc w:val="both"/>
          </w:pPr>
        </w:pPrChange>
      </w:pPr>
      <w:del w:id="1022" w:author="Jarema Piekutowski" w:date="2022-09-08T08:48:00Z">
        <w:r w:rsidRPr="0045042C" w:rsidDel="00AC4AE7">
          <w:delText>Strategia na rzecz Odpowiedzialnego Rozwoju do roku 2020 z perspektywą do 2030 r.;</w:delText>
        </w:r>
      </w:del>
    </w:p>
    <w:p w14:paraId="117A822C" w14:textId="4EC970B8" w:rsidR="0022680B" w:rsidRPr="0045042C" w:rsidDel="00AC4AE7" w:rsidRDefault="0022680B" w:rsidP="00AC4AE7">
      <w:pPr>
        <w:rPr>
          <w:del w:id="1023" w:author="Jarema Piekutowski" w:date="2022-09-08T08:48:00Z"/>
        </w:rPr>
        <w:pPrChange w:id="1024" w:author="Jarema Piekutowski" w:date="2022-09-08T08:48:00Z">
          <w:pPr>
            <w:numPr>
              <w:ilvl w:val="1"/>
              <w:numId w:val="66"/>
            </w:numPr>
            <w:ind w:left="1440" w:hanging="360"/>
            <w:jc w:val="both"/>
          </w:pPr>
        </w:pPrChange>
      </w:pPr>
      <w:del w:id="1025" w:author="Jarema Piekutowski" w:date="2022-09-08T08:48:00Z">
        <w:r w:rsidRPr="0045042C" w:rsidDel="00AC4AE7">
          <w:delText>Krajowa Strategia Rozwoju Regionalnego 2010-2020. Regiony, miasta, obszary wiejskie;</w:delText>
        </w:r>
      </w:del>
    </w:p>
    <w:p w14:paraId="23E083E3" w14:textId="62F11C84" w:rsidR="0022680B" w:rsidRPr="0045042C" w:rsidDel="00AC4AE7" w:rsidRDefault="0022680B" w:rsidP="00AC4AE7">
      <w:pPr>
        <w:rPr>
          <w:del w:id="1026" w:author="Jarema Piekutowski" w:date="2022-09-08T08:48:00Z"/>
        </w:rPr>
        <w:pPrChange w:id="1027" w:author="Jarema Piekutowski" w:date="2022-09-08T08:48:00Z">
          <w:pPr>
            <w:numPr>
              <w:ilvl w:val="1"/>
              <w:numId w:val="66"/>
            </w:numPr>
            <w:ind w:left="1440" w:hanging="360"/>
            <w:jc w:val="both"/>
          </w:pPr>
        </w:pPrChange>
      </w:pPr>
      <w:del w:id="1028" w:author="Jarema Piekutowski" w:date="2022-09-08T08:48:00Z">
        <w:r w:rsidRPr="0045042C" w:rsidDel="00AC4AE7">
          <w:delText>Regionalne programy operacyjne na lata 2014-2020 oraz SZOOP dla województw: lubelskiego, podlaskiego, podkarpackiego, świętokrzyskiego i warmińsko-mazurskiego;</w:delText>
        </w:r>
      </w:del>
    </w:p>
    <w:p w14:paraId="77307440" w14:textId="62FDB562" w:rsidR="0022680B" w:rsidRPr="0045042C" w:rsidDel="00AC4AE7" w:rsidRDefault="0022680B" w:rsidP="00AC4AE7">
      <w:pPr>
        <w:rPr>
          <w:del w:id="1029" w:author="Jarema Piekutowski" w:date="2022-09-08T08:48:00Z"/>
        </w:rPr>
        <w:pPrChange w:id="1030" w:author="Jarema Piekutowski" w:date="2022-09-08T08:48:00Z">
          <w:pPr>
            <w:numPr>
              <w:ilvl w:val="1"/>
              <w:numId w:val="66"/>
            </w:numPr>
            <w:ind w:left="1440" w:hanging="360"/>
            <w:jc w:val="both"/>
          </w:pPr>
        </w:pPrChange>
      </w:pPr>
      <w:del w:id="1031" w:author="Jarema Piekutowski" w:date="2022-09-08T08:48:00Z">
        <w:r w:rsidRPr="0045042C" w:rsidDel="00AC4AE7">
          <w:delText>dokumentacja z poszczególnych naborów POPW;</w:delText>
        </w:r>
      </w:del>
    </w:p>
    <w:p w14:paraId="18E8C4D2" w14:textId="1E065A31" w:rsidR="0022680B" w:rsidRPr="0045042C" w:rsidDel="00AC4AE7" w:rsidRDefault="0022680B" w:rsidP="00AC4AE7">
      <w:pPr>
        <w:rPr>
          <w:del w:id="1032" w:author="Jarema Piekutowski" w:date="2022-09-08T08:48:00Z"/>
        </w:rPr>
        <w:pPrChange w:id="1033" w:author="Jarema Piekutowski" w:date="2022-09-08T08:48:00Z">
          <w:pPr>
            <w:numPr>
              <w:ilvl w:val="1"/>
              <w:numId w:val="66"/>
            </w:numPr>
            <w:ind w:left="1440" w:hanging="360"/>
            <w:jc w:val="both"/>
          </w:pPr>
        </w:pPrChange>
      </w:pPr>
      <w:del w:id="1034" w:author="Jarema Piekutowski" w:date="2022-09-08T08:48:00Z">
        <w:r w:rsidRPr="0045042C" w:rsidDel="00AC4AE7">
          <w:delText>harmonogramy naborów;</w:delText>
        </w:r>
      </w:del>
    </w:p>
    <w:p w14:paraId="34D372A6" w14:textId="53DAA530" w:rsidR="0022680B" w:rsidRPr="0045042C" w:rsidDel="00AC4AE7" w:rsidRDefault="0022680B" w:rsidP="00AC4AE7">
      <w:pPr>
        <w:rPr>
          <w:del w:id="1035" w:author="Jarema Piekutowski" w:date="2022-09-08T08:48:00Z"/>
        </w:rPr>
        <w:pPrChange w:id="1036" w:author="Jarema Piekutowski" w:date="2022-09-08T08:48:00Z">
          <w:pPr>
            <w:numPr>
              <w:ilvl w:val="1"/>
              <w:numId w:val="66"/>
            </w:numPr>
            <w:ind w:left="1440" w:hanging="360"/>
            <w:jc w:val="both"/>
          </w:pPr>
        </w:pPrChange>
      </w:pPr>
      <w:del w:id="1037" w:author="Jarema Piekutowski" w:date="2022-09-08T08:48:00Z">
        <w:r w:rsidRPr="0045042C" w:rsidDel="00AC4AE7">
          <w:delText>katalogi wskaźników obowiązkowych dla poszczególnych typów projektów;</w:delText>
        </w:r>
      </w:del>
    </w:p>
    <w:p w14:paraId="2EE21349" w14:textId="04065D02" w:rsidR="0022680B" w:rsidRPr="0045042C" w:rsidDel="00AC4AE7" w:rsidRDefault="0022680B" w:rsidP="00AC4AE7">
      <w:pPr>
        <w:rPr>
          <w:del w:id="1038" w:author="Jarema Piekutowski" w:date="2022-09-08T08:48:00Z"/>
        </w:rPr>
        <w:pPrChange w:id="1039" w:author="Jarema Piekutowski" w:date="2022-09-08T08:48:00Z">
          <w:pPr>
            <w:numPr>
              <w:ilvl w:val="1"/>
              <w:numId w:val="66"/>
            </w:numPr>
            <w:ind w:left="1440" w:hanging="360"/>
            <w:jc w:val="both"/>
          </w:pPr>
        </w:pPrChange>
      </w:pPr>
      <w:del w:id="1040" w:author="Jarema Piekutowski" w:date="2022-09-08T08:48:00Z">
        <w:r w:rsidRPr="0045042C" w:rsidDel="00AC4AE7">
          <w:delText xml:space="preserve">dokumenty określające metody szacowania wartości wskaźników </w:delText>
        </w:r>
        <w:commentRangeStart w:id="1041"/>
        <w:r w:rsidRPr="0045042C" w:rsidDel="00AC4AE7">
          <w:delText>oraz dostępne zalecenia odnoszące się do procesu realokacji sformułowane przez Ministerstwo Inwestycji i Rozwoju;</w:delText>
        </w:r>
        <w:commentRangeEnd w:id="1041"/>
        <w:r w:rsidR="00D65A86" w:rsidDel="00AC4AE7">
          <w:rPr>
            <w:rStyle w:val="Odwoaniedokomentarza"/>
          </w:rPr>
          <w:commentReference w:id="1041"/>
        </w:r>
      </w:del>
    </w:p>
    <w:p w14:paraId="320AAE36" w14:textId="1E1C030B" w:rsidR="0022680B" w:rsidRPr="0045042C" w:rsidDel="00AC4AE7" w:rsidRDefault="0022680B" w:rsidP="00AC4AE7">
      <w:pPr>
        <w:rPr>
          <w:del w:id="1042" w:author="Jarema Piekutowski" w:date="2022-09-08T08:48:00Z"/>
          <w:b/>
          <w:bCs/>
        </w:rPr>
        <w:pPrChange w:id="1043" w:author="Jarema Piekutowski" w:date="2022-09-08T08:48:00Z">
          <w:pPr>
            <w:pStyle w:val="Akapitzlist"/>
            <w:numPr>
              <w:ilvl w:val="1"/>
              <w:numId w:val="66"/>
            </w:numPr>
            <w:ind w:left="1440" w:hanging="360"/>
          </w:pPr>
        </w:pPrChange>
      </w:pPr>
      <w:del w:id="1044" w:author="Jarema Piekutowski" w:date="2022-09-08T08:48:00Z">
        <w:r w:rsidRPr="0045042C" w:rsidDel="00AC4AE7">
          <w:delText>Metodologia szacowania wartości docelowych dla wskaźników z poziomu priorytetów inwestycyjnych w POPW 2014-2020;</w:delText>
        </w:r>
      </w:del>
    </w:p>
    <w:p w14:paraId="5ECA2D86" w14:textId="2D6F8188" w:rsidR="0022680B" w:rsidRPr="0045042C" w:rsidDel="00AC4AE7" w:rsidRDefault="0022680B" w:rsidP="00AC4AE7">
      <w:pPr>
        <w:rPr>
          <w:del w:id="1045" w:author="Jarema Piekutowski" w:date="2022-09-08T08:48:00Z"/>
        </w:rPr>
        <w:pPrChange w:id="1046" w:author="Jarema Piekutowski" w:date="2022-09-08T08:48:00Z">
          <w:pPr>
            <w:pStyle w:val="Akapitzlist"/>
            <w:numPr>
              <w:ilvl w:val="1"/>
              <w:numId w:val="66"/>
            </w:numPr>
            <w:ind w:left="1440" w:hanging="360"/>
          </w:pPr>
        </w:pPrChange>
      </w:pPr>
      <w:del w:id="1047" w:author="Jarema Piekutowski" w:date="2022-09-08T08:48:00Z">
        <w:r w:rsidRPr="0045042C" w:rsidDel="00AC4AE7">
          <w:delText>Informacje na temat ustanowienia ram wykonania POPW 2014-2020;</w:delText>
        </w:r>
      </w:del>
    </w:p>
    <w:p w14:paraId="0D415AB4" w14:textId="22244107" w:rsidR="0022680B" w:rsidRPr="0045042C" w:rsidDel="00AC4AE7" w:rsidRDefault="0022680B" w:rsidP="00AC4AE7">
      <w:pPr>
        <w:rPr>
          <w:del w:id="1048" w:author="Jarema Piekutowski" w:date="2022-09-08T08:48:00Z"/>
        </w:rPr>
        <w:pPrChange w:id="1049" w:author="Jarema Piekutowski" w:date="2022-09-08T08:48:00Z">
          <w:pPr>
            <w:pStyle w:val="Akapitzlist"/>
            <w:numPr>
              <w:ilvl w:val="1"/>
              <w:numId w:val="66"/>
            </w:numPr>
            <w:ind w:left="1440" w:hanging="360"/>
          </w:pPr>
        </w:pPrChange>
      </w:pPr>
      <w:del w:id="1050" w:author="Jarema Piekutowski" w:date="2022-09-08T08:48:00Z">
        <w:r w:rsidRPr="0045042C" w:rsidDel="00AC4AE7">
          <w:delText>projekt FEPW 2021-2027;</w:delText>
        </w:r>
      </w:del>
    </w:p>
    <w:p w14:paraId="1F4169E2" w14:textId="0D1142B2" w:rsidR="0022680B" w:rsidRPr="0045042C" w:rsidDel="00AC4AE7" w:rsidRDefault="0022680B" w:rsidP="00AC4AE7">
      <w:pPr>
        <w:rPr>
          <w:del w:id="1051" w:author="Jarema Piekutowski" w:date="2022-09-08T08:48:00Z"/>
        </w:rPr>
        <w:pPrChange w:id="1052" w:author="Jarema Piekutowski" w:date="2022-09-08T08:48:00Z">
          <w:pPr>
            <w:pStyle w:val="Akapitzlist"/>
            <w:numPr>
              <w:ilvl w:val="1"/>
              <w:numId w:val="66"/>
            </w:numPr>
            <w:ind w:left="1440" w:hanging="360"/>
          </w:pPr>
        </w:pPrChange>
      </w:pPr>
      <w:del w:id="1053" w:author="Jarema Piekutowski" w:date="2022-09-08T08:48:00Z">
        <w:r w:rsidRPr="0045042C" w:rsidDel="00AC4AE7">
          <w:delText>dane dotyczące wkładu POPW w osiąganie celów zawartych w Strategii Europa 2020.</w:delText>
        </w:r>
      </w:del>
    </w:p>
    <w:p w14:paraId="2B87C950" w14:textId="102E9A03" w:rsidR="0022680B" w:rsidRPr="0045042C" w:rsidDel="00AC4AE7" w:rsidRDefault="0022680B" w:rsidP="00AC4AE7">
      <w:pPr>
        <w:rPr>
          <w:del w:id="1054" w:author="Jarema Piekutowski" w:date="2022-09-08T08:48:00Z"/>
          <w:b/>
          <w:bCs/>
        </w:rPr>
        <w:pPrChange w:id="1055" w:author="Jarema Piekutowski" w:date="2022-09-08T08:48:00Z">
          <w:pPr>
            <w:pStyle w:val="Akapitzlist"/>
            <w:numPr>
              <w:numId w:val="66"/>
            </w:numPr>
            <w:ind w:hanging="360"/>
          </w:pPr>
        </w:pPrChange>
      </w:pPr>
      <w:del w:id="1056" w:author="Jarema Piekutowski" w:date="2022-09-08T08:48:00Z">
        <w:r w:rsidRPr="0045042C" w:rsidDel="00AC4AE7">
          <w:rPr>
            <w:b/>
            <w:bCs/>
          </w:rPr>
          <w:delText>Wyniki badań ewaluacyjnych i analiz:</w:delText>
        </w:r>
      </w:del>
    </w:p>
    <w:p w14:paraId="1342BD1C" w14:textId="2EBA4A28" w:rsidR="0022680B" w:rsidRPr="0045042C" w:rsidDel="00AC4AE7" w:rsidRDefault="0022680B" w:rsidP="00AC4AE7">
      <w:pPr>
        <w:rPr>
          <w:del w:id="1057" w:author="Jarema Piekutowski" w:date="2022-09-08T08:48:00Z"/>
        </w:rPr>
        <w:pPrChange w:id="1058" w:author="Jarema Piekutowski" w:date="2022-09-08T08:48:00Z">
          <w:pPr>
            <w:pStyle w:val="Akapitzlist"/>
            <w:numPr>
              <w:ilvl w:val="1"/>
              <w:numId w:val="66"/>
            </w:numPr>
            <w:ind w:left="1440" w:hanging="360"/>
          </w:pPr>
        </w:pPrChange>
      </w:pPr>
      <w:del w:id="1059" w:author="Jarema Piekutowski" w:date="2022-09-08T08:48:00Z">
        <w:r w:rsidRPr="0045042C" w:rsidDel="00AC4AE7">
          <w:delText>Ewaluacja mid term postępu rzeczowego i systemu realizacji Programu Operacyjnego Polska Wschodnia 2014-2020 dla potrzeb przeglądu śródokresowego, w tym realizacji zapisów ram i rezerwy wykonania;</w:delText>
        </w:r>
      </w:del>
    </w:p>
    <w:p w14:paraId="025D93BF" w14:textId="2882A75F" w:rsidR="0022680B" w:rsidRPr="0045042C" w:rsidDel="00AC4AE7" w:rsidRDefault="0022680B" w:rsidP="00AC4AE7">
      <w:pPr>
        <w:rPr>
          <w:del w:id="1060" w:author="Jarema Piekutowski" w:date="2022-09-08T08:48:00Z"/>
        </w:rPr>
        <w:pPrChange w:id="1061" w:author="Jarema Piekutowski" w:date="2022-09-08T08:48:00Z">
          <w:pPr>
            <w:pStyle w:val="Akapitzlist"/>
            <w:numPr>
              <w:ilvl w:val="1"/>
              <w:numId w:val="66"/>
            </w:numPr>
            <w:ind w:left="1440" w:hanging="360"/>
          </w:pPr>
        </w:pPrChange>
      </w:pPr>
      <w:del w:id="1062" w:author="Jarema Piekutowski" w:date="2022-09-08T08:48:00Z">
        <w:r w:rsidRPr="0045042C" w:rsidDel="00AC4AE7">
          <w:delText>Ewaluacja pilotażu instrumentu Platformy Startowe dla nowych pomysłów – działanie 1.1 PO PW (Etap I i II);</w:delText>
        </w:r>
      </w:del>
    </w:p>
    <w:p w14:paraId="5AF9BF2E" w14:textId="3DCEFC5F" w:rsidR="0022680B" w:rsidRPr="0045042C" w:rsidDel="00AC4AE7" w:rsidRDefault="0022680B" w:rsidP="00AC4AE7">
      <w:pPr>
        <w:rPr>
          <w:del w:id="1063" w:author="Jarema Piekutowski" w:date="2022-09-08T08:48:00Z"/>
        </w:rPr>
        <w:pPrChange w:id="1064" w:author="Jarema Piekutowski" w:date="2022-09-08T08:48:00Z">
          <w:pPr>
            <w:pStyle w:val="Akapitzlist"/>
            <w:numPr>
              <w:ilvl w:val="1"/>
              <w:numId w:val="66"/>
            </w:numPr>
            <w:ind w:left="1440" w:hanging="360"/>
          </w:pPr>
        </w:pPrChange>
      </w:pPr>
      <w:commentRangeStart w:id="1065"/>
      <w:del w:id="1066" w:author="Jarema Piekutowski" w:date="2022-09-08T08:48:00Z">
        <w:r w:rsidRPr="0045042C" w:rsidDel="00AC4AE7">
          <w:delText xml:space="preserve">Ocena komplementarności wsparcia </w:delText>
        </w:r>
        <w:commentRangeEnd w:id="1065"/>
        <w:r w:rsidR="007021DD" w:rsidDel="00AC4AE7">
          <w:rPr>
            <w:rStyle w:val="Odwoaniedokomentarza"/>
          </w:rPr>
          <w:commentReference w:id="1065"/>
        </w:r>
        <w:r w:rsidRPr="0045042C" w:rsidDel="00AC4AE7">
          <w:delText>infrastruktury kolejowej w ramach III osi priorytetowej Programu Polska Wschodnia 2014-2020 z projektami realizowanymi w ramach Instrumentu „Łącząc Europę”, Programu Infrastruktura i Środowisko, RPO Polski Wschodniej oraz środków krajowych w Polsce Wschodniej w perspektywach 2007-2013 i 2014-2020;</w:delText>
        </w:r>
      </w:del>
    </w:p>
    <w:p w14:paraId="3A283BC7" w14:textId="51EB0937" w:rsidR="0022680B" w:rsidRPr="0045042C" w:rsidDel="00AC4AE7" w:rsidRDefault="0022680B" w:rsidP="00AC4AE7">
      <w:pPr>
        <w:rPr>
          <w:del w:id="1067" w:author="Jarema Piekutowski" w:date="2022-09-08T08:48:00Z"/>
        </w:rPr>
        <w:pPrChange w:id="1068" w:author="Jarema Piekutowski" w:date="2022-09-08T08:48:00Z">
          <w:pPr>
            <w:pStyle w:val="Akapitzlist"/>
            <w:numPr>
              <w:ilvl w:val="1"/>
              <w:numId w:val="66"/>
            </w:numPr>
            <w:ind w:left="1440" w:hanging="360"/>
          </w:pPr>
        </w:pPrChange>
      </w:pPr>
      <w:del w:id="1069" w:author="Jarema Piekutowski" w:date="2022-09-08T08:48:00Z">
        <w:r w:rsidRPr="0045042C" w:rsidDel="00AC4AE7">
          <w:delText>Analiza zasadności zastosowania poszczególnych form finansowania projektów w ramach I osi priorytetowej Przedsiębiorcza Polska Wschodnia POPW 2014-2020;</w:delText>
        </w:r>
      </w:del>
    </w:p>
    <w:p w14:paraId="348A19A2" w14:textId="7DC96072" w:rsidR="0022680B" w:rsidRPr="0045042C" w:rsidDel="00AC4AE7" w:rsidRDefault="0022680B" w:rsidP="00AC4AE7">
      <w:pPr>
        <w:rPr>
          <w:del w:id="1070" w:author="Jarema Piekutowski" w:date="2022-09-08T08:48:00Z"/>
        </w:rPr>
        <w:pPrChange w:id="1071" w:author="Jarema Piekutowski" w:date="2022-09-08T08:48:00Z">
          <w:pPr>
            <w:pStyle w:val="Akapitzlist"/>
            <w:numPr>
              <w:ilvl w:val="1"/>
              <w:numId w:val="66"/>
            </w:numPr>
            <w:ind w:left="1440" w:hanging="360"/>
          </w:pPr>
        </w:pPrChange>
      </w:pPr>
      <w:del w:id="1072" w:author="Jarema Piekutowski" w:date="2022-09-08T08:48:00Z">
        <w:r w:rsidRPr="0045042C" w:rsidDel="00AC4AE7">
          <w:delText>Ewaluacja wdrażania zasady zrównoważonego rozwoju w ramach Programu Operacyjnego Polska Wschodnia 2014-2020;</w:delText>
        </w:r>
      </w:del>
    </w:p>
    <w:p w14:paraId="31063B9C" w14:textId="2C4DB252" w:rsidR="0022680B" w:rsidRPr="0045042C" w:rsidDel="00AC4AE7" w:rsidRDefault="0022680B" w:rsidP="00AC4AE7">
      <w:pPr>
        <w:rPr>
          <w:del w:id="1073" w:author="Jarema Piekutowski" w:date="2022-09-08T08:48:00Z"/>
        </w:rPr>
        <w:pPrChange w:id="1074" w:author="Jarema Piekutowski" w:date="2022-09-08T08:48:00Z">
          <w:pPr>
            <w:pStyle w:val="Akapitzlist"/>
            <w:numPr>
              <w:ilvl w:val="1"/>
              <w:numId w:val="66"/>
            </w:numPr>
            <w:ind w:left="1440" w:hanging="360"/>
          </w:pPr>
        </w:pPrChange>
      </w:pPr>
      <w:commentRangeStart w:id="1075"/>
      <w:del w:id="1076" w:author="Jarema Piekutowski" w:date="2022-09-08T08:48:00Z">
        <w:r w:rsidRPr="0045042C" w:rsidDel="00AC4AE7">
          <w:delText>Ewaluacja systemu wyboru projektów w Programie Operacyjnym Polska Wschodnia 2014-2020</w:delText>
        </w:r>
        <w:commentRangeEnd w:id="1075"/>
        <w:r w:rsidR="00D65A86" w:rsidDel="00AC4AE7">
          <w:rPr>
            <w:rStyle w:val="Odwoaniedokomentarza"/>
          </w:rPr>
          <w:commentReference w:id="1075"/>
        </w:r>
      </w:del>
    </w:p>
    <w:p w14:paraId="5729AEC1" w14:textId="57DFD3F9" w:rsidR="0022680B" w:rsidRPr="0045042C" w:rsidDel="00AC4AE7" w:rsidRDefault="0022680B" w:rsidP="00AC4AE7">
      <w:pPr>
        <w:rPr>
          <w:del w:id="1077" w:author="Jarema Piekutowski" w:date="2022-09-08T08:48:00Z"/>
        </w:rPr>
        <w:pPrChange w:id="1078" w:author="Jarema Piekutowski" w:date="2022-09-08T08:48:00Z">
          <w:pPr>
            <w:pStyle w:val="Akapitzlist"/>
            <w:numPr>
              <w:ilvl w:val="1"/>
              <w:numId w:val="66"/>
            </w:numPr>
            <w:ind w:left="1440" w:hanging="360"/>
          </w:pPr>
        </w:pPrChange>
      </w:pPr>
      <w:del w:id="1079" w:author="Jarema Piekutowski" w:date="2022-09-08T08:48:00Z">
        <w:r w:rsidRPr="0045042C" w:rsidDel="00AC4AE7">
          <w:delText>Ocena ex ante wsparcia z instrumentów finansowych w zakresie Programu Polska Wschodnia 2014-2020</w:delText>
        </w:r>
      </w:del>
    </w:p>
    <w:p w14:paraId="75220F35" w14:textId="553BB1EF" w:rsidR="0022680B" w:rsidRPr="0045042C" w:rsidDel="00AC4AE7" w:rsidRDefault="0022680B" w:rsidP="00AC4AE7">
      <w:pPr>
        <w:rPr>
          <w:del w:id="1080" w:author="Jarema Piekutowski" w:date="2022-09-08T08:48:00Z"/>
        </w:rPr>
        <w:pPrChange w:id="1081" w:author="Jarema Piekutowski" w:date="2022-09-08T08:48:00Z">
          <w:pPr>
            <w:pStyle w:val="Akapitzlist"/>
            <w:numPr>
              <w:ilvl w:val="1"/>
              <w:numId w:val="66"/>
            </w:numPr>
            <w:ind w:left="1440" w:hanging="360"/>
          </w:pPr>
        </w:pPrChange>
      </w:pPr>
      <w:del w:id="1082" w:author="Jarema Piekutowski" w:date="2022-09-08T08:48:00Z">
        <w:r w:rsidRPr="0045042C" w:rsidDel="00AC4AE7">
          <w:delText>Ewaluacja systemu wyboru projektów w Programie Polska Wschodnia 2014-2020</w:delText>
        </w:r>
        <w:commentRangeStart w:id="1083"/>
        <w:r w:rsidRPr="0045042C" w:rsidDel="00AC4AE7">
          <w:delText>;</w:delText>
        </w:r>
        <w:commentRangeEnd w:id="1083"/>
        <w:r w:rsidR="00D65A86" w:rsidDel="00AC4AE7">
          <w:rPr>
            <w:rStyle w:val="Odwoaniedokomentarza"/>
          </w:rPr>
          <w:commentReference w:id="1083"/>
        </w:r>
      </w:del>
    </w:p>
    <w:p w14:paraId="36AE5014" w14:textId="4047D5B1" w:rsidR="0022680B" w:rsidRPr="0045042C" w:rsidDel="00AC4AE7" w:rsidRDefault="0022680B" w:rsidP="00AC4AE7">
      <w:pPr>
        <w:rPr>
          <w:del w:id="1084" w:author="Jarema Piekutowski" w:date="2022-09-08T08:48:00Z"/>
        </w:rPr>
        <w:pPrChange w:id="1085" w:author="Jarema Piekutowski" w:date="2022-09-08T08:48:00Z">
          <w:pPr>
            <w:pStyle w:val="Akapitzlist"/>
            <w:numPr>
              <w:ilvl w:val="1"/>
              <w:numId w:val="66"/>
            </w:numPr>
            <w:ind w:left="1440" w:hanging="360"/>
          </w:pPr>
        </w:pPrChange>
      </w:pPr>
      <w:commentRangeStart w:id="1086"/>
      <w:del w:id="1087" w:author="Jarema Piekutowski" w:date="2022-09-08T08:48:00Z">
        <w:r w:rsidRPr="0045042C" w:rsidDel="00AC4AE7">
          <w:delText>Wpływ funduszy europejskich perspektywy finansowej 2007-2013 na rozwój społeczno-gospodarczy Polski Wschodniej;</w:delText>
        </w:r>
      </w:del>
    </w:p>
    <w:p w14:paraId="5842D16D" w14:textId="0015A0F3" w:rsidR="0022680B" w:rsidRPr="0045042C" w:rsidDel="00AC4AE7" w:rsidRDefault="0022680B" w:rsidP="00AC4AE7">
      <w:pPr>
        <w:rPr>
          <w:del w:id="1088" w:author="Jarema Piekutowski" w:date="2022-09-08T08:48:00Z"/>
        </w:rPr>
        <w:pPrChange w:id="1089" w:author="Jarema Piekutowski" w:date="2022-09-08T08:48:00Z">
          <w:pPr>
            <w:pStyle w:val="Akapitzlist"/>
            <w:numPr>
              <w:ilvl w:val="1"/>
              <w:numId w:val="66"/>
            </w:numPr>
            <w:ind w:left="1440" w:hanging="360"/>
          </w:pPr>
        </w:pPrChange>
      </w:pPr>
      <w:del w:id="1090" w:author="Jarema Piekutowski" w:date="2022-09-08T08:48:00Z">
        <w:r w:rsidRPr="0045042C" w:rsidDel="00AC4AE7">
          <w:delText xml:space="preserve">Ewaluacja wpływu Programu Operacyjnego RPW 2007-2013 na rozwój przedsiębiorczości w Polsce Wschodniej; </w:delText>
        </w:r>
      </w:del>
    </w:p>
    <w:p w14:paraId="16692B5A" w14:textId="2E83C5A0" w:rsidR="0022680B" w:rsidRPr="0045042C" w:rsidDel="00AC4AE7" w:rsidRDefault="0022680B" w:rsidP="00AC4AE7">
      <w:pPr>
        <w:rPr>
          <w:del w:id="1091" w:author="Jarema Piekutowski" w:date="2022-09-08T08:48:00Z"/>
        </w:rPr>
        <w:pPrChange w:id="1092" w:author="Jarema Piekutowski" w:date="2022-09-08T08:48:00Z">
          <w:pPr>
            <w:pStyle w:val="Akapitzlist"/>
            <w:numPr>
              <w:ilvl w:val="1"/>
              <w:numId w:val="66"/>
            </w:numPr>
            <w:ind w:left="1440" w:hanging="360"/>
          </w:pPr>
        </w:pPrChange>
      </w:pPr>
      <w:del w:id="1093" w:author="Jarema Piekutowski" w:date="2022-09-08T08:48:00Z">
        <w:r w:rsidRPr="0045042C" w:rsidDel="00AC4AE7">
          <w:delText>Ewaluacja ex post Działania IV.1 Infrastruktura drogowa, Programu Rozwój Polski Wschodniej 2007-2013;</w:delText>
        </w:r>
      </w:del>
    </w:p>
    <w:p w14:paraId="5BB0CC9F" w14:textId="343632A9" w:rsidR="0022680B" w:rsidRPr="0045042C" w:rsidDel="00AC4AE7" w:rsidRDefault="0022680B" w:rsidP="00AC4AE7">
      <w:pPr>
        <w:rPr>
          <w:del w:id="1094" w:author="Jarema Piekutowski" w:date="2022-09-08T08:48:00Z"/>
        </w:rPr>
        <w:pPrChange w:id="1095" w:author="Jarema Piekutowski" w:date="2022-09-08T08:48:00Z">
          <w:pPr>
            <w:pStyle w:val="Akapitzlist"/>
            <w:numPr>
              <w:ilvl w:val="1"/>
              <w:numId w:val="66"/>
            </w:numPr>
            <w:ind w:left="1440" w:hanging="360"/>
          </w:pPr>
        </w:pPrChange>
      </w:pPr>
      <w:del w:id="1096" w:author="Jarema Piekutowski" w:date="2022-09-08T08:48:00Z">
        <w:r w:rsidRPr="0045042C" w:rsidDel="00AC4AE7">
          <w:delText>Efekty schematu Wsparcie na przygotowanie terenów inwestycyjnych w ramach działania I.3 PO RPW;</w:delText>
        </w:r>
      </w:del>
    </w:p>
    <w:p w14:paraId="28A6E10E" w14:textId="354ABEA4" w:rsidR="0022680B" w:rsidRPr="0045042C" w:rsidDel="00AC4AE7" w:rsidRDefault="0022680B" w:rsidP="00AC4AE7">
      <w:pPr>
        <w:rPr>
          <w:del w:id="1097" w:author="Jarema Piekutowski" w:date="2022-09-08T08:48:00Z"/>
        </w:rPr>
        <w:pPrChange w:id="1098" w:author="Jarema Piekutowski" w:date="2022-09-08T08:48:00Z">
          <w:pPr>
            <w:pStyle w:val="Akapitzlist"/>
            <w:numPr>
              <w:ilvl w:val="1"/>
              <w:numId w:val="66"/>
            </w:numPr>
            <w:ind w:left="1440" w:hanging="360"/>
          </w:pPr>
        </w:pPrChange>
      </w:pPr>
      <w:del w:id="1099" w:author="Jarema Piekutowski" w:date="2022-09-08T08:48:00Z">
        <w:r w:rsidRPr="0045042C" w:rsidDel="00AC4AE7">
          <w:delText>Raport podsumowujący stopień realizacji wskaźników rezultatu i trwałość projektów Programu Rozwój Polski Wschodniej;</w:delText>
        </w:r>
      </w:del>
    </w:p>
    <w:p w14:paraId="2514A224" w14:textId="5F6D3432" w:rsidR="0022680B" w:rsidRPr="0045042C" w:rsidDel="00AC4AE7" w:rsidRDefault="0022680B" w:rsidP="00AC4AE7">
      <w:pPr>
        <w:rPr>
          <w:del w:id="1100" w:author="Jarema Piekutowski" w:date="2022-09-08T08:48:00Z"/>
        </w:rPr>
        <w:pPrChange w:id="1101" w:author="Jarema Piekutowski" w:date="2022-09-08T08:48:00Z">
          <w:pPr>
            <w:pStyle w:val="Akapitzlist"/>
            <w:numPr>
              <w:ilvl w:val="1"/>
              <w:numId w:val="66"/>
            </w:numPr>
            <w:ind w:left="1440" w:hanging="360"/>
          </w:pPr>
        </w:pPrChange>
      </w:pPr>
      <w:del w:id="1102" w:author="Jarema Piekutowski" w:date="2022-09-08T08:48:00Z">
        <w:r w:rsidRPr="0045042C" w:rsidDel="00AC4AE7">
          <w:delText>Ewaluacja realizacji strategii ponadregionalnych;</w:delText>
        </w:r>
        <w:commentRangeEnd w:id="1086"/>
        <w:r w:rsidR="00D65A86" w:rsidDel="00AC4AE7">
          <w:rPr>
            <w:rStyle w:val="Odwoaniedokomentarza"/>
          </w:rPr>
          <w:commentReference w:id="1086"/>
        </w:r>
      </w:del>
    </w:p>
    <w:p w14:paraId="239D0091" w14:textId="51F87DA0" w:rsidR="0022680B" w:rsidRPr="0045042C" w:rsidDel="00AC4AE7" w:rsidRDefault="0022680B" w:rsidP="00AC4AE7">
      <w:pPr>
        <w:rPr>
          <w:del w:id="1103" w:author="Jarema Piekutowski" w:date="2022-09-08T08:48:00Z"/>
        </w:rPr>
        <w:pPrChange w:id="1104" w:author="Jarema Piekutowski" w:date="2022-09-08T08:48:00Z">
          <w:pPr>
            <w:pStyle w:val="Akapitzlist"/>
            <w:numPr>
              <w:ilvl w:val="1"/>
              <w:numId w:val="66"/>
            </w:numPr>
            <w:ind w:left="1440" w:hanging="360"/>
          </w:pPr>
        </w:pPrChange>
      </w:pPr>
      <w:del w:id="1105" w:author="Jarema Piekutowski" w:date="2022-09-08T08:48:00Z">
        <w:r w:rsidRPr="0045042C" w:rsidDel="00AC4AE7">
          <w:delText>Wpływ polityki spójności 2014-2020 na internacjonalizację przedsiębiorstw w Polsce;</w:delText>
        </w:r>
      </w:del>
    </w:p>
    <w:p w14:paraId="592B8B13" w14:textId="0521F900" w:rsidR="0022680B" w:rsidRPr="0045042C" w:rsidDel="00AC4AE7" w:rsidRDefault="0022680B" w:rsidP="00AC4AE7">
      <w:pPr>
        <w:rPr>
          <w:del w:id="1106" w:author="Jarema Piekutowski" w:date="2022-09-08T08:48:00Z"/>
        </w:rPr>
        <w:pPrChange w:id="1107" w:author="Jarema Piekutowski" w:date="2022-09-08T08:48:00Z">
          <w:pPr>
            <w:pStyle w:val="Akapitzlist"/>
            <w:numPr>
              <w:ilvl w:val="1"/>
              <w:numId w:val="66"/>
            </w:numPr>
            <w:ind w:left="1440" w:hanging="360"/>
          </w:pPr>
        </w:pPrChange>
      </w:pPr>
      <w:del w:id="1108" w:author="Jarema Piekutowski" w:date="2022-09-08T08:48:00Z">
        <w:r w:rsidRPr="0045042C" w:rsidDel="00AC4AE7">
          <w:delText>„Inkubacja i co dalej” – ewaluacja efektów inicjowania działalności innowacyjnej małych i średnich przedsiębiorstw przy wsparciu instrumentów III osi priorytetowej Programu Operacyjnego Innowacyjna Gospodarka;</w:delText>
        </w:r>
      </w:del>
    </w:p>
    <w:p w14:paraId="76832DEB" w14:textId="1FD965DF" w:rsidR="0022680B" w:rsidRPr="0045042C" w:rsidDel="00AC4AE7" w:rsidRDefault="0022680B" w:rsidP="00AC4AE7">
      <w:pPr>
        <w:rPr>
          <w:del w:id="1109" w:author="Jarema Piekutowski" w:date="2022-09-08T08:48:00Z"/>
        </w:rPr>
        <w:pPrChange w:id="1110" w:author="Jarema Piekutowski" w:date="2022-09-08T08:48:00Z">
          <w:pPr>
            <w:pStyle w:val="Akapitzlist"/>
            <w:numPr>
              <w:ilvl w:val="1"/>
              <w:numId w:val="66"/>
            </w:numPr>
            <w:ind w:left="1440" w:hanging="360"/>
          </w:pPr>
        </w:pPrChange>
      </w:pPr>
      <w:del w:id="1111" w:author="Jarema Piekutowski" w:date="2022-09-08T08:48:00Z">
        <w:r w:rsidRPr="0045042C" w:rsidDel="00AC4AE7">
          <w:delText>Analiza wybranych działań Programu Operacyjnego Innowacyjna Gospodarka na poziomie sektorowym i makroekonomicznym za pomocą modelu przepływów międzygałęziowych;</w:delText>
        </w:r>
      </w:del>
    </w:p>
    <w:p w14:paraId="21857E4B" w14:textId="2C46FB9E" w:rsidR="0022680B" w:rsidRPr="0045042C" w:rsidDel="00AC4AE7" w:rsidRDefault="0022680B" w:rsidP="00AC4AE7">
      <w:pPr>
        <w:rPr>
          <w:del w:id="1112" w:author="Jarema Piekutowski" w:date="2022-09-08T08:48:00Z"/>
        </w:rPr>
        <w:pPrChange w:id="1113" w:author="Jarema Piekutowski" w:date="2022-09-08T08:48:00Z">
          <w:pPr>
            <w:pStyle w:val="Akapitzlist"/>
            <w:numPr>
              <w:ilvl w:val="1"/>
              <w:numId w:val="66"/>
            </w:numPr>
            <w:ind w:left="1440" w:hanging="360"/>
          </w:pPr>
        </w:pPrChange>
      </w:pPr>
      <w:del w:id="1114" w:author="Jarema Piekutowski" w:date="2022-09-08T08:48:00Z">
        <w:r w:rsidRPr="0045042C" w:rsidDel="00AC4AE7">
          <w:delText>Raport końcowy dot. wykonania badania ewaluacyjnego pt. „Oszacowanie oczekiwanych rezultatów interwencji za pomocą miar dostępności transportowej dostosowanych do potrzeb dokumentów strategicznych i operacyjnych perspektywy finansowej 2014- 2020 (aktualizacja 2020/2021);</w:delText>
        </w:r>
      </w:del>
    </w:p>
    <w:p w14:paraId="194AC8B5" w14:textId="5DF5548E" w:rsidR="0022680B" w:rsidRPr="0045042C" w:rsidDel="00AC4AE7" w:rsidRDefault="0022680B" w:rsidP="00AC4AE7">
      <w:pPr>
        <w:rPr>
          <w:del w:id="1115" w:author="Jarema Piekutowski" w:date="2022-09-08T08:48:00Z"/>
        </w:rPr>
        <w:pPrChange w:id="1116" w:author="Jarema Piekutowski" w:date="2022-09-08T08:48:00Z">
          <w:pPr>
            <w:pStyle w:val="Akapitzlist"/>
            <w:numPr>
              <w:ilvl w:val="1"/>
              <w:numId w:val="66"/>
            </w:numPr>
            <w:ind w:left="1440" w:hanging="360"/>
          </w:pPr>
        </w:pPrChange>
      </w:pPr>
      <w:del w:id="1117" w:author="Jarema Piekutowski" w:date="2022-09-08T08:48:00Z">
        <w:r w:rsidRPr="0045042C" w:rsidDel="00AC4AE7">
          <w:delText>Ewaluacja bieżąca z elementami mid-term dotycząca postępu rzeczowego POIiŚ 2014-2020 dla potrzeb przeglądu śródokresowego, w tym realizacji zapisów ram i rezerwy wykonania w zakresie osi POIiŚ 2014-2020 wdrażanych przez CUPT;</w:delText>
        </w:r>
      </w:del>
    </w:p>
    <w:p w14:paraId="650289D7" w14:textId="55F46F66" w:rsidR="0022680B" w:rsidRPr="0045042C" w:rsidDel="00AC4AE7" w:rsidRDefault="0022680B" w:rsidP="00AC4AE7">
      <w:pPr>
        <w:rPr>
          <w:del w:id="1118" w:author="Jarema Piekutowski" w:date="2022-09-08T08:48:00Z"/>
        </w:rPr>
        <w:pPrChange w:id="1119" w:author="Jarema Piekutowski" w:date="2022-09-08T08:48:00Z">
          <w:pPr>
            <w:pStyle w:val="Akapitzlist"/>
            <w:numPr>
              <w:ilvl w:val="1"/>
              <w:numId w:val="66"/>
            </w:numPr>
            <w:ind w:left="1440" w:hanging="360"/>
          </w:pPr>
        </w:pPrChange>
      </w:pPr>
      <w:del w:id="1120" w:author="Jarema Piekutowski" w:date="2022-09-08T08:48:00Z">
        <w:r w:rsidRPr="0045042C" w:rsidDel="00AC4AE7">
          <w:delText>Ocena bieżąca działań podejmowanych w ramach V osi priorytetowej Programu Operacyjnego Infrastruktura i Środowisko (POIiŚ) 2014-2020 oraz ich wpływ na poprawę konkurencyjności kolei – etap I;</w:delText>
        </w:r>
      </w:del>
    </w:p>
    <w:p w14:paraId="2D6EDEE3" w14:textId="6696753F" w:rsidR="0022680B" w:rsidRPr="0045042C" w:rsidDel="00AC4AE7" w:rsidRDefault="0022680B" w:rsidP="00AC4AE7">
      <w:pPr>
        <w:rPr>
          <w:del w:id="1121" w:author="Jarema Piekutowski" w:date="2022-09-08T08:48:00Z"/>
        </w:rPr>
        <w:pPrChange w:id="1122" w:author="Jarema Piekutowski" w:date="2022-09-08T08:48:00Z">
          <w:pPr>
            <w:pStyle w:val="Akapitzlist"/>
            <w:numPr>
              <w:ilvl w:val="1"/>
              <w:numId w:val="66"/>
            </w:numPr>
            <w:ind w:left="1440" w:hanging="360"/>
          </w:pPr>
        </w:pPrChange>
      </w:pPr>
      <w:del w:id="1123" w:author="Jarema Piekutowski" w:date="2022-09-08T08:48:00Z">
        <w:r w:rsidRPr="0045042C" w:rsidDel="00AC4AE7">
          <w:delText>Ewaluacje mid-term RPO 2014-2020 dla województw: lubelskiego, podlaskiego, podkarpackiego, świętokrzyskiego i warmińsko-mazurskiego, a także programów operacyjnych realizowanych w ramach Umowy Partnerstwa 2014-2020;</w:delText>
        </w:r>
      </w:del>
    </w:p>
    <w:p w14:paraId="116985E1" w14:textId="4F44C25A" w:rsidR="0022680B" w:rsidRPr="0045042C" w:rsidDel="00AC4AE7" w:rsidRDefault="0022680B" w:rsidP="00AC4AE7">
      <w:pPr>
        <w:rPr>
          <w:del w:id="1124" w:author="Jarema Piekutowski" w:date="2022-09-08T08:48:00Z"/>
        </w:rPr>
        <w:pPrChange w:id="1125" w:author="Jarema Piekutowski" w:date="2022-09-08T08:48:00Z">
          <w:pPr>
            <w:pStyle w:val="Akapitzlist"/>
            <w:numPr>
              <w:ilvl w:val="1"/>
              <w:numId w:val="66"/>
            </w:numPr>
            <w:ind w:left="1440" w:hanging="360"/>
          </w:pPr>
        </w:pPrChange>
      </w:pPr>
      <w:del w:id="1126" w:author="Jarema Piekutowski" w:date="2022-09-08T08:48:00Z">
        <w:r w:rsidRPr="0045042C" w:rsidDel="00AC4AE7">
          <w:delText>Ocena zapotrzebowania na realizację usług rozwojowych w odniesieniu do potrzeb przedsiębiorców z województwa lubelskiego;</w:delText>
        </w:r>
      </w:del>
    </w:p>
    <w:p w14:paraId="1841D34B" w14:textId="1A5C6D11" w:rsidR="0022680B" w:rsidRPr="0045042C" w:rsidDel="00AC4AE7" w:rsidRDefault="0022680B" w:rsidP="00AC4AE7">
      <w:pPr>
        <w:rPr>
          <w:del w:id="1127" w:author="Jarema Piekutowski" w:date="2022-09-08T08:48:00Z"/>
        </w:rPr>
        <w:pPrChange w:id="1128" w:author="Jarema Piekutowski" w:date="2022-09-08T08:48:00Z">
          <w:pPr>
            <w:pStyle w:val="Akapitzlist"/>
            <w:numPr>
              <w:ilvl w:val="1"/>
              <w:numId w:val="66"/>
            </w:numPr>
            <w:ind w:left="1440" w:hanging="360"/>
          </w:pPr>
        </w:pPrChange>
      </w:pPr>
      <w:del w:id="1129" w:author="Jarema Piekutowski" w:date="2022-09-08T08:48:00Z">
        <w:r w:rsidRPr="0045042C" w:rsidDel="00AC4AE7">
          <w:delText>Aktualizacja oceny ex ante instrumentów finansowych w ramach RPO Województwa Podkarpackiego 2014-2020;</w:delText>
        </w:r>
      </w:del>
    </w:p>
    <w:p w14:paraId="3053B3D2" w14:textId="4ACE1F37" w:rsidR="0022680B" w:rsidRPr="0045042C" w:rsidDel="00AC4AE7" w:rsidRDefault="0022680B" w:rsidP="00AC4AE7">
      <w:pPr>
        <w:rPr>
          <w:del w:id="1130" w:author="Jarema Piekutowski" w:date="2022-09-08T08:48:00Z"/>
        </w:rPr>
        <w:pPrChange w:id="1131" w:author="Jarema Piekutowski" w:date="2022-09-08T08:48:00Z">
          <w:pPr>
            <w:pStyle w:val="Akapitzlist"/>
            <w:numPr>
              <w:ilvl w:val="1"/>
              <w:numId w:val="66"/>
            </w:numPr>
            <w:ind w:left="1440" w:hanging="360"/>
          </w:pPr>
        </w:pPrChange>
      </w:pPr>
      <w:del w:id="1132" w:author="Jarema Piekutowski" w:date="2022-09-08T08:48:00Z">
        <w:r w:rsidRPr="0045042C" w:rsidDel="00AC4AE7">
          <w:delText>Ewaluacja on-going strategii rozwoju społeczno-gospodarczego województwa warmińsko-mazurskiego do 2025 roku;</w:delText>
        </w:r>
      </w:del>
    </w:p>
    <w:p w14:paraId="16265562" w14:textId="1B21912C" w:rsidR="0022680B" w:rsidRPr="0045042C" w:rsidDel="00AC4AE7" w:rsidRDefault="0022680B" w:rsidP="00AC4AE7">
      <w:pPr>
        <w:rPr>
          <w:del w:id="1133" w:author="Jarema Piekutowski" w:date="2022-09-08T08:48:00Z"/>
        </w:rPr>
        <w:pPrChange w:id="1134" w:author="Jarema Piekutowski" w:date="2022-09-08T08:48:00Z">
          <w:pPr>
            <w:pStyle w:val="Akapitzlist"/>
            <w:numPr>
              <w:ilvl w:val="1"/>
              <w:numId w:val="66"/>
            </w:numPr>
            <w:ind w:left="1440" w:hanging="360"/>
          </w:pPr>
        </w:pPrChange>
      </w:pPr>
      <w:commentRangeStart w:id="1135"/>
      <w:del w:id="1136" w:author="Jarema Piekutowski" w:date="2022-09-08T08:48:00Z">
        <w:r w:rsidRPr="0045042C" w:rsidDel="00AC4AE7">
          <w:delText>Ocena wpływu Regionalnego Programu Operacyjnego Warmia i Mazury na lata 2007-2013 na rozwój regionalny i przestrzenny województwa warmińsko-mazurskiego;</w:delText>
        </w:r>
      </w:del>
    </w:p>
    <w:p w14:paraId="57A65F20" w14:textId="5AF6BB85" w:rsidR="0022680B" w:rsidRPr="0045042C" w:rsidDel="00AC4AE7" w:rsidRDefault="0022680B" w:rsidP="00AC4AE7">
      <w:pPr>
        <w:rPr>
          <w:del w:id="1137" w:author="Jarema Piekutowski" w:date="2022-09-08T08:48:00Z"/>
        </w:rPr>
        <w:pPrChange w:id="1138" w:author="Jarema Piekutowski" w:date="2022-09-08T08:48:00Z">
          <w:pPr>
            <w:pStyle w:val="Akapitzlist"/>
            <w:numPr>
              <w:ilvl w:val="1"/>
              <w:numId w:val="66"/>
            </w:numPr>
            <w:ind w:left="1440" w:hanging="360"/>
          </w:pPr>
        </w:pPrChange>
      </w:pPr>
      <w:del w:id="1139" w:author="Jarema Piekutowski" w:date="2022-09-08T08:48:00Z">
        <w:r w:rsidRPr="0045042C" w:rsidDel="00AC4AE7">
          <w:delText>Ocena wpływu Regionalnego Programu Operacyjnego Warmia i Mazury na lata 2007-2013 na rozwój i modernizację połączeń sieciowych województwa warmińsko-</w:delText>
        </w:r>
        <w:commentRangeStart w:id="1140"/>
        <w:r w:rsidRPr="0045042C" w:rsidDel="00AC4AE7">
          <w:delText>mazurskiego</w:delText>
        </w:r>
        <w:commentRangeEnd w:id="1140"/>
        <w:r w:rsidRPr="0045042C" w:rsidDel="00AC4AE7">
          <w:delText>.</w:delText>
        </w:r>
      </w:del>
      <w:ins w:id="1141" w:author="Pokorski Jacek" w:date="2022-09-05T14:02:00Z">
        <w:del w:id="1142" w:author="Jarema Piekutowski" w:date="2022-09-08T08:48:00Z">
          <w:r w:rsidR="00811852" w:rsidDel="00AC4AE7">
            <w:rPr>
              <w:rStyle w:val="Odwoaniedokomentarza"/>
            </w:rPr>
            <w:commentReference w:id="1140"/>
          </w:r>
          <w:r w:rsidRPr="0045042C" w:rsidDel="00AC4AE7">
            <w:delText>.</w:delText>
          </w:r>
          <w:commentRangeEnd w:id="1135"/>
          <w:r w:rsidR="00AC7A17" w:rsidDel="00AC4AE7">
            <w:rPr>
              <w:rStyle w:val="Odwoaniedokomentarza"/>
            </w:rPr>
            <w:commentReference w:id="1135"/>
          </w:r>
        </w:del>
      </w:ins>
    </w:p>
    <w:p w14:paraId="249C3641" w14:textId="001C290B" w:rsidR="0022680B" w:rsidRPr="0045042C" w:rsidDel="00AC4AE7" w:rsidRDefault="0022680B" w:rsidP="00AC4AE7">
      <w:pPr>
        <w:rPr>
          <w:del w:id="1143" w:author="Jarema Piekutowski" w:date="2022-09-08T08:48:00Z"/>
          <w:b/>
          <w:bCs/>
        </w:rPr>
        <w:pPrChange w:id="1144" w:author="Jarema Piekutowski" w:date="2022-09-08T08:48:00Z">
          <w:pPr>
            <w:pStyle w:val="Akapitzlist"/>
            <w:numPr>
              <w:numId w:val="66"/>
            </w:numPr>
            <w:ind w:hanging="360"/>
          </w:pPr>
        </w:pPrChange>
      </w:pPr>
      <w:del w:id="1145" w:author="Jarema Piekutowski" w:date="2022-09-08T08:48:00Z">
        <w:r w:rsidRPr="0045042C" w:rsidDel="00AC4AE7">
          <w:rPr>
            <w:b/>
            <w:bCs/>
          </w:rPr>
          <w:delText>Sprawozdania i dane monitoringowe z realizacji programów operacyjnych, w szczególności POPW 2014-2020:</w:delText>
        </w:r>
      </w:del>
    </w:p>
    <w:p w14:paraId="17DA171C" w14:textId="082BB6CA" w:rsidR="0022680B" w:rsidRPr="0045042C" w:rsidDel="00AC4AE7" w:rsidRDefault="0022680B" w:rsidP="00AC4AE7">
      <w:pPr>
        <w:rPr>
          <w:del w:id="1146" w:author="Jarema Piekutowski" w:date="2022-09-08T08:48:00Z"/>
        </w:rPr>
        <w:pPrChange w:id="1147" w:author="Jarema Piekutowski" w:date="2022-09-08T08:48:00Z">
          <w:pPr>
            <w:numPr>
              <w:ilvl w:val="1"/>
              <w:numId w:val="66"/>
            </w:numPr>
            <w:ind w:left="1440" w:hanging="360"/>
            <w:jc w:val="both"/>
          </w:pPr>
        </w:pPrChange>
      </w:pPr>
      <w:del w:id="1148" w:author="Jarema Piekutowski" w:date="2022-09-08T08:48:00Z">
        <w:r w:rsidRPr="0045042C" w:rsidDel="00AC4AE7">
          <w:delText>informacje kwartalne,</w:delText>
        </w:r>
      </w:del>
    </w:p>
    <w:p w14:paraId="24B54931" w14:textId="5449C798" w:rsidR="0022680B" w:rsidRPr="0045042C" w:rsidDel="00AC4AE7" w:rsidRDefault="0022680B" w:rsidP="00AC4AE7">
      <w:pPr>
        <w:rPr>
          <w:del w:id="1149" w:author="Jarema Piekutowski" w:date="2022-09-08T08:48:00Z"/>
        </w:rPr>
        <w:pPrChange w:id="1150" w:author="Jarema Piekutowski" w:date="2022-09-08T08:48:00Z">
          <w:pPr>
            <w:numPr>
              <w:ilvl w:val="1"/>
              <w:numId w:val="66"/>
            </w:numPr>
            <w:ind w:left="1440" w:hanging="360"/>
            <w:jc w:val="both"/>
          </w:pPr>
        </w:pPrChange>
      </w:pPr>
      <w:del w:id="1151" w:author="Jarema Piekutowski" w:date="2022-09-08T08:48:00Z">
        <w:r w:rsidRPr="0045042C" w:rsidDel="00AC4AE7">
          <w:delText>sprawozdania roczne,</w:delText>
        </w:r>
      </w:del>
    </w:p>
    <w:p w14:paraId="59C5A33B" w14:textId="5FAD8DE5" w:rsidR="0022680B" w:rsidRPr="0045042C" w:rsidDel="00AC4AE7" w:rsidRDefault="0022680B" w:rsidP="00AC4AE7">
      <w:pPr>
        <w:rPr>
          <w:del w:id="1152" w:author="Jarema Piekutowski" w:date="2022-09-08T08:48:00Z"/>
        </w:rPr>
        <w:pPrChange w:id="1153" w:author="Jarema Piekutowski" w:date="2022-09-08T08:48:00Z">
          <w:pPr>
            <w:numPr>
              <w:ilvl w:val="1"/>
              <w:numId w:val="66"/>
            </w:numPr>
            <w:ind w:left="1440" w:hanging="360"/>
            <w:jc w:val="both"/>
          </w:pPr>
        </w:pPrChange>
      </w:pPr>
      <w:del w:id="1154" w:author="Jarema Piekutowski" w:date="2022-09-08T08:48:00Z">
        <w:r w:rsidRPr="0045042C" w:rsidDel="00AC4AE7">
          <w:delText>dane monitoringowe wygenerowane z SL 2014, w tym:</w:delText>
        </w:r>
      </w:del>
    </w:p>
    <w:p w14:paraId="0E1404C0" w14:textId="004403BC" w:rsidR="0022680B" w:rsidRPr="0045042C" w:rsidDel="00AC4AE7" w:rsidRDefault="0022680B" w:rsidP="00AC4AE7">
      <w:pPr>
        <w:rPr>
          <w:del w:id="1155" w:author="Jarema Piekutowski" w:date="2022-09-08T08:48:00Z"/>
        </w:rPr>
        <w:pPrChange w:id="1156" w:author="Jarema Piekutowski" w:date="2022-09-08T08:48:00Z">
          <w:pPr>
            <w:numPr>
              <w:ilvl w:val="2"/>
              <w:numId w:val="66"/>
            </w:numPr>
            <w:ind w:left="2160" w:hanging="180"/>
            <w:jc w:val="both"/>
          </w:pPr>
        </w:pPrChange>
      </w:pPr>
      <w:del w:id="1157" w:author="Jarema Piekutowski" w:date="2022-09-08T08:48:00Z">
        <w:r w:rsidRPr="0045042C" w:rsidDel="00AC4AE7">
          <w:delText>dane o podpisanych umowach o dofinansowanie i wnioskach o płatność zawierające m.in. wartość i terminy realizacji umów, docelowe i osiągnięte wartości wskaźników, beneficjentów,</w:delText>
        </w:r>
      </w:del>
    </w:p>
    <w:p w14:paraId="3106E5F5" w14:textId="31F1A4A8" w:rsidR="0022680B" w:rsidRPr="0045042C" w:rsidDel="00AC4AE7" w:rsidRDefault="0022680B" w:rsidP="00AC4AE7">
      <w:pPr>
        <w:rPr>
          <w:del w:id="1158" w:author="Jarema Piekutowski" w:date="2022-09-08T08:48:00Z"/>
        </w:rPr>
        <w:pPrChange w:id="1159" w:author="Jarema Piekutowski" w:date="2022-09-08T08:48:00Z">
          <w:pPr>
            <w:numPr>
              <w:ilvl w:val="2"/>
              <w:numId w:val="66"/>
            </w:numPr>
            <w:ind w:left="2160" w:hanging="180"/>
            <w:jc w:val="both"/>
          </w:pPr>
        </w:pPrChange>
      </w:pPr>
      <w:del w:id="1160" w:author="Jarema Piekutowski" w:date="2022-09-08T08:48:00Z">
        <w:r w:rsidRPr="0045042C" w:rsidDel="00AC4AE7">
          <w:delText>baza wniosków niewybranych do dofinansowania,</w:delText>
        </w:r>
      </w:del>
    </w:p>
    <w:p w14:paraId="70B0C849" w14:textId="1503B672" w:rsidR="0022680B" w:rsidRPr="0045042C" w:rsidDel="00AC4AE7" w:rsidRDefault="0022680B" w:rsidP="00AC4AE7">
      <w:pPr>
        <w:rPr>
          <w:del w:id="1161" w:author="Jarema Piekutowski" w:date="2022-09-08T08:48:00Z"/>
        </w:rPr>
        <w:pPrChange w:id="1162" w:author="Jarema Piekutowski" w:date="2022-09-08T08:48:00Z">
          <w:pPr>
            <w:numPr>
              <w:ilvl w:val="2"/>
              <w:numId w:val="66"/>
            </w:numPr>
            <w:ind w:left="2160" w:hanging="180"/>
            <w:jc w:val="both"/>
          </w:pPr>
        </w:pPrChange>
      </w:pPr>
      <w:del w:id="1163" w:author="Jarema Piekutowski" w:date="2022-09-08T08:48:00Z">
        <w:r w:rsidRPr="0045042C" w:rsidDel="00AC4AE7">
          <w:delText>dane o założonych i realizowanych wskaźnikach, w szczególności wskaźnikach ram wykonania.</w:delText>
        </w:r>
      </w:del>
    </w:p>
    <w:p w14:paraId="49008205" w14:textId="6A76ADCA" w:rsidR="0022680B" w:rsidRPr="0045042C" w:rsidDel="00AC4AE7" w:rsidRDefault="0022680B" w:rsidP="00AC4AE7">
      <w:pPr>
        <w:rPr>
          <w:del w:id="1164" w:author="Jarema Piekutowski" w:date="2022-09-08T08:48:00Z"/>
          <w:b/>
          <w:bCs/>
        </w:rPr>
        <w:pPrChange w:id="1165" w:author="Jarema Piekutowski" w:date="2022-09-08T08:48:00Z">
          <w:pPr>
            <w:pStyle w:val="Akapitzlist"/>
            <w:numPr>
              <w:numId w:val="66"/>
            </w:numPr>
            <w:ind w:hanging="360"/>
          </w:pPr>
        </w:pPrChange>
      </w:pPr>
      <w:del w:id="1166" w:author="Jarema Piekutowski" w:date="2022-09-08T08:48:00Z">
        <w:r w:rsidRPr="0045042C" w:rsidDel="00AC4AE7">
          <w:rPr>
            <w:b/>
            <w:bCs/>
          </w:rPr>
          <w:delText>Statystyki publiczne oraz inne dane statystyczne:</w:delText>
        </w:r>
      </w:del>
    </w:p>
    <w:p w14:paraId="3388CA11" w14:textId="290F6B12" w:rsidR="0022680B" w:rsidRPr="0045042C" w:rsidDel="00AC4AE7" w:rsidRDefault="0022680B" w:rsidP="00AC4AE7">
      <w:pPr>
        <w:rPr>
          <w:del w:id="1167" w:author="Jarema Piekutowski" w:date="2022-09-08T08:48:00Z"/>
        </w:rPr>
        <w:pPrChange w:id="1168" w:author="Jarema Piekutowski" w:date="2022-09-08T08:48:00Z">
          <w:pPr>
            <w:numPr>
              <w:ilvl w:val="1"/>
              <w:numId w:val="66"/>
            </w:numPr>
            <w:ind w:left="1440" w:hanging="360"/>
            <w:jc w:val="both"/>
          </w:pPr>
        </w:pPrChange>
      </w:pPr>
      <w:del w:id="1169" w:author="Jarema Piekutowski" w:date="2022-09-08T08:48:00Z">
        <w:r w:rsidRPr="0045042C" w:rsidDel="00AC4AE7">
          <w:delText>dane GUS,</w:delText>
        </w:r>
      </w:del>
    </w:p>
    <w:p w14:paraId="21BCB642" w14:textId="2DDF76CD" w:rsidR="0022680B" w:rsidRPr="0045042C" w:rsidDel="00AC4AE7" w:rsidRDefault="0022680B" w:rsidP="00AC4AE7">
      <w:pPr>
        <w:rPr>
          <w:del w:id="1170" w:author="Jarema Piekutowski" w:date="2022-09-08T08:48:00Z"/>
        </w:rPr>
        <w:pPrChange w:id="1171" w:author="Jarema Piekutowski" w:date="2022-09-08T08:48:00Z">
          <w:pPr>
            <w:numPr>
              <w:ilvl w:val="1"/>
              <w:numId w:val="66"/>
            </w:numPr>
            <w:ind w:left="1440" w:hanging="360"/>
            <w:jc w:val="both"/>
          </w:pPr>
        </w:pPrChange>
      </w:pPr>
      <w:del w:id="1172" w:author="Jarema Piekutowski" w:date="2022-09-08T08:48:00Z">
        <w:r w:rsidRPr="0045042C" w:rsidDel="00AC4AE7">
          <w:delText>dane Eurostat i inne,</w:delText>
        </w:r>
      </w:del>
    </w:p>
    <w:p w14:paraId="5FA8D1C6" w14:textId="79F9A0EE" w:rsidR="0022680B" w:rsidRPr="0045042C" w:rsidDel="00AC4AE7" w:rsidRDefault="0022680B" w:rsidP="00AC4AE7">
      <w:pPr>
        <w:rPr>
          <w:del w:id="1173" w:author="Jarema Piekutowski" w:date="2022-09-08T08:48:00Z"/>
        </w:rPr>
        <w:pPrChange w:id="1174" w:author="Jarema Piekutowski" w:date="2022-09-08T08:48:00Z">
          <w:pPr>
            <w:numPr>
              <w:ilvl w:val="1"/>
              <w:numId w:val="66"/>
            </w:numPr>
            <w:ind w:left="1440" w:hanging="360"/>
            <w:jc w:val="both"/>
          </w:pPr>
        </w:pPrChange>
      </w:pPr>
      <w:del w:id="1175" w:author="Jarema Piekutowski" w:date="2022-09-08T08:48:00Z">
        <w:r w:rsidRPr="0045042C" w:rsidDel="00AC4AE7">
          <w:delText>dane ze strony: https://strateg.stat.gov.pl,</w:delText>
        </w:r>
      </w:del>
    </w:p>
    <w:p w14:paraId="48C58A42" w14:textId="0CE82C94" w:rsidR="00AE7BCF" w:rsidRPr="00377D26" w:rsidDel="00AC4AE7" w:rsidRDefault="0022680B" w:rsidP="00AC4AE7">
      <w:pPr>
        <w:rPr>
          <w:del w:id="1176" w:author="Jarema Piekutowski" w:date="2022-09-08T08:48:00Z"/>
          <w:b/>
          <w:bCs/>
        </w:rPr>
        <w:pPrChange w:id="1177" w:author="Jarema Piekutowski" w:date="2022-09-08T08:48:00Z">
          <w:pPr>
            <w:numPr>
              <w:ilvl w:val="1"/>
              <w:numId w:val="66"/>
            </w:numPr>
            <w:ind w:left="1440" w:hanging="360"/>
            <w:jc w:val="both"/>
          </w:pPr>
        </w:pPrChange>
      </w:pPr>
      <w:commentRangeStart w:id="1178"/>
      <w:del w:id="1179" w:author="Jarema Piekutowski" w:date="2022-09-08T08:48:00Z">
        <w:r w:rsidRPr="0045042C" w:rsidDel="00AC4AE7">
          <w:delText>inne dane związane z przedsiębiorczością, infrastrukturą transportową i kolejową itp.</w:delText>
        </w:r>
        <w:commentRangeEnd w:id="1178"/>
        <w:r w:rsidR="00DD326D" w:rsidDel="00AC4AE7">
          <w:rPr>
            <w:rStyle w:val="Odwoaniedokomentarza"/>
          </w:rPr>
          <w:commentReference w:id="1178"/>
        </w:r>
      </w:del>
    </w:p>
    <w:p w14:paraId="5CC4E857" w14:textId="18BD3A40" w:rsidR="00AE7BCF" w:rsidDel="00AC4AE7" w:rsidRDefault="00AE7BCF" w:rsidP="00AC4AE7">
      <w:pPr>
        <w:rPr>
          <w:del w:id="1180" w:author="Jarema Piekutowski" w:date="2022-09-08T08:48:00Z"/>
        </w:rPr>
        <w:pPrChange w:id="1181" w:author="Jarema Piekutowski" w:date="2022-09-08T08:48:00Z">
          <w:pPr>
            <w:pStyle w:val="Nagwek2"/>
          </w:pPr>
        </w:pPrChange>
      </w:pPr>
      <w:bookmarkStart w:id="1182" w:name="_Toc112688973"/>
      <w:del w:id="1183" w:author="Jarema Piekutowski" w:date="2022-09-08T08:48:00Z">
        <w:r w:rsidDel="00AC4AE7">
          <w:delText>Badanie jakościowe z przedstawicielami instytucji POPW i beneficjentami</w:delText>
        </w:r>
        <w:bookmarkEnd w:id="1182"/>
      </w:del>
    </w:p>
    <w:p w14:paraId="53854604" w14:textId="1F3A6393" w:rsidR="00F30852" w:rsidDel="00AC4AE7" w:rsidRDefault="00F30852" w:rsidP="00AC4AE7">
      <w:pPr>
        <w:rPr>
          <w:del w:id="1184" w:author="Jarema Piekutowski" w:date="2022-09-08T08:48:00Z"/>
        </w:rPr>
        <w:pPrChange w:id="1185" w:author="Jarema Piekutowski" w:date="2022-09-08T08:48:00Z">
          <w:pPr>
            <w:pStyle w:val="Nagwek3"/>
          </w:pPr>
        </w:pPrChange>
      </w:pPr>
      <w:bookmarkStart w:id="1186" w:name="_Toc112688974"/>
      <w:del w:id="1187" w:author="Jarema Piekutowski" w:date="2022-09-08T08:48:00Z">
        <w:r w:rsidDel="00AC4AE7">
          <w:delText>Wywiady pogłębione z IZ i IP</w:delText>
        </w:r>
        <w:bookmarkEnd w:id="1186"/>
      </w:del>
    </w:p>
    <w:p w14:paraId="3ADBDA06" w14:textId="1E4AD466" w:rsidR="00F30852" w:rsidRPr="00F30852" w:rsidDel="00AC4AE7" w:rsidRDefault="00F30852" w:rsidP="00AC4AE7">
      <w:pPr>
        <w:rPr>
          <w:del w:id="1188" w:author="Jarema Piekutowski" w:date="2022-09-08T08:48:00Z"/>
          <w:rStyle w:val="Wyrnienieintensywne"/>
          <w:i w:val="0"/>
          <w:iCs w:val="0"/>
        </w:rPr>
        <w:pPrChange w:id="1189" w:author="Jarema Piekutowski" w:date="2022-09-08T08:48:00Z">
          <w:pPr/>
        </w:pPrChange>
      </w:pPr>
      <w:del w:id="1190" w:author="Jarema Piekutowski" w:date="2022-09-08T08:48:00Z">
        <w:r w:rsidRPr="00F30852" w:rsidDel="00AC4AE7">
          <w:rPr>
            <w:rStyle w:val="Wyrnienieintensywne"/>
            <w:i w:val="0"/>
            <w:iCs w:val="0"/>
          </w:rPr>
          <w:delText>Opis metody</w:delText>
        </w:r>
      </w:del>
    </w:p>
    <w:p w14:paraId="1F47F877" w14:textId="087E5070" w:rsidR="00F30852" w:rsidRPr="002A3A9E" w:rsidDel="00AC4AE7" w:rsidRDefault="00F30852" w:rsidP="00AC4AE7">
      <w:pPr>
        <w:rPr>
          <w:del w:id="1191" w:author="Jarema Piekutowski" w:date="2022-09-08T08:48:00Z"/>
          <w:rFonts w:eastAsia="Times New Roman" w:cstheme="minorHAnsi"/>
          <w:lang w:eastAsia="pl-PL"/>
        </w:rPr>
        <w:pPrChange w:id="1192" w:author="Jarema Piekutowski" w:date="2022-09-08T08:48:00Z">
          <w:pPr/>
        </w:pPrChange>
      </w:pPr>
      <w:del w:id="1193" w:author="Jarema Piekutowski" w:date="2022-09-08T08:48:00Z">
        <w:r w:rsidRPr="002A3A9E" w:rsidDel="00AC4AE7">
          <w:rPr>
            <w:rFonts w:eastAsia="Times New Roman" w:cstheme="minorHAnsi"/>
            <w:lang w:eastAsia="pl-PL"/>
          </w:rPr>
          <w:delText>Wywiad pogłębiony to bezpośrednia rozmowa z respondentem na podstawie scenariusza. Realizacja wywiadów pogłębionych będzie prowadzona przez ekspertów kluczowych (członków Zespołu badawczego) z wykorzystaniem scenariuszy. Pytania będą miały charakter otwarty, zazwyczaj o kolejności ich zadawania czy sposobie formułowania decydował będzie moderator.</w:delText>
        </w:r>
      </w:del>
    </w:p>
    <w:p w14:paraId="2713B05E" w14:textId="7BAB593B" w:rsidR="00F30852" w:rsidRPr="002A3A9E" w:rsidDel="00AC4AE7" w:rsidRDefault="00F30852" w:rsidP="00AC4AE7">
      <w:pPr>
        <w:rPr>
          <w:del w:id="1194" w:author="Jarema Piekutowski" w:date="2022-09-08T08:48:00Z"/>
          <w:rFonts w:eastAsia="Times New Roman" w:cstheme="minorHAnsi"/>
          <w:lang w:eastAsia="pl-PL"/>
        </w:rPr>
        <w:pPrChange w:id="1195" w:author="Jarema Piekutowski" w:date="2022-09-08T08:48:00Z">
          <w:pPr/>
        </w:pPrChange>
      </w:pPr>
      <w:del w:id="1196" w:author="Jarema Piekutowski" w:date="2022-09-08T08:48:00Z">
        <w:r w:rsidRPr="002A3A9E" w:rsidDel="00AC4AE7">
          <w:rPr>
            <w:rFonts w:eastAsia="Times New Roman" w:cstheme="minorHAnsi"/>
            <w:lang w:eastAsia="pl-PL"/>
          </w:rPr>
          <w:delText>Wywiady zostaną przeprowadzone po dokonaniu wstępnej analizy danych zastanych i analiz statystycznych, na podstawie której zidentyfikujemy „braki informacyjne” oraz sformułujemy wstępne wnioski – wywiady posłużą bowiem do weryfikacji wniosków</w:delText>
        </w:r>
        <w:r w:rsidRPr="002A3A9E" w:rsidDel="00AC4AE7">
          <w:delText xml:space="preserve"> </w:delText>
        </w:r>
        <w:r w:rsidRPr="002A3A9E" w:rsidDel="00AC4AE7">
          <w:rPr>
            <w:rFonts w:eastAsia="Times New Roman" w:cstheme="minorHAnsi"/>
            <w:lang w:eastAsia="pl-PL"/>
          </w:rPr>
          <w:delText>wynikających z analizy danych zastanych i zgromadzenia dodatkowych informacji, których nie zapewni analiza danych zastanych</w:delText>
        </w:r>
        <w:r w:rsidRPr="002A3A9E" w:rsidDel="00AC4AE7">
          <w:delText xml:space="preserve">. </w:delText>
        </w:r>
        <w:r w:rsidRPr="002A3A9E" w:rsidDel="00AC4AE7">
          <w:rPr>
            <w:rFonts w:eastAsia="Times New Roman" w:cstheme="minorHAnsi"/>
            <w:lang w:eastAsia="pl-PL"/>
          </w:rPr>
          <w:delText>Zostaną przeprowadzone przede wszystkim z pracownikami IP i IZ odpowiedzialnymi za wdrażanie poszczególnych (pod)działań POPW.</w:delText>
        </w:r>
      </w:del>
    </w:p>
    <w:p w14:paraId="3961D666" w14:textId="241CAC37" w:rsidR="00F30852" w:rsidRPr="002A3A9E" w:rsidDel="00AC4AE7" w:rsidRDefault="00F30852" w:rsidP="00AC4AE7">
      <w:pPr>
        <w:rPr>
          <w:del w:id="1197" w:author="Jarema Piekutowski" w:date="2022-09-08T08:48:00Z"/>
          <w:rFonts w:eastAsia="Times New Roman" w:cstheme="minorHAnsi"/>
          <w:lang w:eastAsia="pl-PL"/>
        </w:rPr>
        <w:pPrChange w:id="1198" w:author="Jarema Piekutowski" w:date="2022-09-08T08:48:00Z">
          <w:pPr/>
        </w:pPrChange>
      </w:pPr>
      <w:del w:id="1199" w:author="Jarema Piekutowski" w:date="2022-09-08T08:48:00Z">
        <w:r w:rsidRPr="002A3A9E" w:rsidDel="00AC4AE7">
          <w:rPr>
            <w:rFonts w:eastAsia="Times New Roman" w:cstheme="minorHAnsi"/>
            <w:lang w:eastAsia="pl-PL"/>
          </w:rPr>
          <w:delText>Wszystkie wywiady prowadzone będą przez osoby bezpośrednio powiązane z realizacją badania ewaluacyjnego (eksperci), co będzie ułatwiało osadzenie wywiadów w całościowej koncepcji badania. Wywiady będą mogły być prowadzone w formie diad/triad czy minigrup. Wywiady będą mogły być prowadzone telefonicznej/w formie telekonferencji.</w:delText>
        </w:r>
      </w:del>
    </w:p>
    <w:p w14:paraId="796ACF22" w14:textId="69187AFD" w:rsidR="00F30852" w:rsidRPr="00F30852" w:rsidDel="00AC4AE7" w:rsidRDefault="00F30852" w:rsidP="00AC4AE7">
      <w:pPr>
        <w:rPr>
          <w:del w:id="1200" w:author="Jarema Piekutowski" w:date="2022-09-08T08:48:00Z"/>
          <w:rStyle w:val="Wyrnienieintensywne"/>
          <w:i w:val="0"/>
          <w:iCs w:val="0"/>
        </w:rPr>
        <w:pPrChange w:id="1201" w:author="Jarema Piekutowski" w:date="2022-09-08T08:48:00Z">
          <w:pPr>
            <w:tabs>
              <w:tab w:val="left" w:pos="1039"/>
            </w:tabs>
          </w:pPr>
        </w:pPrChange>
      </w:pPr>
      <w:del w:id="1202" w:author="Jarema Piekutowski" w:date="2022-09-08T08:48:00Z">
        <w:r w:rsidRPr="00F30852" w:rsidDel="00AC4AE7">
          <w:rPr>
            <w:rStyle w:val="Wyrnienieintensywne"/>
            <w:i w:val="0"/>
            <w:iCs w:val="0"/>
          </w:rPr>
          <w:delText>Metoda będzie szczególnie użyteczna w kontekście realizacji 2., 3. i 4. zadania badawczego:</w:delText>
        </w:r>
      </w:del>
    </w:p>
    <w:p w14:paraId="11994184" w14:textId="27063CAD" w:rsidR="00F30852" w:rsidRPr="002A3A9E" w:rsidDel="00AC4AE7" w:rsidRDefault="00F30852" w:rsidP="00AC4AE7">
      <w:pPr>
        <w:rPr>
          <w:del w:id="1203" w:author="Jarema Piekutowski" w:date="2022-09-08T08:48:00Z"/>
          <w:rFonts w:eastAsia="Times New Roman" w:cstheme="minorHAnsi"/>
          <w:lang w:eastAsia="pl-PL"/>
        </w:rPr>
        <w:pPrChange w:id="1204" w:author="Jarema Piekutowski" w:date="2022-09-08T08:48:00Z">
          <w:pPr>
            <w:pStyle w:val="Akapitzlist"/>
            <w:numPr>
              <w:numId w:val="12"/>
            </w:numPr>
            <w:ind w:hanging="360"/>
          </w:pPr>
        </w:pPrChange>
      </w:pPr>
      <w:del w:id="1205" w:author="Jarema Piekutowski" w:date="2022-09-08T08:48:00Z">
        <w:r w:rsidRPr="002A3A9E" w:rsidDel="00AC4AE7">
          <w:rPr>
            <w:rFonts w:eastAsia="Times New Roman" w:cstheme="minorHAnsi"/>
            <w:lang w:eastAsia="pl-PL"/>
          </w:rPr>
          <w:delText>Zadanie 2 i Zadanie 3</w:delText>
        </w:r>
      </w:del>
    </w:p>
    <w:p w14:paraId="3F7329AA" w14:textId="50ACD688" w:rsidR="00F30852" w:rsidRPr="002A3A9E" w:rsidDel="00AC4AE7" w:rsidRDefault="00F30852" w:rsidP="00AC4AE7">
      <w:pPr>
        <w:rPr>
          <w:del w:id="1206" w:author="Jarema Piekutowski" w:date="2022-09-08T08:48:00Z"/>
          <w:rFonts w:eastAsia="Times New Roman" w:cstheme="minorHAnsi"/>
          <w:highlight w:val="yellow"/>
          <w:lang w:eastAsia="pl-PL"/>
        </w:rPr>
        <w:pPrChange w:id="1207" w:author="Jarema Piekutowski" w:date="2022-09-08T08:48:00Z">
          <w:pPr/>
        </w:pPrChange>
      </w:pPr>
      <w:del w:id="1208" w:author="Jarema Piekutowski" w:date="2022-09-08T08:48:00Z">
        <w:r w:rsidRPr="002A3A9E" w:rsidDel="00AC4AE7">
          <w:rPr>
            <w:rFonts w:eastAsia="Times New Roman" w:cstheme="minorHAnsi"/>
            <w:lang w:eastAsia="pl-PL"/>
          </w:rPr>
          <w:delText xml:space="preserve">W ramach wywiadów możliwe będzie pozyskanie informacji na temat tego, w jakim stopniu na skuteczność interwencji oddziaływały czynniki wewnętrzne, tj. kontekst instytucjonalny, system wdrażania i realizacji projektów, kryteria wyboru projektów (i ich zmiany), trafność wsparcia względem warunków społeczno-gospodarczych w Polsce Wschodniej. Przeprowadzone wywiady pozwolą również zidentyfikować podjęte środki zaradcze o charakterze instytucjonalnym i operacyjnym (np. proces wyboru, wymogi dla beneficjentów/projektów, model wdrażania, maksymalna wartość projektu, harmonogram konkursów, ułatwienia dla wnioskodawców, zniesienie barier dostępu) oraz ocenić ich skuteczność w odniesieniu do efektów, które przyniosły. </w:delText>
        </w:r>
      </w:del>
    </w:p>
    <w:p w14:paraId="401227E3" w14:textId="3AEC28C6" w:rsidR="00F30852" w:rsidRPr="002A3A9E" w:rsidDel="00AC4AE7" w:rsidRDefault="00F30852" w:rsidP="00AC4AE7">
      <w:pPr>
        <w:rPr>
          <w:del w:id="1209" w:author="Jarema Piekutowski" w:date="2022-09-08T08:48:00Z"/>
          <w:rFonts w:eastAsia="Times New Roman" w:cstheme="minorHAnsi"/>
          <w:lang w:eastAsia="pl-PL"/>
        </w:rPr>
        <w:pPrChange w:id="1210" w:author="Jarema Piekutowski" w:date="2022-09-08T08:48:00Z">
          <w:pPr/>
        </w:pPrChange>
      </w:pPr>
      <w:del w:id="1211" w:author="Jarema Piekutowski" w:date="2022-09-08T08:48:00Z">
        <w:r w:rsidRPr="002A3A9E" w:rsidDel="00AC4AE7">
          <w:rPr>
            <w:rFonts w:eastAsia="Times New Roman" w:cstheme="minorHAnsi"/>
            <w:lang w:eastAsia="pl-PL"/>
          </w:rPr>
          <w:delText>Pozyskane informacje jakościowe zostaną wykorzystane do sformułowania zaleceń i rekomendacji użytecznych w kontekście wdrażania FEPW 2021-2027.</w:delText>
        </w:r>
      </w:del>
    </w:p>
    <w:p w14:paraId="13911419" w14:textId="3AE9F74C" w:rsidR="00F30852" w:rsidRPr="002A3A9E" w:rsidDel="00AC4AE7" w:rsidRDefault="00F30852" w:rsidP="00AC4AE7">
      <w:pPr>
        <w:rPr>
          <w:del w:id="1212" w:author="Jarema Piekutowski" w:date="2022-09-08T08:48:00Z"/>
          <w:rFonts w:eastAsia="Times New Roman" w:cstheme="minorHAnsi"/>
          <w:lang w:eastAsia="pl-PL"/>
        </w:rPr>
        <w:pPrChange w:id="1213" w:author="Jarema Piekutowski" w:date="2022-09-08T08:48:00Z">
          <w:pPr>
            <w:pStyle w:val="Akapitzlist"/>
            <w:numPr>
              <w:numId w:val="12"/>
            </w:numPr>
            <w:ind w:hanging="360"/>
          </w:pPr>
        </w:pPrChange>
      </w:pPr>
      <w:del w:id="1214" w:author="Jarema Piekutowski" w:date="2022-09-08T08:48:00Z">
        <w:r w:rsidRPr="002A3A9E" w:rsidDel="00AC4AE7">
          <w:rPr>
            <w:rFonts w:eastAsia="Times New Roman" w:cstheme="minorHAnsi"/>
            <w:lang w:eastAsia="pl-PL"/>
          </w:rPr>
          <w:delText>Zadanie 4</w:delText>
        </w:r>
      </w:del>
    </w:p>
    <w:p w14:paraId="3FBCB463" w14:textId="5F30D4DF" w:rsidR="00F30852" w:rsidRPr="002A3A9E" w:rsidDel="00AC4AE7" w:rsidRDefault="00F30852" w:rsidP="00AC4AE7">
      <w:pPr>
        <w:rPr>
          <w:del w:id="1215" w:author="Jarema Piekutowski" w:date="2022-09-08T08:48:00Z"/>
        </w:rPr>
        <w:pPrChange w:id="1216" w:author="Jarema Piekutowski" w:date="2022-09-08T08:48:00Z">
          <w:pPr/>
        </w:pPrChange>
      </w:pPr>
      <w:bookmarkStart w:id="1217" w:name="_Hlk112328725"/>
      <w:del w:id="1218" w:author="Jarema Piekutowski" w:date="2022-09-08T08:48:00Z">
        <w:r w:rsidRPr="002A3A9E" w:rsidDel="00AC4AE7">
          <w:rPr>
            <w:rFonts w:eastAsia="Times New Roman" w:cstheme="minorHAnsi"/>
            <w:lang w:eastAsia="pl-PL"/>
          </w:rPr>
          <w:delText xml:space="preserve">W ramach wywiadów możliwe będzie pozyskanie informacji </w:delText>
        </w:r>
        <w:bookmarkEnd w:id="1217"/>
        <w:r w:rsidRPr="002A3A9E" w:rsidDel="00AC4AE7">
          <w:rPr>
            <w:rFonts w:eastAsia="Times New Roman" w:cstheme="minorHAnsi"/>
            <w:lang w:eastAsia="pl-PL"/>
          </w:rPr>
          <w:delText>niezbędnych do tego, by móc zaproponować ewentualne zmiany wielkości alokacji w ramach programu, przedstawić propozycje wielkości przesunięć środków (jeśli będzie to zasadne, schodząc na poziom (pod)działań) i określić, jakie przyniosą one efekty.</w:delText>
        </w:r>
        <w:r w:rsidRPr="002A3A9E" w:rsidDel="00AC4AE7">
          <w:delText xml:space="preserve"> Rozmówcy będą bowiem pytani o </w:delText>
        </w:r>
        <w:r w:rsidRPr="002A3A9E" w:rsidDel="00AC4AE7">
          <w:rPr>
            <w:rFonts w:eastAsia="Times New Roman" w:cstheme="minorHAnsi"/>
            <w:lang w:eastAsia="pl-PL"/>
          </w:rPr>
          <w:delText>dotychczasowe rezultaty oraz skuteczność i efektywność interwencji, w tym kwestii wzajemnego dopasowania alokacji finansowej i przyjętych wartości docelowych wskaźników i ocenę efektywności alokowanych zasobów i ich wpływu na postęp wdrażania Programu.</w:delText>
        </w:r>
      </w:del>
    </w:p>
    <w:p w14:paraId="4561015F" w14:textId="52DF9779" w:rsidR="00F30852" w:rsidRPr="00F30852" w:rsidDel="00AC4AE7" w:rsidRDefault="00F30852" w:rsidP="00AC4AE7">
      <w:pPr>
        <w:rPr>
          <w:del w:id="1219" w:author="Jarema Piekutowski" w:date="2022-09-08T08:48:00Z"/>
          <w:rFonts w:eastAsia="Times New Roman" w:cstheme="minorHAnsi"/>
          <w:lang w:eastAsia="pl-PL"/>
        </w:rPr>
        <w:pPrChange w:id="1220" w:author="Jarema Piekutowski" w:date="2022-09-08T08:48:00Z">
          <w:pPr/>
        </w:pPrChange>
      </w:pPr>
      <w:del w:id="1221" w:author="Jarema Piekutowski" w:date="2022-09-08T08:48:00Z">
        <w:r w:rsidRPr="00F30852" w:rsidDel="00AC4AE7">
          <w:rPr>
            <w:rFonts w:eastAsia="Times New Roman" w:cstheme="minorHAnsi"/>
            <w:color w:val="4472C4" w:themeColor="accent1"/>
            <w:lang w:eastAsia="pl-PL"/>
          </w:rPr>
          <w:delText xml:space="preserve">Dobór próby </w:delText>
        </w:r>
      </w:del>
    </w:p>
    <w:p w14:paraId="357E7753" w14:textId="79027B0B" w:rsidR="00F30852" w:rsidRPr="004703AF" w:rsidDel="00AC4AE7" w:rsidRDefault="00F30852" w:rsidP="00AC4AE7">
      <w:pPr>
        <w:rPr>
          <w:del w:id="1222" w:author="Jarema Piekutowski" w:date="2022-09-08T08:48:00Z"/>
        </w:rPr>
        <w:pPrChange w:id="1223" w:author="Jarema Piekutowski" w:date="2022-09-08T08:48:00Z">
          <w:pPr/>
        </w:pPrChange>
      </w:pPr>
      <w:del w:id="1224" w:author="Jarema Piekutowski" w:date="2022-09-08T08:48:00Z">
        <w:r w:rsidDel="00AC4AE7">
          <w:delText xml:space="preserve">Dobór próby będzie miał charakter celowy. </w:delText>
        </w:r>
        <w:r w:rsidRPr="00E04F4D" w:rsidDel="00AC4AE7">
          <w:delText xml:space="preserve">Kryteriami doboru rozmówców będą m.in. zakres wykonywanych zadań w instytucji, posiadana wiedza, funkcja (stanowisko kierownicze, specjalistyczne). </w:delText>
        </w:r>
        <w:r w:rsidDel="00AC4AE7">
          <w:delText>Wywiady z</w:delText>
        </w:r>
        <w:r w:rsidRPr="0048274D" w:rsidDel="00AC4AE7">
          <w:delText xml:space="preserve">ostaną przeprowadzone przede wszystkim z pracownikami IP i IZ </w:delText>
        </w:r>
        <w:r w:rsidRPr="00387894" w:rsidDel="00AC4AE7">
          <w:delText>odpowiedzialnymi za wdrażanie poszczególnych (pod)działań POPW</w:delText>
        </w:r>
        <w:r w:rsidDel="00AC4AE7">
          <w:delText>,</w:delText>
        </w:r>
        <w:r w:rsidRPr="00CB1E5D" w:rsidDel="00AC4AE7">
          <w:delText xml:space="preserve"> a także </w:delText>
        </w:r>
      </w:del>
      <w:ins w:id="1225" w:author="Marta Brzozowska" w:date="2022-09-02T12:58:00Z">
        <w:del w:id="1226" w:author="Jarema Piekutowski" w:date="2022-09-08T08:48:00Z">
          <w:r w:rsidR="00000338" w:rsidDel="00AC4AE7">
            <w:delText xml:space="preserve">z </w:delText>
          </w:r>
        </w:del>
      </w:ins>
      <w:del w:id="1227" w:author="Jarema Piekutowski" w:date="2022-09-08T08:48:00Z">
        <w:r w:rsidRPr="00CB1E5D" w:rsidDel="00AC4AE7">
          <w:delText xml:space="preserve">osoby </w:delText>
        </w:r>
      </w:del>
      <w:ins w:id="1228" w:author="Marta Brzozowska" w:date="2022-09-02T12:58:00Z">
        <w:del w:id="1229" w:author="Jarema Piekutowski" w:date="2022-09-08T08:48:00Z">
          <w:r w:rsidR="00000338" w:rsidRPr="00CB1E5D" w:rsidDel="00AC4AE7">
            <w:delText>osob</w:delText>
          </w:r>
          <w:r w:rsidR="00000338" w:rsidDel="00AC4AE7">
            <w:delText>ami</w:delText>
          </w:r>
          <w:r w:rsidRPr="00CB1E5D" w:rsidDel="00AC4AE7">
            <w:delText xml:space="preserve"> </w:delText>
          </w:r>
        </w:del>
      </w:ins>
      <w:del w:id="1230" w:author="Jarema Piekutowski" w:date="2022-09-08T08:48:00Z">
        <w:r w:rsidRPr="00CB1E5D" w:rsidDel="00AC4AE7">
          <w:delText xml:space="preserve">odpowiedzialne </w:delText>
        </w:r>
      </w:del>
      <w:ins w:id="1231" w:author="Marta Brzozowska" w:date="2022-09-02T12:58:00Z">
        <w:del w:id="1232" w:author="Jarema Piekutowski" w:date="2022-09-08T08:48:00Z">
          <w:r w:rsidR="00000338" w:rsidRPr="00CB1E5D" w:rsidDel="00AC4AE7">
            <w:delText>odpowiedzialn</w:delText>
          </w:r>
          <w:r w:rsidR="00000338" w:rsidDel="00AC4AE7">
            <w:delText>ymi</w:delText>
          </w:r>
          <w:r w:rsidR="00000338" w:rsidRPr="00CB1E5D" w:rsidDel="00AC4AE7">
            <w:delText xml:space="preserve"> </w:delText>
          </w:r>
        </w:del>
      </w:ins>
      <w:del w:id="1233" w:author="Jarema Piekutowski" w:date="2022-09-08T08:48:00Z">
        <w:r w:rsidRPr="00CB1E5D" w:rsidDel="00AC4AE7">
          <w:delText>za system monitorowania i wskaźniki</w:delText>
        </w:r>
        <w:r w:rsidRPr="00387894" w:rsidDel="00AC4AE7">
          <w:delText>. Wstępnie szacuje się,</w:delText>
        </w:r>
        <w:r w:rsidRPr="0048274D" w:rsidDel="00AC4AE7">
          <w:delText xml:space="preserve"> że będzie potrzeba zrealizowania maksymalnie 12</w:delText>
        </w:r>
        <w:r w:rsidDel="00AC4AE7">
          <w:delText> </w:delText>
        </w:r>
        <w:r w:rsidRPr="0048274D" w:rsidDel="00AC4AE7">
          <w:delText xml:space="preserve">IDI, ale liczba ta może ulec znacznemu ograniczeniu w zależności od dostępności konkretnych pracowników i możliwości przeprowadzania „łączonych” wywiadów dotyczących kilku (pod)działań łącznie z tym </w:delText>
        </w:r>
        <w:r w:rsidRPr="00EC34E6" w:rsidDel="00AC4AE7">
          <w:delText xml:space="preserve">samym/tymi samymi respondentem/respondentami. Proponowany dobór rozmówców wynika z przyjętego systemu instytucjonalnego odpowiadającego za zarządzanie i wdrażanie POPW 2014-2020. Mając to na uwadze wywiady zostaną zrealizowane z niżej wymienionymi </w:delText>
        </w:r>
        <w:r w:rsidRPr="004703AF" w:rsidDel="00AC4AE7">
          <w:delText>respondentami.</w:delText>
        </w:r>
      </w:del>
    </w:p>
    <w:p w14:paraId="4FB46E83" w14:textId="367CCB2B" w:rsidR="00F30852" w:rsidRPr="00486813" w:rsidDel="00AC4AE7" w:rsidRDefault="00F30852" w:rsidP="00AC4AE7">
      <w:pPr>
        <w:rPr>
          <w:del w:id="1234" w:author="Jarema Piekutowski" w:date="2022-09-08T08:48:00Z"/>
        </w:rPr>
        <w:pPrChange w:id="1235" w:author="Jarema Piekutowski" w:date="2022-09-08T08:48:00Z">
          <w:pPr>
            <w:pStyle w:val="Akapitzlist"/>
            <w:numPr>
              <w:numId w:val="67"/>
            </w:numPr>
            <w:ind w:left="1065" w:hanging="705"/>
          </w:pPr>
        </w:pPrChange>
      </w:pPr>
      <w:del w:id="1236" w:author="Jarema Piekutowski" w:date="2022-09-08T08:48:00Z">
        <w:r w:rsidRPr="00486813" w:rsidDel="00AC4AE7">
          <w:delText xml:space="preserve">Ministerstwo Funduszy i Polityki Regionalnej, Departament Programów Ponadregionalnych – </w:delText>
        </w:r>
        <w:commentRangeStart w:id="1237"/>
        <w:r w:rsidRPr="00486813" w:rsidDel="00AC4AE7">
          <w:delText>1 wywiad</w:delText>
        </w:r>
        <w:r w:rsidDel="00AC4AE7">
          <w:delText>:</w:delText>
        </w:r>
        <w:commentRangeEnd w:id="1237"/>
        <w:r w:rsidR="00930B7D" w:rsidDel="00AC4AE7">
          <w:rPr>
            <w:rStyle w:val="Odwoaniedokomentarza"/>
          </w:rPr>
          <w:commentReference w:id="1237"/>
        </w:r>
      </w:del>
    </w:p>
    <w:p w14:paraId="58007CBE" w14:textId="52567A0B" w:rsidR="00F30852" w:rsidRPr="00486813" w:rsidDel="00AC4AE7" w:rsidRDefault="00F30852" w:rsidP="00AC4AE7">
      <w:pPr>
        <w:rPr>
          <w:del w:id="1238" w:author="Jarema Piekutowski" w:date="2022-09-08T08:48:00Z"/>
        </w:rPr>
        <w:pPrChange w:id="1239" w:author="Jarema Piekutowski" w:date="2022-09-08T08:48:00Z">
          <w:pPr>
            <w:pStyle w:val="Akapitzlist"/>
            <w:numPr>
              <w:ilvl w:val="2"/>
              <w:numId w:val="67"/>
            </w:numPr>
            <w:ind w:left="2160" w:hanging="180"/>
          </w:pPr>
        </w:pPrChange>
      </w:pPr>
      <w:del w:id="1240" w:author="Jarema Piekutowski" w:date="2022-09-08T08:48:00Z">
        <w:r w:rsidDel="00AC4AE7">
          <w:delText>przedstawiciel</w:delText>
        </w:r>
        <w:r w:rsidRPr="00486813" w:rsidDel="00AC4AE7">
          <w:delText xml:space="preserve"> Departamentu Programów Ponadregionalnych</w:delText>
        </w:r>
        <w:r w:rsidDel="00AC4AE7">
          <w:delText>.</w:delText>
        </w:r>
      </w:del>
    </w:p>
    <w:p w14:paraId="25BE671B" w14:textId="5FBEB55E" w:rsidR="00F30852" w:rsidRPr="007E7363" w:rsidDel="00AC4AE7" w:rsidRDefault="00F30852" w:rsidP="00AC4AE7">
      <w:pPr>
        <w:rPr>
          <w:del w:id="1241" w:author="Jarema Piekutowski" w:date="2022-09-08T08:48:00Z"/>
        </w:rPr>
        <w:pPrChange w:id="1242" w:author="Jarema Piekutowski" w:date="2022-09-08T08:48:00Z">
          <w:pPr>
            <w:pStyle w:val="Akapitzlist"/>
            <w:numPr>
              <w:numId w:val="67"/>
            </w:numPr>
            <w:ind w:left="1065" w:hanging="705"/>
          </w:pPr>
        </w:pPrChange>
      </w:pPr>
      <w:del w:id="1243" w:author="Jarema Piekutowski" w:date="2022-09-08T08:48:00Z">
        <w:r w:rsidRPr="007E7363" w:rsidDel="00AC4AE7">
          <w:delText xml:space="preserve">Polska Agencja Rozwoju Przedsiębiorczości – max. </w:delText>
        </w:r>
        <w:r w:rsidDel="00AC4AE7">
          <w:delText>10</w:delText>
        </w:r>
        <w:r w:rsidRPr="007E7363" w:rsidDel="00AC4AE7">
          <w:delText xml:space="preserve"> wywiadów:</w:delText>
        </w:r>
      </w:del>
    </w:p>
    <w:p w14:paraId="148647BC" w14:textId="70DE5A67" w:rsidR="00F30852" w:rsidDel="00AC4AE7" w:rsidRDefault="00F30852" w:rsidP="00AC4AE7">
      <w:pPr>
        <w:rPr>
          <w:del w:id="1244" w:author="Jarema Piekutowski" w:date="2022-09-08T08:48:00Z"/>
        </w:rPr>
        <w:pPrChange w:id="1245" w:author="Jarema Piekutowski" w:date="2022-09-08T08:48:00Z">
          <w:pPr>
            <w:pStyle w:val="Akapitzlist"/>
            <w:numPr>
              <w:ilvl w:val="1"/>
              <w:numId w:val="68"/>
            </w:numPr>
            <w:ind w:left="1440" w:hanging="360"/>
          </w:pPr>
        </w:pPrChange>
      </w:pPr>
      <w:del w:id="1246" w:author="Jarema Piekutowski" w:date="2022-09-08T08:48:00Z">
        <w:r w:rsidDel="00AC4AE7">
          <w:delText>w</w:delText>
        </w:r>
        <w:r w:rsidRPr="00E821D5" w:rsidDel="00AC4AE7">
          <w:delText xml:space="preserve"> zakresie Priorytetu Przedsiębiorcza Polska Wschodnia:</w:delText>
        </w:r>
      </w:del>
    </w:p>
    <w:p w14:paraId="7E7AB15D" w14:textId="263FCB3D" w:rsidR="00F30852" w:rsidRPr="00E821D5" w:rsidDel="00AC4AE7" w:rsidRDefault="00F30852" w:rsidP="00AC4AE7">
      <w:pPr>
        <w:rPr>
          <w:del w:id="1247" w:author="Jarema Piekutowski" w:date="2022-09-08T08:48:00Z"/>
        </w:rPr>
        <w:pPrChange w:id="1248" w:author="Jarema Piekutowski" w:date="2022-09-08T08:48:00Z">
          <w:pPr>
            <w:pStyle w:val="Akapitzlist"/>
            <w:numPr>
              <w:ilvl w:val="2"/>
              <w:numId w:val="68"/>
            </w:numPr>
            <w:ind w:left="2160" w:hanging="180"/>
          </w:pPr>
        </w:pPrChange>
      </w:pPr>
      <w:commentRangeStart w:id="1249"/>
      <w:del w:id="1250" w:author="Jarema Piekutowski" w:date="2022-09-08T08:48:00Z">
        <w:r w:rsidRPr="00E821D5" w:rsidDel="00AC4AE7">
          <w:delText>w zakresie poddziałania 1.1.1 PO PW Platformy startowe dla nowych pomysłów – przedstawiciel Departamentu Rozwoju Startupów</w:delText>
        </w:r>
        <w:r w:rsidDel="00AC4AE7">
          <w:delText>,</w:delText>
        </w:r>
      </w:del>
    </w:p>
    <w:p w14:paraId="43F33439" w14:textId="5F1FD078" w:rsidR="00F30852" w:rsidRPr="00E821D5" w:rsidDel="00AC4AE7" w:rsidRDefault="00F30852" w:rsidP="00AC4AE7">
      <w:pPr>
        <w:rPr>
          <w:del w:id="1251" w:author="Jarema Piekutowski" w:date="2022-09-08T08:48:00Z"/>
        </w:rPr>
        <w:pPrChange w:id="1252" w:author="Jarema Piekutowski" w:date="2022-09-08T08:48:00Z">
          <w:pPr>
            <w:pStyle w:val="Akapitzlist"/>
            <w:numPr>
              <w:ilvl w:val="2"/>
              <w:numId w:val="68"/>
            </w:numPr>
            <w:ind w:left="2160" w:hanging="180"/>
          </w:pPr>
        </w:pPrChange>
      </w:pPr>
      <w:del w:id="1253" w:author="Jarema Piekutowski" w:date="2022-09-08T08:48:00Z">
        <w:r w:rsidRPr="00E821D5" w:rsidDel="00AC4AE7">
          <w:delText>w zakresie poddziałania 1.1.2 PO PW Rozwój startupów w Polsce Wschodniej – przedstawiciel Departamentu Rozwoju Startupów</w:delText>
        </w:r>
        <w:r w:rsidDel="00AC4AE7">
          <w:delText>,</w:delText>
        </w:r>
        <w:commentRangeEnd w:id="1249"/>
        <w:r w:rsidR="00000338" w:rsidDel="00AC4AE7">
          <w:rPr>
            <w:rStyle w:val="Odwoaniedokomentarza"/>
          </w:rPr>
          <w:commentReference w:id="1249"/>
        </w:r>
      </w:del>
    </w:p>
    <w:p w14:paraId="642736DC" w14:textId="78A35CFF" w:rsidR="00F30852" w:rsidDel="00AC4AE7" w:rsidRDefault="00F30852" w:rsidP="00AC4AE7">
      <w:pPr>
        <w:rPr>
          <w:del w:id="1254" w:author="Jarema Piekutowski" w:date="2022-09-08T08:48:00Z"/>
        </w:rPr>
        <w:pPrChange w:id="1255" w:author="Jarema Piekutowski" w:date="2022-09-08T08:48:00Z">
          <w:pPr>
            <w:pStyle w:val="Akapitzlist"/>
            <w:numPr>
              <w:ilvl w:val="2"/>
              <w:numId w:val="68"/>
            </w:numPr>
            <w:ind w:left="2160" w:hanging="180"/>
          </w:pPr>
        </w:pPrChange>
      </w:pPr>
      <w:del w:id="1256" w:author="Jarema Piekutowski" w:date="2022-09-08T08:48:00Z">
        <w:r w:rsidRPr="00E821D5" w:rsidDel="00AC4AE7">
          <w:delText>w zakresie działania 1.2 PO PW Internacjonalizacja MŚP – przedstawiciel Departamentu Internacjonalizacji Przedsiębiorstw</w:delText>
        </w:r>
        <w:r w:rsidDel="00AC4AE7">
          <w:delText>,</w:delText>
        </w:r>
      </w:del>
    </w:p>
    <w:p w14:paraId="4F70930D" w14:textId="212D316B" w:rsidR="00F30852" w:rsidDel="00AC4AE7" w:rsidRDefault="00F30852" w:rsidP="00AC4AE7">
      <w:pPr>
        <w:rPr>
          <w:del w:id="1257" w:author="Jarema Piekutowski" w:date="2022-09-08T08:48:00Z"/>
        </w:rPr>
        <w:pPrChange w:id="1258" w:author="Jarema Piekutowski" w:date="2022-09-08T08:48:00Z">
          <w:pPr>
            <w:pStyle w:val="Akapitzlist"/>
            <w:numPr>
              <w:ilvl w:val="2"/>
              <w:numId w:val="68"/>
            </w:numPr>
            <w:ind w:left="2160" w:hanging="180"/>
          </w:pPr>
        </w:pPrChange>
      </w:pPr>
      <w:del w:id="1259" w:author="Jarema Piekutowski" w:date="2022-09-08T08:48:00Z">
        <w:r w:rsidRPr="00E821D5" w:rsidDel="00AC4AE7">
          <w:delText>w zakresie poddziałania 1.3.1 PO PW Wdrażanie innowacji przez MŚP – przedstawiciel Departamentu Wdrożeń Innowacji w</w:delText>
        </w:r>
        <w:r w:rsidDel="00AC4AE7">
          <w:delText> </w:delText>
        </w:r>
        <w:r w:rsidRPr="00E821D5" w:rsidDel="00AC4AE7">
          <w:delText>Przedsiębiorstwach</w:delText>
        </w:r>
        <w:r w:rsidDel="00AC4AE7">
          <w:delText>,</w:delText>
        </w:r>
      </w:del>
    </w:p>
    <w:p w14:paraId="2CC6409A" w14:textId="5144730B" w:rsidR="00F30852" w:rsidRPr="00F52ADC" w:rsidDel="00AC4AE7" w:rsidRDefault="00F30852" w:rsidP="00AC4AE7">
      <w:pPr>
        <w:rPr>
          <w:del w:id="1260" w:author="Jarema Piekutowski" w:date="2022-09-08T08:48:00Z"/>
        </w:rPr>
        <w:pPrChange w:id="1261" w:author="Jarema Piekutowski" w:date="2022-09-08T08:48:00Z">
          <w:pPr>
            <w:pStyle w:val="Akapitzlist"/>
            <w:numPr>
              <w:ilvl w:val="2"/>
              <w:numId w:val="68"/>
            </w:numPr>
            <w:ind w:left="2160" w:hanging="180"/>
          </w:pPr>
        </w:pPrChange>
      </w:pPr>
      <w:del w:id="1262" w:author="Jarema Piekutowski" w:date="2022-09-08T08:48:00Z">
        <w:r w:rsidDel="00AC4AE7">
          <w:delText xml:space="preserve">w zakresie </w:delText>
        </w:r>
        <w:r w:rsidRPr="00F52ADC" w:rsidDel="00AC4AE7">
          <w:delText>poddziałani</w:delText>
        </w:r>
        <w:r w:rsidDel="00AC4AE7">
          <w:delText>a</w:delText>
        </w:r>
        <w:r w:rsidRPr="00F52ADC" w:rsidDel="00AC4AE7">
          <w:delText xml:space="preserve"> 1.3.2 PO PW Tworzenie sieciowych produktów przez </w:delText>
        </w:r>
        <w:commentRangeStart w:id="1263"/>
        <w:commentRangeStart w:id="1264"/>
        <w:r w:rsidRPr="00F52ADC" w:rsidDel="00AC4AE7">
          <w:delText>MŚP</w:delText>
        </w:r>
        <w:commentRangeEnd w:id="1263"/>
        <w:r w:rsidR="00666D36" w:rsidDel="00AC4AE7">
          <w:rPr>
            <w:rStyle w:val="Odwoaniedokomentarza"/>
          </w:rPr>
          <w:commentReference w:id="1263"/>
        </w:r>
        <w:commentRangeEnd w:id="1264"/>
        <w:r w:rsidR="00811852" w:rsidDel="00AC4AE7">
          <w:rPr>
            <w:rStyle w:val="Odwoaniedokomentarza"/>
          </w:rPr>
          <w:commentReference w:id="1264"/>
        </w:r>
        <w:r w:rsidDel="00AC4AE7">
          <w:delText>,</w:delText>
        </w:r>
      </w:del>
    </w:p>
    <w:p w14:paraId="4CA9167B" w14:textId="4B40E47D" w:rsidR="00F30852" w:rsidRPr="00E821D5" w:rsidDel="00AC4AE7" w:rsidRDefault="00F30852" w:rsidP="00AC4AE7">
      <w:pPr>
        <w:rPr>
          <w:del w:id="1265" w:author="Jarema Piekutowski" w:date="2022-09-08T08:48:00Z"/>
        </w:rPr>
        <w:pPrChange w:id="1266" w:author="Jarema Piekutowski" w:date="2022-09-08T08:48:00Z">
          <w:pPr>
            <w:pStyle w:val="Akapitzlist"/>
            <w:numPr>
              <w:ilvl w:val="2"/>
              <w:numId w:val="68"/>
            </w:numPr>
            <w:ind w:left="2160" w:hanging="180"/>
          </w:pPr>
        </w:pPrChange>
      </w:pPr>
      <w:commentRangeStart w:id="1267"/>
      <w:del w:id="1268" w:author="Jarema Piekutowski" w:date="2022-09-08T08:48:00Z">
        <w:r w:rsidRPr="00E821D5" w:rsidDel="00AC4AE7">
          <w:delText>w zakresie działania 1.4 PO PW Wzór na konkurencję – przedstawiciel Departamentu Wdrożeń Innowacji w Przedsiębiorstwach</w:delText>
        </w:r>
        <w:r w:rsidDel="00AC4AE7">
          <w:delText>,</w:delText>
        </w:r>
        <w:commentRangeEnd w:id="1267"/>
        <w:r w:rsidR="00811852" w:rsidDel="00AC4AE7">
          <w:rPr>
            <w:rStyle w:val="Odwoaniedokomentarza"/>
          </w:rPr>
          <w:commentReference w:id="1267"/>
        </w:r>
      </w:del>
    </w:p>
    <w:p w14:paraId="0DD051EA" w14:textId="6B83AE59" w:rsidR="00F30852" w:rsidRPr="00E821D5" w:rsidDel="00AC4AE7" w:rsidRDefault="00F30852" w:rsidP="00AC4AE7">
      <w:pPr>
        <w:rPr>
          <w:del w:id="1269" w:author="Jarema Piekutowski" w:date="2022-09-08T08:48:00Z"/>
        </w:rPr>
        <w:pPrChange w:id="1270" w:author="Jarema Piekutowski" w:date="2022-09-08T08:48:00Z">
          <w:pPr>
            <w:pStyle w:val="Akapitzlist"/>
            <w:numPr>
              <w:ilvl w:val="2"/>
              <w:numId w:val="68"/>
            </w:numPr>
            <w:ind w:left="2160" w:hanging="180"/>
          </w:pPr>
        </w:pPrChange>
      </w:pPr>
      <w:del w:id="1271" w:author="Jarema Piekutowski" w:date="2022-09-08T08:48:00Z">
        <w:r w:rsidRPr="00E821D5" w:rsidDel="00AC4AE7">
          <w:delText>w zakresie działania 1.5 PO PW Dotacje na kapitał obrotowy przedstawiciel Departamentu Internacjonalizacji Przedsiębiorstw</w:delText>
        </w:r>
        <w:r w:rsidDel="00AC4AE7">
          <w:delText>;</w:delText>
        </w:r>
      </w:del>
    </w:p>
    <w:p w14:paraId="0BE340B3" w14:textId="42B54B2B" w:rsidR="00F30852" w:rsidDel="00AC4AE7" w:rsidRDefault="00F30852" w:rsidP="00AC4AE7">
      <w:pPr>
        <w:rPr>
          <w:del w:id="1272" w:author="Jarema Piekutowski" w:date="2022-09-08T08:48:00Z"/>
        </w:rPr>
        <w:pPrChange w:id="1273" w:author="Jarema Piekutowski" w:date="2022-09-08T08:48:00Z">
          <w:pPr>
            <w:pStyle w:val="Akapitzlist"/>
            <w:numPr>
              <w:ilvl w:val="1"/>
              <w:numId w:val="68"/>
            </w:numPr>
            <w:ind w:left="1440" w:hanging="360"/>
          </w:pPr>
        </w:pPrChange>
      </w:pPr>
      <w:del w:id="1274" w:author="Jarema Piekutowski" w:date="2022-09-08T08:48:00Z">
        <w:r w:rsidDel="00AC4AE7">
          <w:delText>w</w:delText>
        </w:r>
        <w:r w:rsidRPr="00F52ADC" w:rsidDel="00AC4AE7">
          <w:delText xml:space="preserve"> zakresie Priorytetu Nowoczesna Infrastruktura Transportowa:</w:delText>
        </w:r>
      </w:del>
    </w:p>
    <w:p w14:paraId="2835B978" w14:textId="64B98163" w:rsidR="00F30852" w:rsidDel="00AC4AE7" w:rsidRDefault="00F30852" w:rsidP="00AC4AE7">
      <w:pPr>
        <w:rPr>
          <w:del w:id="1275" w:author="Jarema Piekutowski" w:date="2022-09-08T08:48:00Z"/>
        </w:rPr>
        <w:pPrChange w:id="1276" w:author="Jarema Piekutowski" w:date="2022-09-08T08:48:00Z">
          <w:pPr>
            <w:pStyle w:val="Akapitzlist"/>
            <w:numPr>
              <w:ilvl w:val="2"/>
              <w:numId w:val="68"/>
            </w:numPr>
            <w:ind w:left="2160" w:hanging="180"/>
          </w:pPr>
        </w:pPrChange>
      </w:pPr>
      <w:commentRangeStart w:id="1277"/>
      <w:del w:id="1278" w:author="Jarema Piekutowski" w:date="2022-09-08T08:48:00Z">
        <w:r w:rsidRPr="00F52ADC" w:rsidDel="00AC4AE7">
          <w:delText>w zakresie działania</w:delText>
        </w:r>
        <w:r w:rsidDel="00AC4AE7">
          <w:delText xml:space="preserve"> </w:delText>
        </w:r>
        <w:r w:rsidRPr="00F52ADC" w:rsidDel="00AC4AE7">
          <w:delText>2.1 PO PW Zrównoważony transport miejski</w:delText>
        </w:r>
        <w:r w:rsidDel="00AC4AE7">
          <w:delText xml:space="preserve"> – </w:delText>
        </w:r>
        <w:r w:rsidRPr="00F52ADC" w:rsidDel="00AC4AE7">
          <w:delText>przedstawiciel Departamentu</w:delText>
        </w:r>
        <w:r w:rsidDel="00AC4AE7">
          <w:delText xml:space="preserve"> </w:delText>
        </w:r>
        <w:r w:rsidRPr="00F52ADC" w:rsidDel="00AC4AE7">
          <w:delText>Projektów Infrastrukturalnych</w:delText>
        </w:r>
        <w:r w:rsidDel="00AC4AE7">
          <w:delText>,</w:delText>
        </w:r>
      </w:del>
    </w:p>
    <w:p w14:paraId="3018EB0A" w14:textId="4279807F" w:rsidR="00F30852" w:rsidDel="00AC4AE7" w:rsidRDefault="00F30852" w:rsidP="00AC4AE7">
      <w:pPr>
        <w:rPr>
          <w:del w:id="1279" w:author="Jarema Piekutowski" w:date="2022-09-08T08:48:00Z"/>
        </w:rPr>
        <w:pPrChange w:id="1280" w:author="Jarema Piekutowski" w:date="2022-09-08T08:48:00Z">
          <w:pPr>
            <w:pStyle w:val="Akapitzlist"/>
            <w:numPr>
              <w:ilvl w:val="2"/>
              <w:numId w:val="68"/>
            </w:numPr>
            <w:ind w:left="2160" w:hanging="180"/>
          </w:pPr>
        </w:pPrChange>
      </w:pPr>
      <w:del w:id="1281" w:author="Jarema Piekutowski" w:date="2022-09-08T08:48:00Z">
        <w:r w:rsidRPr="00F52ADC" w:rsidDel="00AC4AE7">
          <w:delText>w zakresie działania</w:delText>
        </w:r>
        <w:r w:rsidDel="00AC4AE7">
          <w:delText xml:space="preserve"> </w:delText>
        </w:r>
        <w:r w:rsidRPr="00F52ADC" w:rsidDel="00AC4AE7">
          <w:delText>2.</w:delText>
        </w:r>
        <w:r w:rsidDel="00AC4AE7">
          <w:delText>2</w:delText>
        </w:r>
        <w:r w:rsidRPr="00F52ADC" w:rsidDel="00AC4AE7">
          <w:delText xml:space="preserve"> PO PW Infrastruktura drogowa</w:delText>
        </w:r>
        <w:r w:rsidDel="00AC4AE7">
          <w:delText xml:space="preserve">– </w:delText>
        </w:r>
        <w:r w:rsidRPr="00F52ADC" w:rsidDel="00AC4AE7">
          <w:delText>przedstawiciel Departamentu</w:delText>
        </w:r>
        <w:r w:rsidDel="00AC4AE7">
          <w:delText xml:space="preserve"> </w:delText>
        </w:r>
        <w:r w:rsidRPr="00F52ADC" w:rsidDel="00AC4AE7">
          <w:delText>Projektów Infrastrukturalnych</w:delText>
        </w:r>
        <w:r w:rsidDel="00AC4AE7">
          <w:delText>;</w:delText>
        </w:r>
        <w:commentRangeEnd w:id="1277"/>
        <w:r w:rsidR="00811852" w:rsidDel="00AC4AE7">
          <w:rPr>
            <w:rStyle w:val="Odwoaniedokomentarza"/>
          </w:rPr>
          <w:commentReference w:id="1277"/>
        </w:r>
      </w:del>
    </w:p>
    <w:p w14:paraId="46FDAC2F" w14:textId="18D0D0D6" w:rsidR="00F30852" w:rsidRPr="007C7B45" w:rsidDel="00AC4AE7" w:rsidRDefault="00F30852" w:rsidP="00AC4AE7">
      <w:pPr>
        <w:rPr>
          <w:del w:id="1282" w:author="Jarema Piekutowski" w:date="2022-09-08T08:48:00Z"/>
        </w:rPr>
        <w:pPrChange w:id="1283" w:author="Jarema Piekutowski" w:date="2022-09-08T08:48:00Z">
          <w:pPr>
            <w:pStyle w:val="Akapitzlist"/>
            <w:numPr>
              <w:ilvl w:val="1"/>
              <w:numId w:val="68"/>
            </w:numPr>
            <w:ind w:left="1440" w:hanging="360"/>
          </w:pPr>
        </w:pPrChange>
      </w:pPr>
      <w:del w:id="1284" w:author="Jarema Piekutowski" w:date="2022-09-08T08:48:00Z">
        <w:r w:rsidDel="00AC4AE7">
          <w:delText>w</w:delText>
        </w:r>
        <w:r w:rsidRPr="007C7B45" w:rsidDel="00AC4AE7">
          <w:delText xml:space="preserve"> zakresie systemu monitorowania i wskaźników:</w:delText>
        </w:r>
      </w:del>
    </w:p>
    <w:p w14:paraId="0CC360D7" w14:textId="60FA088C" w:rsidR="00F30852" w:rsidRPr="007C7B45" w:rsidDel="00AC4AE7" w:rsidRDefault="00F30852" w:rsidP="00AC4AE7">
      <w:pPr>
        <w:rPr>
          <w:del w:id="1285" w:author="Jarema Piekutowski" w:date="2022-09-08T08:48:00Z"/>
        </w:rPr>
        <w:pPrChange w:id="1286" w:author="Jarema Piekutowski" w:date="2022-09-08T08:48:00Z">
          <w:pPr>
            <w:pStyle w:val="Akapitzlist"/>
            <w:numPr>
              <w:ilvl w:val="2"/>
              <w:numId w:val="68"/>
            </w:numPr>
            <w:ind w:left="2160" w:hanging="180"/>
          </w:pPr>
        </w:pPrChange>
      </w:pPr>
      <w:commentRangeStart w:id="1287"/>
      <w:del w:id="1288" w:author="Jarema Piekutowski" w:date="2022-09-08T08:48:00Z">
        <w:r w:rsidDel="00AC4AE7">
          <w:delText>p</w:delText>
        </w:r>
        <w:r w:rsidRPr="007C7B45" w:rsidDel="00AC4AE7">
          <w:delText>rzedstawiciel Departamentu Kontroli</w:delText>
        </w:r>
        <w:r w:rsidDel="00AC4AE7">
          <w:delText>.</w:delText>
        </w:r>
        <w:commentRangeEnd w:id="1287"/>
        <w:r w:rsidR="00000338" w:rsidDel="00AC4AE7">
          <w:rPr>
            <w:rStyle w:val="Odwoaniedokomentarza"/>
          </w:rPr>
          <w:commentReference w:id="1287"/>
        </w:r>
      </w:del>
    </w:p>
    <w:p w14:paraId="3E66E2CF" w14:textId="4BAE2477" w:rsidR="00F30852" w:rsidRPr="004B087A" w:rsidDel="00AC4AE7" w:rsidRDefault="00F30852" w:rsidP="00AC4AE7">
      <w:pPr>
        <w:rPr>
          <w:del w:id="1289" w:author="Jarema Piekutowski" w:date="2022-09-08T08:48:00Z"/>
        </w:rPr>
        <w:pPrChange w:id="1290" w:author="Jarema Piekutowski" w:date="2022-09-08T08:48:00Z">
          <w:pPr>
            <w:pStyle w:val="Akapitzlist"/>
            <w:numPr>
              <w:numId w:val="67"/>
            </w:numPr>
            <w:ind w:left="1065" w:hanging="705"/>
          </w:pPr>
        </w:pPrChange>
      </w:pPr>
      <w:del w:id="1291" w:author="Jarema Piekutowski" w:date="2022-09-08T08:48:00Z">
        <w:r w:rsidRPr="004B087A" w:rsidDel="00AC4AE7">
          <w:delText xml:space="preserve">Centrum Unijnych Projektów Transportowych – </w:delText>
        </w:r>
        <w:r w:rsidDel="00AC4AE7">
          <w:delText>1 wywiad:</w:delText>
        </w:r>
      </w:del>
    </w:p>
    <w:p w14:paraId="0C17FCB7" w14:textId="500B2B2F" w:rsidR="00F30852" w:rsidRPr="006B51A8" w:rsidDel="00AC4AE7" w:rsidRDefault="00F30852" w:rsidP="00AC4AE7">
      <w:pPr>
        <w:rPr>
          <w:del w:id="1292" w:author="Jarema Piekutowski" w:date="2022-09-08T08:48:00Z"/>
        </w:rPr>
        <w:pPrChange w:id="1293" w:author="Jarema Piekutowski" w:date="2022-09-08T08:48:00Z">
          <w:pPr>
            <w:pStyle w:val="Akapitzlist"/>
            <w:numPr>
              <w:ilvl w:val="1"/>
              <w:numId w:val="67"/>
            </w:numPr>
            <w:ind w:left="1440" w:hanging="360"/>
          </w:pPr>
        </w:pPrChange>
      </w:pPr>
      <w:del w:id="1294" w:author="Jarema Piekutowski" w:date="2022-09-08T08:48:00Z">
        <w:r w:rsidRPr="006B51A8" w:rsidDel="00AC4AE7">
          <w:delText>w zakresie Priorytetu Ponadregionalna Infrastruktura Kolejowa:</w:delText>
        </w:r>
      </w:del>
    </w:p>
    <w:p w14:paraId="0F469FF9" w14:textId="32F4A0A2" w:rsidR="00F30852" w:rsidRPr="006B51A8" w:rsidDel="00AC4AE7" w:rsidRDefault="00F30852" w:rsidP="00AC4AE7">
      <w:pPr>
        <w:rPr>
          <w:del w:id="1295" w:author="Jarema Piekutowski" w:date="2022-09-08T08:48:00Z"/>
        </w:rPr>
        <w:pPrChange w:id="1296" w:author="Jarema Piekutowski" w:date="2022-09-08T08:48:00Z">
          <w:pPr>
            <w:pStyle w:val="Akapitzlist"/>
            <w:numPr>
              <w:ilvl w:val="2"/>
              <w:numId w:val="67"/>
            </w:numPr>
            <w:ind w:left="2160" w:hanging="180"/>
          </w:pPr>
        </w:pPrChange>
      </w:pPr>
      <w:del w:id="1297" w:author="Jarema Piekutowski" w:date="2022-09-08T08:48:00Z">
        <w:r w:rsidRPr="006B51A8" w:rsidDel="00AC4AE7">
          <w:delText>w zakresie działania 3.1. Infrastruktura kolejowa</w:delText>
        </w:r>
        <w:r w:rsidDel="00AC4AE7">
          <w:delText xml:space="preserve"> – </w:delText>
        </w:r>
        <w:r w:rsidRPr="006B51A8" w:rsidDel="00AC4AE7">
          <w:delText>przedstawiciel Departamentu Projektów Kolejowych</w:delText>
        </w:r>
        <w:r w:rsidDel="00AC4AE7">
          <w:delText>.</w:delText>
        </w:r>
      </w:del>
    </w:p>
    <w:p w14:paraId="0C59E405" w14:textId="5ACCB3F5" w:rsidR="00F30852" w:rsidDel="00AC4AE7" w:rsidRDefault="00F30852" w:rsidP="00AC4AE7">
      <w:pPr>
        <w:rPr>
          <w:del w:id="1298" w:author="Jarema Piekutowski" w:date="2022-09-08T08:48:00Z"/>
        </w:rPr>
        <w:pPrChange w:id="1299" w:author="Jarema Piekutowski" w:date="2022-09-08T08:48:00Z">
          <w:pPr>
            <w:pStyle w:val="Nagwek3"/>
          </w:pPr>
        </w:pPrChange>
      </w:pPr>
      <w:bookmarkStart w:id="1300" w:name="_Toc112688975"/>
      <w:del w:id="1301" w:author="Jarema Piekutowski" w:date="2022-09-08T08:48:00Z">
        <w:r w:rsidDel="00AC4AE7">
          <w:delText>Wywiady pogłębione z beneficjentami</w:delText>
        </w:r>
        <w:bookmarkEnd w:id="1300"/>
      </w:del>
    </w:p>
    <w:p w14:paraId="6F8D4D95" w14:textId="52118CC0" w:rsidR="00F30852" w:rsidRPr="00F30852" w:rsidDel="00AC4AE7" w:rsidRDefault="00F30852" w:rsidP="00AC4AE7">
      <w:pPr>
        <w:rPr>
          <w:del w:id="1302" w:author="Jarema Piekutowski" w:date="2022-09-08T08:48:00Z"/>
          <w:rStyle w:val="Wyrnienieintensywne"/>
          <w:i w:val="0"/>
          <w:iCs w:val="0"/>
        </w:rPr>
        <w:pPrChange w:id="1303" w:author="Jarema Piekutowski" w:date="2022-09-08T08:48:00Z">
          <w:pPr/>
        </w:pPrChange>
      </w:pPr>
      <w:del w:id="1304" w:author="Jarema Piekutowski" w:date="2022-09-08T08:48:00Z">
        <w:r w:rsidRPr="00F30852" w:rsidDel="00AC4AE7">
          <w:rPr>
            <w:rStyle w:val="Wyrnienieintensywne"/>
            <w:i w:val="0"/>
            <w:iCs w:val="0"/>
          </w:rPr>
          <w:delText>Opis metody</w:delText>
        </w:r>
      </w:del>
    </w:p>
    <w:p w14:paraId="1AE64F0F" w14:textId="66EDF128" w:rsidR="00F30852" w:rsidRPr="006036F6" w:rsidDel="00AC4AE7" w:rsidRDefault="00F30852" w:rsidP="00AC4AE7">
      <w:pPr>
        <w:rPr>
          <w:del w:id="1305" w:author="Jarema Piekutowski" w:date="2022-09-08T08:48:00Z"/>
          <w:rFonts w:eastAsia="Times New Roman" w:cstheme="minorHAnsi"/>
          <w:lang w:eastAsia="pl-PL"/>
        </w:rPr>
        <w:pPrChange w:id="1306" w:author="Jarema Piekutowski" w:date="2022-09-08T08:48:00Z">
          <w:pPr/>
        </w:pPrChange>
      </w:pPr>
      <w:del w:id="1307" w:author="Jarema Piekutowski" w:date="2022-09-08T08:48:00Z">
        <w:r w:rsidRPr="006036F6" w:rsidDel="00AC4AE7">
          <w:rPr>
            <w:rFonts w:eastAsia="Times New Roman" w:cstheme="minorHAnsi"/>
            <w:lang w:eastAsia="pl-PL"/>
          </w:rPr>
          <w:delText>Wywiad pogłębiony to bezpośrednia rozmowa z respondentem na podstawie scenariusza. Realizacja wywiadów pogłębionych będzie prowadzona przez ekspertów kluczowych (członków Zespołu badawczego) z wykorzystaniem scenariusz</w:delText>
        </w:r>
        <w:r w:rsidDel="00AC4AE7">
          <w:rPr>
            <w:rFonts w:eastAsia="Times New Roman" w:cstheme="minorHAnsi"/>
            <w:lang w:eastAsia="pl-PL"/>
          </w:rPr>
          <w:delText>y</w:delText>
        </w:r>
        <w:r w:rsidRPr="006036F6" w:rsidDel="00AC4AE7">
          <w:rPr>
            <w:rFonts w:eastAsia="Times New Roman" w:cstheme="minorHAnsi"/>
            <w:lang w:eastAsia="pl-PL"/>
          </w:rPr>
          <w:delText xml:space="preserve">. Pytania będą miały charakter otwarty, zazwyczaj o kolejności ich zadawania czy sposobie formułowania decydował będzie </w:delText>
        </w:r>
        <w:r w:rsidDel="00AC4AE7">
          <w:rPr>
            <w:rFonts w:eastAsia="Times New Roman" w:cstheme="minorHAnsi"/>
            <w:lang w:eastAsia="pl-PL"/>
          </w:rPr>
          <w:delText>moderator</w:delText>
        </w:r>
        <w:r w:rsidRPr="006036F6" w:rsidDel="00AC4AE7">
          <w:rPr>
            <w:rFonts w:eastAsia="Times New Roman" w:cstheme="minorHAnsi"/>
            <w:lang w:eastAsia="pl-PL"/>
          </w:rPr>
          <w:delText>.</w:delText>
        </w:r>
      </w:del>
    </w:p>
    <w:p w14:paraId="1073A4BB" w14:textId="43642B39" w:rsidR="00F30852" w:rsidRPr="006036F6" w:rsidDel="00AC4AE7" w:rsidRDefault="00F30852" w:rsidP="00AC4AE7">
      <w:pPr>
        <w:rPr>
          <w:del w:id="1308" w:author="Jarema Piekutowski" w:date="2022-09-08T08:48:00Z"/>
          <w:rFonts w:eastAsia="Times New Roman" w:cstheme="minorHAnsi"/>
          <w:lang w:eastAsia="pl-PL"/>
        </w:rPr>
        <w:pPrChange w:id="1309" w:author="Jarema Piekutowski" w:date="2022-09-08T08:48:00Z">
          <w:pPr/>
        </w:pPrChange>
      </w:pPr>
      <w:del w:id="1310" w:author="Jarema Piekutowski" w:date="2022-09-08T08:48:00Z">
        <w:r w:rsidRPr="006036F6" w:rsidDel="00AC4AE7">
          <w:rPr>
            <w:rFonts w:eastAsia="Times New Roman" w:cstheme="minorHAnsi"/>
            <w:lang w:eastAsia="pl-PL"/>
          </w:rPr>
          <w:delText xml:space="preserve">W celu efektywnego prowadzenia wywiadu każdorazowo zapozna się </w:delText>
        </w:r>
        <w:r w:rsidDel="00AC4AE7">
          <w:rPr>
            <w:rFonts w:eastAsia="Times New Roman" w:cstheme="minorHAnsi"/>
            <w:lang w:eastAsia="pl-PL"/>
          </w:rPr>
          <w:delText xml:space="preserve">on </w:delText>
        </w:r>
        <w:r w:rsidRPr="006036F6" w:rsidDel="00AC4AE7">
          <w:rPr>
            <w:rFonts w:eastAsia="Times New Roman" w:cstheme="minorHAnsi"/>
            <w:lang w:eastAsia="pl-PL"/>
          </w:rPr>
          <w:delText>z dostępnymi materiałami na temat realizowanych przez danego beneficjenta projektami w ramach POPW</w:delText>
        </w:r>
        <w:r w:rsidDel="00AC4AE7">
          <w:rPr>
            <w:rFonts w:eastAsia="Times New Roman" w:cstheme="minorHAnsi"/>
            <w:lang w:eastAsia="pl-PL"/>
          </w:rPr>
          <w:delText> </w:delText>
        </w:r>
        <w:r w:rsidRPr="006036F6" w:rsidDel="00AC4AE7">
          <w:rPr>
            <w:rFonts w:eastAsia="Times New Roman" w:cstheme="minorHAnsi"/>
            <w:lang w:eastAsia="pl-PL"/>
          </w:rPr>
          <w:delText>2014-2020.</w:delText>
        </w:r>
      </w:del>
    </w:p>
    <w:p w14:paraId="3F8348D7" w14:textId="1131C2FB" w:rsidR="00F30852" w:rsidDel="00AC4AE7" w:rsidRDefault="00F30852" w:rsidP="00AC4AE7">
      <w:pPr>
        <w:rPr>
          <w:del w:id="1311" w:author="Jarema Piekutowski" w:date="2022-09-08T08:48:00Z"/>
          <w:rFonts w:eastAsia="Times New Roman" w:cstheme="minorHAnsi"/>
          <w:lang w:eastAsia="pl-PL"/>
        </w:rPr>
        <w:pPrChange w:id="1312" w:author="Jarema Piekutowski" w:date="2022-09-08T08:48:00Z">
          <w:pPr/>
        </w:pPrChange>
      </w:pPr>
      <w:del w:id="1313" w:author="Jarema Piekutowski" w:date="2022-09-08T08:48:00Z">
        <w:r w:rsidRPr="006036F6" w:rsidDel="00AC4AE7">
          <w:rPr>
            <w:rFonts w:eastAsia="Times New Roman" w:cstheme="minorHAnsi"/>
            <w:lang w:eastAsia="pl-PL"/>
          </w:rPr>
          <w:delText>Wszystkie wywiady prowadzone będą przez osoby bezpośrednio powiązane z realizacją badania ewaluacyjnego (eksperci), co będzie ułatwiało osadzenie wywiadów w całościowej koncepcji badania. Wywiady będą mogły być prowadzone w formie diad/triad czy minigrup.</w:delText>
        </w:r>
        <w:r w:rsidDel="00AC4AE7">
          <w:rPr>
            <w:rFonts w:eastAsia="Times New Roman" w:cstheme="minorHAnsi"/>
            <w:lang w:eastAsia="pl-PL"/>
          </w:rPr>
          <w:delText xml:space="preserve"> </w:delText>
        </w:r>
        <w:r w:rsidRPr="006036F6" w:rsidDel="00AC4AE7">
          <w:rPr>
            <w:rFonts w:eastAsia="Times New Roman" w:cstheme="minorHAnsi"/>
            <w:lang w:eastAsia="pl-PL"/>
          </w:rPr>
          <w:delText xml:space="preserve">Wywiady będą mogły być prowadzone </w:delText>
        </w:r>
        <w:r w:rsidRPr="00852A17" w:rsidDel="00AC4AE7">
          <w:rPr>
            <w:rFonts w:eastAsia="Times New Roman" w:cstheme="minorHAnsi"/>
            <w:lang w:eastAsia="pl-PL"/>
          </w:rPr>
          <w:delText>telefonicznej/w formie telekonferencji</w:delText>
        </w:r>
        <w:r w:rsidDel="00AC4AE7">
          <w:rPr>
            <w:rFonts w:eastAsia="Times New Roman" w:cstheme="minorHAnsi"/>
            <w:lang w:eastAsia="pl-PL"/>
          </w:rPr>
          <w:delText>.</w:delText>
        </w:r>
      </w:del>
    </w:p>
    <w:p w14:paraId="2A8E2EB5" w14:textId="4EDD2714" w:rsidR="00F30852" w:rsidDel="00AC4AE7" w:rsidRDefault="00F30852" w:rsidP="00AC4AE7">
      <w:pPr>
        <w:rPr>
          <w:del w:id="1314" w:author="Jarema Piekutowski" w:date="2022-09-08T08:48:00Z"/>
          <w:rFonts w:eastAsia="Times New Roman" w:cstheme="minorHAnsi"/>
          <w:lang w:eastAsia="pl-PL"/>
        </w:rPr>
        <w:pPrChange w:id="1315" w:author="Jarema Piekutowski" w:date="2022-09-08T08:48:00Z">
          <w:pPr/>
        </w:pPrChange>
      </w:pPr>
      <w:del w:id="1316" w:author="Jarema Piekutowski" w:date="2022-09-08T08:48:00Z">
        <w:r w:rsidRPr="00B460BD" w:rsidDel="00AC4AE7">
          <w:rPr>
            <w:rFonts w:eastAsia="Times New Roman" w:cstheme="minorHAnsi"/>
            <w:lang w:eastAsia="pl-PL"/>
          </w:rPr>
          <w:delText xml:space="preserve">Realizacja wywiadów pogłębionych pozwoli przede wszystkim na </w:delText>
        </w:r>
        <w:r w:rsidDel="00AC4AE7">
          <w:rPr>
            <w:rFonts w:eastAsia="Times New Roman" w:cstheme="minorHAnsi"/>
            <w:lang w:eastAsia="pl-PL"/>
          </w:rPr>
          <w:delText>realizację</w:delText>
        </w:r>
        <w:r w:rsidRPr="00B460BD" w:rsidDel="00AC4AE7">
          <w:rPr>
            <w:rFonts w:eastAsia="Times New Roman" w:cstheme="minorHAnsi"/>
            <w:lang w:eastAsia="pl-PL"/>
          </w:rPr>
          <w:delText xml:space="preserve"> następując</w:delText>
        </w:r>
        <w:r w:rsidDel="00AC4AE7">
          <w:rPr>
            <w:rFonts w:eastAsia="Times New Roman" w:cstheme="minorHAnsi"/>
            <w:lang w:eastAsia="pl-PL"/>
          </w:rPr>
          <w:delText>ych</w:delText>
        </w:r>
        <w:r w:rsidRPr="00B460BD" w:rsidDel="00AC4AE7">
          <w:rPr>
            <w:rFonts w:eastAsia="Times New Roman" w:cstheme="minorHAnsi"/>
            <w:lang w:eastAsia="pl-PL"/>
          </w:rPr>
          <w:delText xml:space="preserve"> </w:delText>
        </w:r>
        <w:r w:rsidDel="00AC4AE7">
          <w:rPr>
            <w:rFonts w:eastAsia="Times New Roman" w:cstheme="minorHAnsi"/>
            <w:lang w:eastAsia="pl-PL"/>
          </w:rPr>
          <w:delText>zadań</w:delText>
        </w:r>
        <w:r w:rsidRPr="00B460BD" w:rsidDel="00AC4AE7">
          <w:rPr>
            <w:rFonts w:eastAsia="Times New Roman" w:cstheme="minorHAnsi"/>
            <w:lang w:eastAsia="pl-PL"/>
          </w:rPr>
          <w:delText xml:space="preserve"> badawcz</w:delText>
        </w:r>
        <w:r w:rsidDel="00AC4AE7">
          <w:rPr>
            <w:rFonts w:eastAsia="Times New Roman" w:cstheme="minorHAnsi"/>
            <w:lang w:eastAsia="pl-PL"/>
          </w:rPr>
          <w:delText>ych</w:delText>
        </w:r>
        <w:r w:rsidRPr="00B460BD" w:rsidDel="00AC4AE7">
          <w:rPr>
            <w:rFonts w:eastAsia="Times New Roman" w:cstheme="minorHAnsi"/>
            <w:lang w:eastAsia="pl-PL"/>
          </w:rPr>
          <w:delText>:</w:delText>
        </w:r>
      </w:del>
    </w:p>
    <w:p w14:paraId="2BA29DFD" w14:textId="17FB0901" w:rsidR="00F30852" w:rsidRPr="006036F6" w:rsidDel="00AC4AE7" w:rsidRDefault="00F30852" w:rsidP="00AC4AE7">
      <w:pPr>
        <w:rPr>
          <w:del w:id="1317" w:author="Jarema Piekutowski" w:date="2022-09-08T08:48:00Z"/>
          <w:rFonts w:eastAsia="Times New Roman" w:cstheme="minorHAnsi"/>
          <w:lang w:eastAsia="pl-PL"/>
        </w:rPr>
        <w:pPrChange w:id="1318" w:author="Jarema Piekutowski" w:date="2022-09-08T08:48:00Z">
          <w:pPr>
            <w:pStyle w:val="Akapitzlist"/>
            <w:numPr>
              <w:numId w:val="12"/>
            </w:numPr>
            <w:ind w:hanging="360"/>
          </w:pPr>
        </w:pPrChange>
      </w:pPr>
      <w:del w:id="1319" w:author="Jarema Piekutowski" w:date="2022-09-08T08:48:00Z">
        <w:r w:rsidRPr="006036F6" w:rsidDel="00AC4AE7">
          <w:rPr>
            <w:rFonts w:eastAsia="Times New Roman" w:cstheme="minorHAnsi"/>
            <w:lang w:eastAsia="pl-PL"/>
          </w:rPr>
          <w:delText>Zadanie 1</w:delText>
        </w:r>
      </w:del>
    </w:p>
    <w:p w14:paraId="1893AA49" w14:textId="3F736DD5" w:rsidR="00F30852" w:rsidRPr="006036F6" w:rsidDel="00AC4AE7" w:rsidRDefault="00F30852" w:rsidP="00AC4AE7">
      <w:pPr>
        <w:rPr>
          <w:del w:id="1320" w:author="Jarema Piekutowski" w:date="2022-09-08T08:48:00Z"/>
          <w:rFonts w:eastAsia="Times New Roman" w:cstheme="minorHAnsi"/>
          <w:lang w:eastAsia="pl-PL"/>
        </w:rPr>
        <w:pPrChange w:id="1321" w:author="Jarema Piekutowski" w:date="2022-09-08T08:48:00Z">
          <w:pPr/>
        </w:pPrChange>
      </w:pPr>
      <w:del w:id="1322" w:author="Jarema Piekutowski" w:date="2022-09-08T08:48:00Z">
        <w:r w:rsidRPr="006036F6" w:rsidDel="00AC4AE7">
          <w:rPr>
            <w:rFonts w:eastAsia="Times New Roman" w:cstheme="minorHAnsi"/>
            <w:lang w:eastAsia="pl-PL"/>
          </w:rPr>
          <w:delText xml:space="preserve">W przypadku tego Zadania beneficjenci (w tym głównie </w:delText>
        </w:r>
        <w:r w:rsidDel="00AC4AE7">
          <w:rPr>
            <w:rFonts w:eastAsia="Times New Roman" w:cstheme="minorHAnsi"/>
            <w:lang w:eastAsia="pl-PL"/>
          </w:rPr>
          <w:delText>O</w:delText>
        </w:r>
        <w:r w:rsidRPr="006036F6" w:rsidDel="00AC4AE7">
          <w:rPr>
            <w:rFonts w:eastAsia="Times New Roman" w:cstheme="minorHAnsi"/>
            <w:lang w:eastAsia="pl-PL"/>
          </w:rPr>
          <w:delText>si 2 i 3) pytani będą o to</w:delText>
        </w:r>
        <w:r w:rsidDel="00AC4AE7">
          <w:rPr>
            <w:rFonts w:eastAsia="Times New Roman" w:cstheme="minorHAnsi"/>
            <w:lang w:eastAsia="pl-PL"/>
          </w:rPr>
          <w:delText>,</w:delText>
        </w:r>
        <w:r w:rsidRPr="006036F6" w:rsidDel="00AC4AE7">
          <w:rPr>
            <w:rFonts w:eastAsia="Times New Roman" w:cstheme="minorHAnsi"/>
            <w:lang w:eastAsia="pl-PL"/>
          </w:rPr>
          <w:delText xml:space="preserve"> czy identyfikują jakiekolwiek </w:delText>
        </w:r>
        <w:commentRangeStart w:id="1323"/>
        <w:r w:rsidRPr="006036F6" w:rsidDel="00AC4AE7">
          <w:rPr>
            <w:rFonts w:eastAsia="Times New Roman" w:cstheme="minorHAnsi"/>
            <w:lang w:eastAsia="pl-PL"/>
          </w:rPr>
          <w:delText xml:space="preserve">zagrożenia osiągnięcia wartości docelowych wskaźników zakładanych w dotychczas podpisanych umowach, </w:delText>
        </w:r>
        <w:commentRangeEnd w:id="1323"/>
        <w:r w:rsidR="00BF1B7F" w:rsidDel="00AC4AE7">
          <w:rPr>
            <w:rStyle w:val="Odwoaniedokomentarza"/>
          </w:rPr>
          <w:commentReference w:id="1323"/>
        </w:r>
        <w:r w:rsidRPr="006036F6" w:rsidDel="00AC4AE7">
          <w:rPr>
            <w:rFonts w:eastAsia="Times New Roman" w:cstheme="minorHAnsi"/>
            <w:lang w:eastAsia="pl-PL"/>
          </w:rPr>
          <w:delText xml:space="preserve">a w przypadku ich identyfikowania – o to, jakich wskaźników dotyczy taka sytuacja. </w:delText>
        </w:r>
      </w:del>
    </w:p>
    <w:p w14:paraId="73F86EE9" w14:textId="3BEFC9D4" w:rsidR="00F30852" w:rsidRPr="006036F6" w:rsidDel="00AC4AE7" w:rsidRDefault="00F30852" w:rsidP="00AC4AE7">
      <w:pPr>
        <w:rPr>
          <w:del w:id="1324" w:author="Jarema Piekutowski" w:date="2022-09-08T08:48:00Z"/>
          <w:rFonts w:eastAsia="Times New Roman" w:cstheme="minorHAnsi"/>
          <w:lang w:eastAsia="pl-PL"/>
        </w:rPr>
        <w:pPrChange w:id="1325" w:author="Jarema Piekutowski" w:date="2022-09-08T08:48:00Z">
          <w:pPr/>
        </w:pPrChange>
      </w:pPr>
      <w:del w:id="1326" w:author="Jarema Piekutowski" w:date="2022-09-08T08:48:00Z">
        <w:r w:rsidRPr="006036F6" w:rsidDel="00AC4AE7">
          <w:rPr>
            <w:rFonts w:eastAsia="Times New Roman" w:cstheme="minorHAnsi"/>
            <w:lang w:eastAsia="pl-PL"/>
          </w:rPr>
          <w:delText>Rozmówcy będą pytani o to</w:delText>
        </w:r>
        <w:r w:rsidDel="00AC4AE7">
          <w:rPr>
            <w:rFonts w:eastAsia="Times New Roman" w:cstheme="minorHAnsi"/>
            <w:lang w:eastAsia="pl-PL"/>
          </w:rPr>
          <w:delText>,</w:delText>
        </w:r>
        <w:r w:rsidRPr="006036F6" w:rsidDel="00AC4AE7">
          <w:rPr>
            <w:rFonts w:eastAsia="Times New Roman" w:cstheme="minorHAnsi"/>
            <w:lang w:eastAsia="pl-PL"/>
          </w:rPr>
          <w:delText xml:space="preserve"> czy wystąpiły/wystąpią problemy w realizacji wartości docelowych wskaźników oraz o to, czy doszło/dojdzie do przekroczenia poziomu realizacji zakładanych wartości docelowych wskaźników, a jeśli tak – których wskaźników. W obu przypadkach badani będą pytani także o to, czy w przypadku któregoś ze wskaźników orientacyjny/przybliżony poziom odchylenia wartości osiąganych wyniósł/wyniesie ponad 15%.</w:delText>
        </w:r>
      </w:del>
    </w:p>
    <w:p w14:paraId="1CC3C9EC" w14:textId="271C4A39" w:rsidR="00F30852" w:rsidRPr="006036F6" w:rsidDel="00AC4AE7" w:rsidRDefault="00F30852" w:rsidP="00AC4AE7">
      <w:pPr>
        <w:rPr>
          <w:del w:id="1327" w:author="Jarema Piekutowski" w:date="2022-09-08T08:48:00Z"/>
          <w:rFonts w:eastAsia="Times New Roman" w:cstheme="minorHAnsi"/>
          <w:lang w:eastAsia="pl-PL"/>
        </w:rPr>
        <w:pPrChange w:id="1328" w:author="Jarema Piekutowski" w:date="2022-09-08T08:48:00Z">
          <w:pPr>
            <w:pStyle w:val="Akapitzlist"/>
            <w:numPr>
              <w:numId w:val="12"/>
            </w:numPr>
            <w:ind w:hanging="360"/>
          </w:pPr>
        </w:pPrChange>
      </w:pPr>
      <w:del w:id="1329" w:author="Jarema Piekutowski" w:date="2022-09-08T08:48:00Z">
        <w:r w:rsidRPr="006036F6" w:rsidDel="00AC4AE7">
          <w:rPr>
            <w:rFonts w:eastAsia="Times New Roman" w:cstheme="minorHAnsi"/>
            <w:lang w:eastAsia="pl-PL"/>
          </w:rPr>
          <w:delText>Zadanie 2 i Zadanie 3</w:delText>
        </w:r>
      </w:del>
    </w:p>
    <w:p w14:paraId="1E261E28" w14:textId="196BA5A0" w:rsidR="00F30852" w:rsidRPr="006036F6" w:rsidDel="00AC4AE7" w:rsidRDefault="00F30852" w:rsidP="00AC4AE7">
      <w:pPr>
        <w:rPr>
          <w:del w:id="1330" w:author="Jarema Piekutowski" w:date="2022-09-08T08:48:00Z"/>
          <w:rFonts w:eastAsia="Times New Roman" w:cstheme="minorHAnsi"/>
          <w:lang w:eastAsia="pl-PL"/>
        </w:rPr>
        <w:pPrChange w:id="1331" w:author="Jarema Piekutowski" w:date="2022-09-08T08:48:00Z">
          <w:pPr/>
        </w:pPrChange>
      </w:pPr>
      <w:del w:id="1332" w:author="Jarema Piekutowski" w:date="2022-09-08T08:48:00Z">
        <w:r w:rsidRPr="006036F6" w:rsidDel="00AC4AE7">
          <w:rPr>
            <w:rFonts w:eastAsia="Times New Roman" w:cstheme="minorHAnsi"/>
            <w:lang w:eastAsia="pl-PL"/>
          </w:rPr>
          <w:delText>Zamawiający w OPZ wskazał, że szczególnie wnikliwie należy prześledzić te działania, które osiągną niższe niż zakładano wartości wskaźników jako praktyczną lekcję dla działań planowanych do realizacji w ramach FEPW 2021-2027. Badanie ilościowe pozwoli zebrać informacje o czynnikach wpływających negatywnie na osiąganie zakładanych wskaźników, będzie to jednak wiedza na dość ogólnym i ilościowym (statystycznym) poziomie. Mając zaś na uwadze przywołany wyżej zapis OPZ, proponujemy pogłębienie wiedzy na temat takich czynników w ramach wywiadów jakościowych. Rozmówcy</w:delText>
        </w:r>
        <w:r w:rsidDel="00AC4AE7">
          <w:rPr>
            <w:rFonts w:eastAsia="Times New Roman" w:cstheme="minorHAnsi"/>
            <w:lang w:eastAsia="pl-PL"/>
          </w:rPr>
          <w:delText xml:space="preserve"> –</w:delText>
        </w:r>
        <w:r w:rsidRPr="006036F6" w:rsidDel="00AC4AE7">
          <w:rPr>
            <w:rFonts w:eastAsia="Times New Roman" w:cstheme="minorHAnsi"/>
            <w:lang w:eastAsia="pl-PL"/>
          </w:rPr>
          <w:delText xml:space="preserve"> poza pytaniem ich o konkretne czynniki</w:delText>
        </w:r>
        <w:r w:rsidDel="00AC4AE7">
          <w:rPr>
            <w:rFonts w:eastAsia="Times New Roman" w:cstheme="minorHAnsi"/>
            <w:lang w:eastAsia="pl-PL"/>
          </w:rPr>
          <w:delText xml:space="preserve"> –</w:delText>
        </w:r>
        <w:r w:rsidRPr="006036F6" w:rsidDel="00AC4AE7">
          <w:rPr>
            <w:rFonts w:eastAsia="Times New Roman" w:cstheme="minorHAnsi"/>
            <w:lang w:eastAsia="pl-PL"/>
          </w:rPr>
          <w:delText xml:space="preserve"> będą również proszeni o ich szczegółową charakterystykę (ich naturę, kontekst i</w:delText>
        </w:r>
        <w:r w:rsidDel="00AC4AE7">
          <w:rPr>
            <w:rFonts w:eastAsia="Times New Roman" w:cstheme="minorHAnsi"/>
            <w:lang w:eastAsia="pl-PL"/>
          </w:rPr>
          <w:delText> </w:delText>
        </w:r>
        <w:r w:rsidRPr="006036F6" w:rsidDel="00AC4AE7">
          <w:rPr>
            <w:rFonts w:eastAsia="Times New Roman" w:cstheme="minorHAnsi"/>
            <w:lang w:eastAsia="pl-PL"/>
          </w:rPr>
          <w:delText>powody wystąpienia, ich wagę/znaczenie oraz o podejmowane środki zaradcze i ich skuteczność)</w:delText>
        </w:r>
        <w:r w:rsidRPr="006036F6" w:rsidDel="00AC4AE7">
          <w:rPr>
            <w:rStyle w:val="Odwoanieprzypisudolnego"/>
            <w:rFonts w:eastAsia="Times New Roman" w:cstheme="minorHAnsi"/>
            <w:lang w:eastAsia="pl-PL"/>
          </w:rPr>
          <w:footnoteReference w:id="11"/>
        </w:r>
        <w:r w:rsidDel="00AC4AE7">
          <w:rPr>
            <w:rFonts w:eastAsia="Times New Roman" w:cstheme="minorHAnsi"/>
            <w:lang w:eastAsia="pl-PL"/>
          </w:rPr>
          <w:delText>.</w:delText>
        </w:r>
        <w:r w:rsidRPr="006036F6" w:rsidDel="00AC4AE7">
          <w:rPr>
            <w:rFonts w:eastAsia="Times New Roman" w:cstheme="minorHAnsi"/>
            <w:lang w:eastAsia="pl-PL"/>
          </w:rPr>
          <w:delText xml:space="preserve"> Pozyskane informacje jakościowe zostaną wykorzystane do skomentowania danych ilościowych i do sformułowania zaleceń i rekomendacji użytecznych w kontekście wdrażania FEPW 2021-2027.</w:delText>
        </w:r>
      </w:del>
    </w:p>
    <w:p w14:paraId="375F9995" w14:textId="74CD50D8" w:rsidR="00F30852" w:rsidRPr="006036F6" w:rsidDel="00AC4AE7" w:rsidRDefault="00F30852" w:rsidP="00AC4AE7">
      <w:pPr>
        <w:rPr>
          <w:del w:id="1335" w:author="Jarema Piekutowski" w:date="2022-09-08T08:48:00Z"/>
          <w:rFonts w:eastAsia="Times New Roman" w:cstheme="minorHAnsi"/>
          <w:lang w:eastAsia="pl-PL"/>
        </w:rPr>
        <w:pPrChange w:id="1336" w:author="Jarema Piekutowski" w:date="2022-09-08T08:48:00Z">
          <w:pPr>
            <w:pStyle w:val="Akapitzlist"/>
            <w:numPr>
              <w:numId w:val="12"/>
            </w:numPr>
            <w:ind w:hanging="360"/>
          </w:pPr>
        </w:pPrChange>
      </w:pPr>
      <w:del w:id="1337" w:author="Jarema Piekutowski" w:date="2022-09-08T08:48:00Z">
        <w:r w:rsidRPr="006036F6" w:rsidDel="00AC4AE7">
          <w:rPr>
            <w:rFonts w:eastAsia="Times New Roman" w:cstheme="minorHAnsi"/>
            <w:lang w:eastAsia="pl-PL"/>
          </w:rPr>
          <w:delText>Zadanie 4</w:delText>
        </w:r>
      </w:del>
    </w:p>
    <w:p w14:paraId="6993B3AE" w14:textId="345FCB9B" w:rsidR="00F30852" w:rsidRPr="006036F6" w:rsidDel="00AC4AE7" w:rsidRDefault="00F30852" w:rsidP="00AC4AE7">
      <w:pPr>
        <w:rPr>
          <w:del w:id="1338" w:author="Jarema Piekutowski" w:date="2022-09-08T08:48:00Z"/>
          <w:rFonts w:eastAsia="Times New Roman" w:cstheme="minorHAnsi"/>
          <w:lang w:eastAsia="pl-PL"/>
        </w:rPr>
        <w:pPrChange w:id="1339" w:author="Jarema Piekutowski" w:date="2022-09-08T08:48:00Z">
          <w:pPr/>
        </w:pPrChange>
      </w:pPr>
      <w:del w:id="1340" w:author="Jarema Piekutowski" w:date="2022-09-08T08:48:00Z">
        <w:r w:rsidRPr="006036F6" w:rsidDel="00AC4AE7">
          <w:rPr>
            <w:rFonts w:eastAsia="Times New Roman" w:cstheme="minorHAnsi"/>
            <w:lang w:eastAsia="pl-PL"/>
          </w:rPr>
          <w:delText xml:space="preserve">W ramach wywiadów (podobnie jak w przypadku badania ilościowego) możliwe będzie pozyskanie informacji niezbędnych do tego, by móc zaproponować ewentualne zmiany wielkości alokacji w ramach programu, przedstawić propozycje wielkości przesunięć środków (jeśli będzie to zasadne, schodząc na poziom (pod)działań) i określić, jakie przyniosą one efekty. </w:delText>
        </w:r>
        <w:commentRangeStart w:id="1341"/>
        <w:r w:rsidRPr="006036F6" w:rsidDel="00AC4AE7">
          <w:rPr>
            <w:rFonts w:eastAsia="Times New Roman" w:cstheme="minorHAnsi"/>
            <w:lang w:eastAsia="pl-PL"/>
          </w:rPr>
          <w:delText>Rozmówcy</w:delText>
        </w:r>
        <w:commentRangeEnd w:id="1341"/>
        <w:r w:rsidR="00611B13" w:rsidDel="00AC4AE7">
          <w:rPr>
            <w:rStyle w:val="Odwoaniedokomentarza"/>
          </w:rPr>
          <w:commentReference w:id="1341"/>
        </w:r>
        <w:r w:rsidRPr="006036F6" w:rsidDel="00AC4AE7">
          <w:rPr>
            <w:rFonts w:eastAsia="Times New Roman" w:cstheme="minorHAnsi"/>
            <w:lang w:eastAsia="pl-PL"/>
          </w:rPr>
          <w:delText xml:space="preserve"> będą bowiem pytani o swój potencjał (możliwości</w:delText>
        </w:r>
        <w:r w:rsidRPr="006036F6" w:rsidDel="00AC4AE7">
          <w:rPr>
            <w:rStyle w:val="Odwoanieprzypisudolnego"/>
            <w:rFonts w:eastAsia="Times New Roman" w:cstheme="minorHAnsi"/>
            <w:lang w:eastAsia="pl-PL"/>
          </w:rPr>
          <w:footnoteReference w:id="12"/>
        </w:r>
        <w:r w:rsidRPr="006036F6" w:rsidDel="00AC4AE7">
          <w:rPr>
            <w:rFonts w:eastAsia="Times New Roman" w:cstheme="minorHAnsi"/>
            <w:lang w:eastAsia="pl-PL"/>
          </w:rPr>
          <w:delText xml:space="preserve"> oraz zapotrzebowanie) do realizacji jeszcze nowych projektów/zawierania nowych umów; o to, czy w ramach</w:delText>
        </w:r>
        <w:r w:rsidRPr="00BC0320" w:rsidDel="00AC4AE7">
          <w:rPr>
            <w:rFonts w:eastAsia="Times New Roman" w:cstheme="minorHAnsi"/>
            <w:lang w:eastAsia="pl-PL"/>
          </w:rPr>
          <w:delText xml:space="preserve"> </w:delText>
        </w:r>
        <w:r w:rsidRPr="006036F6" w:rsidDel="00AC4AE7">
          <w:rPr>
            <w:rFonts w:eastAsia="Times New Roman" w:cstheme="minorHAnsi"/>
            <w:lang w:eastAsia="pl-PL"/>
          </w:rPr>
          <w:delText xml:space="preserve">projektów już realizowanych identyfikują potrzebę </w:delText>
        </w:r>
        <w:commentRangeStart w:id="1344"/>
        <w:r w:rsidRPr="006036F6" w:rsidDel="00AC4AE7">
          <w:rPr>
            <w:rFonts w:eastAsia="Times New Roman" w:cstheme="minorHAnsi"/>
            <w:lang w:eastAsia="pl-PL"/>
          </w:rPr>
          <w:delText>rozszerzenia ich zakresu (a jeśli tak, to jakie warunki musiałyby zostać spełnione – np. wzrost kwoty dofinansowania).</w:delText>
        </w:r>
        <w:commentRangeEnd w:id="1344"/>
        <w:r w:rsidR="00BF1B7F" w:rsidDel="00AC4AE7">
          <w:rPr>
            <w:rStyle w:val="Odwoaniedokomentarza"/>
          </w:rPr>
          <w:commentReference w:id="1344"/>
        </w:r>
      </w:del>
    </w:p>
    <w:p w14:paraId="62611025" w14:textId="1C330D66" w:rsidR="00F30852" w:rsidRPr="006036F6" w:rsidDel="00AC4AE7" w:rsidRDefault="00F30852" w:rsidP="00AC4AE7">
      <w:pPr>
        <w:rPr>
          <w:del w:id="1345" w:author="Jarema Piekutowski" w:date="2022-09-08T08:48:00Z"/>
          <w:rFonts w:eastAsia="Times New Roman" w:cstheme="minorHAnsi"/>
          <w:lang w:eastAsia="pl-PL"/>
        </w:rPr>
        <w:pPrChange w:id="1346" w:author="Jarema Piekutowski" w:date="2022-09-08T08:48:00Z">
          <w:pPr>
            <w:pStyle w:val="Akapitzlist"/>
            <w:numPr>
              <w:numId w:val="12"/>
            </w:numPr>
            <w:ind w:hanging="360"/>
          </w:pPr>
        </w:pPrChange>
      </w:pPr>
      <w:del w:id="1347" w:author="Jarema Piekutowski" w:date="2022-09-08T08:48:00Z">
        <w:r w:rsidRPr="006036F6" w:rsidDel="00AC4AE7">
          <w:rPr>
            <w:rFonts w:eastAsia="Times New Roman" w:cstheme="minorHAnsi"/>
            <w:lang w:eastAsia="pl-PL"/>
          </w:rPr>
          <w:delText>Zadanie 5</w:delText>
        </w:r>
      </w:del>
    </w:p>
    <w:p w14:paraId="40B557E6" w14:textId="0783C499" w:rsidR="00F30852" w:rsidRPr="006036F6" w:rsidDel="00AC4AE7" w:rsidRDefault="00F30852" w:rsidP="00AC4AE7">
      <w:pPr>
        <w:rPr>
          <w:del w:id="1348" w:author="Jarema Piekutowski" w:date="2022-09-08T08:48:00Z"/>
          <w:rFonts w:eastAsia="Times New Roman" w:cstheme="minorHAnsi"/>
          <w:lang w:eastAsia="pl-PL"/>
        </w:rPr>
        <w:pPrChange w:id="1349" w:author="Jarema Piekutowski" w:date="2022-09-08T08:48:00Z">
          <w:pPr/>
        </w:pPrChange>
      </w:pPr>
      <w:del w:id="1350" w:author="Jarema Piekutowski" w:date="2022-09-08T08:48:00Z">
        <w:r w:rsidRPr="006036F6" w:rsidDel="00AC4AE7">
          <w:rPr>
            <w:rFonts w:eastAsia="Times New Roman" w:cstheme="minorHAnsi"/>
            <w:lang w:eastAsia="pl-PL"/>
          </w:rPr>
          <w:delText>W przypadku tego zadania zakładamy pozyskanie od beneficjentów</w:delText>
        </w:r>
        <w:r w:rsidRPr="00B96161" w:rsidDel="00AC4AE7">
          <w:rPr>
            <w:rFonts w:eastAsia="Times New Roman" w:cstheme="minorHAnsi"/>
            <w:lang w:eastAsia="pl-PL"/>
          </w:rPr>
          <w:delText xml:space="preserve"> </w:delText>
        </w:r>
        <w:r w:rsidRPr="006036F6" w:rsidDel="00AC4AE7">
          <w:rPr>
            <w:rFonts w:eastAsia="Times New Roman" w:cstheme="minorHAnsi"/>
            <w:lang w:eastAsia="pl-PL"/>
          </w:rPr>
          <w:delText xml:space="preserve">danych, które zostaną </w:delText>
        </w:r>
      </w:del>
      <w:ins w:id="1351" w:author="Pokorski Jacek" w:date="2022-09-05T14:02:00Z">
        <w:del w:id="1352" w:author="Jarema Piekutowski" w:date="2022-09-08T08:48:00Z">
          <w:r w:rsidR="00EB77FC" w:rsidRPr="006036F6" w:rsidDel="00AC4AE7">
            <w:rPr>
              <w:rFonts w:eastAsia="Times New Roman" w:cstheme="minorHAnsi"/>
              <w:lang w:eastAsia="pl-PL"/>
            </w:rPr>
            <w:delText xml:space="preserve">następnie </w:delText>
          </w:r>
        </w:del>
      </w:ins>
      <w:del w:id="1353" w:author="Jarema Piekutowski" w:date="2022-09-08T08:48:00Z">
        <w:r w:rsidRPr="006036F6" w:rsidDel="00AC4AE7">
          <w:rPr>
            <w:rFonts w:eastAsia="Times New Roman" w:cstheme="minorHAnsi"/>
            <w:lang w:eastAsia="pl-PL"/>
          </w:rPr>
          <w:delText xml:space="preserve">wykorzystane następnie uzupełniająco do szacowania wpływu POPW na wartości wskaźników rezultatu. </w:delText>
        </w:r>
        <w:commentRangeStart w:id="1354"/>
        <w:r w:rsidRPr="006036F6" w:rsidDel="00AC4AE7">
          <w:rPr>
            <w:rFonts w:eastAsia="Times New Roman" w:cstheme="minorHAnsi"/>
            <w:lang w:eastAsia="pl-PL"/>
          </w:rPr>
          <w:delText>Kwestia ta dotyczyć będzie planów przedsiębiorstw wspartych w</w:delText>
        </w:r>
        <w:r w:rsidDel="00AC4AE7">
          <w:rPr>
            <w:rFonts w:eastAsia="Times New Roman" w:cstheme="minorHAnsi"/>
            <w:lang w:eastAsia="pl-PL"/>
          </w:rPr>
          <w:delText> </w:delText>
        </w:r>
        <w:r w:rsidRPr="006036F6" w:rsidDel="00AC4AE7">
          <w:rPr>
            <w:rFonts w:eastAsia="Times New Roman" w:cstheme="minorHAnsi"/>
            <w:lang w:eastAsia="pl-PL"/>
          </w:rPr>
          <w:delText>POPW dotyczących wpływu wojny w Ukrainie na ich plany eksportowe w roku 2023.</w:delText>
        </w:r>
        <w:commentRangeEnd w:id="1354"/>
        <w:r w:rsidR="00EB07EA" w:rsidDel="00AC4AE7">
          <w:rPr>
            <w:rStyle w:val="Odwoaniedokomentarza"/>
          </w:rPr>
          <w:commentReference w:id="1354"/>
        </w:r>
      </w:del>
    </w:p>
    <w:p w14:paraId="07F9E115" w14:textId="2A321C15" w:rsidR="00F30852" w:rsidRPr="006036F6" w:rsidDel="00AC4AE7" w:rsidRDefault="00F30852" w:rsidP="00AC4AE7">
      <w:pPr>
        <w:rPr>
          <w:del w:id="1355" w:author="Jarema Piekutowski" w:date="2022-09-08T08:48:00Z"/>
          <w:rFonts w:eastAsia="Times New Roman" w:cstheme="minorHAnsi"/>
          <w:lang w:eastAsia="pl-PL"/>
        </w:rPr>
        <w:pPrChange w:id="1356" w:author="Jarema Piekutowski" w:date="2022-09-08T08:48:00Z">
          <w:pPr>
            <w:pStyle w:val="Akapitzlist"/>
            <w:numPr>
              <w:numId w:val="12"/>
            </w:numPr>
            <w:ind w:hanging="360"/>
          </w:pPr>
        </w:pPrChange>
      </w:pPr>
      <w:del w:id="1357" w:author="Jarema Piekutowski" w:date="2022-09-08T08:48:00Z">
        <w:r w:rsidRPr="006036F6" w:rsidDel="00AC4AE7">
          <w:rPr>
            <w:rFonts w:eastAsia="Times New Roman" w:cstheme="minorHAnsi"/>
            <w:lang w:eastAsia="pl-PL"/>
          </w:rPr>
          <w:delText>Zadanie 6</w:delText>
        </w:r>
      </w:del>
    </w:p>
    <w:p w14:paraId="183CA3E5" w14:textId="48F4E542" w:rsidR="00F30852" w:rsidRPr="006036F6" w:rsidDel="00AC4AE7" w:rsidRDefault="00F30852" w:rsidP="00AC4AE7">
      <w:pPr>
        <w:rPr>
          <w:del w:id="1358" w:author="Jarema Piekutowski" w:date="2022-09-08T08:48:00Z"/>
          <w:rFonts w:cstheme="minorHAnsi"/>
        </w:rPr>
        <w:pPrChange w:id="1359" w:author="Jarema Piekutowski" w:date="2022-09-08T08:48:00Z">
          <w:pPr/>
        </w:pPrChange>
      </w:pPr>
      <w:del w:id="1360" w:author="Jarema Piekutowski" w:date="2022-09-08T08:48:00Z">
        <w:r w:rsidRPr="006036F6" w:rsidDel="00AC4AE7">
          <w:rPr>
            <w:rFonts w:eastAsia="Times New Roman" w:cstheme="minorHAnsi"/>
            <w:lang w:eastAsia="pl-PL"/>
          </w:rPr>
          <w:delText xml:space="preserve">W ramach zadania 6 badanie beneficjentów dostarczy informacji </w:delText>
        </w:r>
        <w:r w:rsidDel="00AC4AE7">
          <w:rPr>
            <w:rFonts w:eastAsia="Times New Roman" w:cstheme="minorHAnsi"/>
            <w:lang w:eastAsia="pl-PL"/>
          </w:rPr>
          <w:delText xml:space="preserve">alternatywnych lub </w:delText>
        </w:r>
        <w:r w:rsidRPr="006036F6" w:rsidDel="00AC4AE7">
          <w:rPr>
            <w:rFonts w:eastAsia="Times New Roman" w:cstheme="minorHAnsi"/>
            <w:lang w:eastAsia="pl-PL"/>
          </w:rPr>
          <w:delText xml:space="preserve">uzupełniających do oceny EAV w zakresie celów związanych z integracją europejską i celami ogólnymi UE. Szczegółowe informacje zawarto w tabeli </w:delText>
        </w:r>
        <w:r w:rsidRPr="000074FB" w:rsidDel="00AC4AE7">
          <w:rPr>
            <w:rFonts w:eastAsia="Times New Roman" w:cstheme="minorHAnsi"/>
            <w:lang w:eastAsia="pl-PL"/>
          </w:rPr>
          <w:delText>Opis metod badawczych planowanych do zastosowania w ramach oceny EAV w zakresie integracji europejskiej i</w:delText>
        </w:r>
        <w:r w:rsidDel="00AC4AE7">
          <w:rPr>
            <w:rFonts w:eastAsia="Times New Roman" w:cstheme="minorHAnsi"/>
            <w:lang w:eastAsia="pl-PL"/>
          </w:rPr>
          <w:delText> </w:delText>
        </w:r>
        <w:r w:rsidRPr="000074FB" w:rsidDel="00AC4AE7">
          <w:rPr>
            <w:rFonts w:eastAsia="Times New Roman" w:cstheme="minorHAnsi"/>
            <w:lang w:eastAsia="pl-PL"/>
          </w:rPr>
          <w:delText>osiągania celów UE</w:delText>
        </w:r>
        <w:r w:rsidRPr="006036F6" w:rsidDel="00AC4AE7">
          <w:rPr>
            <w:rFonts w:eastAsia="Times New Roman" w:cstheme="minorHAnsi"/>
            <w:lang w:eastAsia="pl-PL"/>
          </w:rPr>
          <w:delText>.</w:delText>
        </w:r>
      </w:del>
    </w:p>
    <w:p w14:paraId="696843AF" w14:textId="4217E222" w:rsidR="00F30852" w:rsidRPr="00F30852" w:rsidDel="00AC4AE7" w:rsidRDefault="00F30852" w:rsidP="00AC4AE7">
      <w:pPr>
        <w:rPr>
          <w:del w:id="1361" w:author="Jarema Piekutowski" w:date="2022-09-08T08:48:00Z"/>
          <w:rFonts w:eastAsia="Times New Roman" w:cstheme="minorHAnsi"/>
          <w:lang w:eastAsia="pl-PL"/>
        </w:rPr>
        <w:pPrChange w:id="1362" w:author="Jarema Piekutowski" w:date="2022-09-08T08:48:00Z">
          <w:pPr/>
        </w:pPrChange>
      </w:pPr>
      <w:del w:id="1363" w:author="Jarema Piekutowski" w:date="2022-09-08T08:48:00Z">
        <w:r w:rsidRPr="00F30852" w:rsidDel="00AC4AE7">
          <w:rPr>
            <w:rFonts w:eastAsia="Times New Roman" w:cstheme="minorHAnsi"/>
            <w:color w:val="4472C4" w:themeColor="accent1"/>
            <w:lang w:eastAsia="pl-PL"/>
          </w:rPr>
          <w:delText xml:space="preserve">Dobór próby </w:delText>
        </w:r>
      </w:del>
    </w:p>
    <w:p w14:paraId="5FF972F4" w14:textId="6DB78048" w:rsidR="00F30852" w:rsidDel="00AC4AE7" w:rsidRDefault="00F30852" w:rsidP="00AC4AE7">
      <w:pPr>
        <w:rPr>
          <w:del w:id="1364" w:author="Jarema Piekutowski" w:date="2022-09-08T08:48:00Z"/>
        </w:rPr>
        <w:pPrChange w:id="1365" w:author="Jarema Piekutowski" w:date="2022-09-08T08:48:00Z">
          <w:pPr>
            <w:pStyle w:val="Akapitzlist"/>
            <w:numPr>
              <w:numId w:val="65"/>
            </w:numPr>
            <w:ind w:hanging="360"/>
          </w:pPr>
        </w:pPrChange>
      </w:pPr>
      <w:bookmarkStart w:id="1366" w:name="_Hlk112417612"/>
      <w:del w:id="1367" w:author="Jarema Piekutowski" w:date="2022-09-08T08:48:00Z">
        <w:r w:rsidRPr="0038212F" w:rsidDel="00AC4AE7">
          <w:delText>Na potrzeby pełnej realizacji Zadania 2 i 3 zidentyfikowan</w:delText>
        </w:r>
        <w:r w:rsidDel="00AC4AE7">
          <w:delText>o</w:delText>
        </w:r>
        <w:r w:rsidRPr="0038212F" w:rsidDel="00AC4AE7">
          <w:delText xml:space="preserve"> Działania/ Poddziałania POPW, w ramach których ostatecznie osiągnięte wartości wskaźników z dużym prawdopodobieństwem będą/mogą być istotnie niższe (na tle innych Działań/Poddziałań) niż zakładano. </w:delText>
        </w:r>
        <w:r w:rsidDel="00AC4AE7">
          <w:delText xml:space="preserve">Jak wynika z analizy stopnia osiągnięcia wartości docelowych wskaźników na podstawie Informacji kwartalnej, </w:delText>
        </w:r>
        <w:r w:rsidRPr="0038212F" w:rsidDel="00AC4AE7">
          <w:delText xml:space="preserve">sytuacja taka może dotyczyć działania: 1.1, 1.2 i 1.3.2 POPW. </w:delText>
        </w:r>
        <w:r w:rsidDel="00AC4AE7">
          <w:delText xml:space="preserve">Proponuje się przeprowadzenie </w:delText>
        </w:r>
        <w:r w:rsidRPr="00273D09" w:rsidDel="00AC4AE7">
          <w:rPr>
            <w:b/>
            <w:bCs/>
          </w:rPr>
          <w:delText>8</w:delText>
        </w:r>
        <w:r w:rsidDel="00AC4AE7">
          <w:delText xml:space="preserve"> </w:delText>
        </w:r>
        <w:r w:rsidRPr="001C48ED" w:rsidDel="00AC4AE7">
          <w:rPr>
            <w:b/>
            <w:bCs/>
          </w:rPr>
          <w:delText>wywiadów pogłębionych</w:delText>
        </w:r>
        <w:r w:rsidDel="00AC4AE7">
          <w:delText xml:space="preserve"> z beneficjentami projektów, którzy nie osiągnęli zakładanych wartości docelowych wskaźników lub mieli znaczące problemy w tej kwestii. Informacjami przydatnymi podczas doboru respondentów będą bazy zawierające dane na temat poziomu realizacji wskaźników oraz wnioski o płatność, w których raportowane są trudności w realizacji projektu. Wykonawca wybierze respondentów spośród beneficjentów tych projektów, w ramach których zgłoszono problemy w realizacji projektu.  </w:delText>
        </w:r>
      </w:del>
    </w:p>
    <w:p w14:paraId="7FBBE76F" w14:textId="776F478F" w:rsidR="00F30852" w:rsidRPr="0038212F" w:rsidDel="00AC4AE7" w:rsidRDefault="00F30852" w:rsidP="00AC4AE7">
      <w:pPr>
        <w:rPr>
          <w:del w:id="1368" w:author="Jarema Piekutowski" w:date="2022-09-08T08:48:00Z"/>
        </w:rPr>
        <w:pPrChange w:id="1369" w:author="Jarema Piekutowski" w:date="2022-09-08T08:48:00Z">
          <w:pPr>
            <w:ind w:left="708"/>
          </w:pPr>
        </w:pPrChange>
      </w:pPr>
      <w:del w:id="1370" w:author="Jarema Piekutowski" w:date="2022-09-08T08:48:00Z">
        <w:r w:rsidRPr="0038212F" w:rsidDel="00AC4AE7">
          <w:delText>W przypadku Osi 1, będziemy dążyć do tego, by wywiady przeprowadzić z beneficjentami, których nie obejmie badanie CAWI/CATI (jedynie w uzasadnionych przypadkach i za zgodą Zamawiającego, wywiad będzie mógł objąć tego samego beneficjenta, a jego celem będzie wówczas pogłębienie odpowiedzi pozyskanych w badaniu ilościowym).</w:delText>
        </w:r>
        <w:r w:rsidDel="00AC4AE7">
          <w:delText xml:space="preserve"> A zatem po realizacji badania ilościowego, respondenci wywiadów pogłębionych zostaną wyłonieni spośród grupy beneficjentów, którzy nie wzięli udziału w badaniu ilościowym. </w:delText>
        </w:r>
      </w:del>
    </w:p>
    <w:p w14:paraId="66AA83A2" w14:textId="3C880A5C" w:rsidR="00F30852" w:rsidDel="00AC4AE7" w:rsidRDefault="00F30852" w:rsidP="00AC4AE7">
      <w:pPr>
        <w:rPr>
          <w:del w:id="1371" w:author="Jarema Piekutowski" w:date="2022-09-08T08:48:00Z"/>
        </w:rPr>
        <w:pPrChange w:id="1372" w:author="Jarema Piekutowski" w:date="2022-09-08T08:48:00Z">
          <w:pPr>
            <w:pStyle w:val="Akapitzlist"/>
            <w:numPr>
              <w:numId w:val="65"/>
            </w:numPr>
            <w:ind w:hanging="360"/>
          </w:pPr>
        </w:pPrChange>
      </w:pPr>
      <w:del w:id="1373" w:author="Jarema Piekutowski" w:date="2022-09-08T08:48:00Z">
        <w:r w:rsidDel="00AC4AE7">
          <w:delText>W przypadku</w:delText>
        </w:r>
        <w:r w:rsidRPr="0038212F" w:rsidDel="00AC4AE7">
          <w:delText xml:space="preserve"> Osi 2 POPW, proponujemy również zastosować technikę </w:delText>
        </w:r>
        <w:commentRangeStart w:id="1374"/>
        <w:r w:rsidRPr="0038212F" w:rsidDel="00AC4AE7">
          <w:delText>zdalnych</w:delText>
        </w:r>
        <w:commentRangeEnd w:id="1374"/>
        <w:r w:rsidR="00B51DB2" w:rsidDel="00AC4AE7">
          <w:rPr>
            <w:rStyle w:val="Odwoaniedokomentarza"/>
          </w:rPr>
          <w:commentReference w:id="1374"/>
        </w:r>
        <w:r w:rsidRPr="0038212F" w:rsidDel="00AC4AE7">
          <w:delText xml:space="preserve"> wywiadów pogłębionych. W tym przypadku wywiady zostaną zrealizowane ze wszystkimi beneficjentami, tj. przedstawicielami pięciu miast (beneficjenci Działania 2.1 i 2.2) oraz przedstawicielami pięciu województw (beneficjenci Działania 2.2). W sumie zostanie zrealizowanych minimum </w:delText>
        </w:r>
        <w:r w:rsidRPr="00273D09" w:rsidDel="00AC4AE7">
          <w:rPr>
            <w:b/>
            <w:bCs/>
          </w:rPr>
          <w:delText>10</w:delText>
        </w:r>
        <w:r w:rsidRPr="0038212F" w:rsidDel="00AC4AE7">
          <w:delText xml:space="preserve"> </w:delText>
        </w:r>
        <w:r w:rsidRPr="009A6C4C" w:rsidDel="00AC4AE7">
          <w:rPr>
            <w:b/>
            <w:bCs/>
          </w:rPr>
          <w:delText>wywiadów</w:delText>
        </w:r>
        <w:r w:rsidRPr="0038212F" w:rsidDel="00AC4AE7">
          <w:delText xml:space="preserve">. Zakładamy jednak, że w przypadku badanych miast konieczne będzie przeprowadzenie osobno wywiadów dotyczących projektów Działania 2.1 i osobno dotyczących projektów Działania 2.2  – wówczas łączna liczba wywiadów w tej Osi może wzrosnąć do </w:delText>
        </w:r>
        <w:r w:rsidRPr="00273D09" w:rsidDel="00AC4AE7">
          <w:rPr>
            <w:b/>
            <w:bCs/>
          </w:rPr>
          <w:delText>15</w:delText>
        </w:r>
        <w:r w:rsidRPr="0038212F" w:rsidDel="00AC4AE7">
          <w:delText>.</w:delText>
        </w:r>
        <w:r w:rsidDel="00AC4AE7">
          <w:delText xml:space="preserve"> Wywiady zostaną przeprowadzone z osobami reprezentującymi beneficjenta (prezydentami miast, marszałkami województwa lub osobami przez nich wskazanymi (np. przedstawicielami Zarządu Dróg Wojewódzkich)). </w:delText>
        </w:r>
      </w:del>
    </w:p>
    <w:p w14:paraId="3688D6DD" w14:textId="5635F558" w:rsidR="00F30852" w:rsidDel="00AC4AE7" w:rsidRDefault="00F30852" w:rsidP="00AC4AE7">
      <w:pPr>
        <w:rPr>
          <w:del w:id="1375" w:author="Jarema Piekutowski" w:date="2022-09-08T08:48:00Z"/>
        </w:rPr>
        <w:pPrChange w:id="1376" w:author="Jarema Piekutowski" w:date="2022-09-08T08:48:00Z">
          <w:pPr/>
        </w:pPrChange>
      </w:pPr>
      <w:del w:id="1377" w:author="Jarema Piekutowski" w:date="2022-09-08T08:48:00Z">
        <w:r w:rsidDel="00AC4AE7">
          <w:delText>Proponowany dobór próby prezentuje poniższa tabela:</w:delText>
        </w:r>
      </w:del>
    </w:p>
    <w:p w14:paraId="3AA79D2C" w14:textId="40A72D18" w:rsidR="00F30852" w:rsidRPr="00D24AA2" w:rsidDel="00AC4AE7" w:rsidRDefault="00F30852" w:rsidP="00AC4AE7">
      <w:pPr>
        <w:rPr>
          <w:del w:id="1378" w:author="Jarema Piekutowski" w:date="2022-09-08T08:48:00Z"/>
          <w:i/>
        </w:rPr>
        <w:pPrChange w:id="1379" w:author="Jarema Piekutowski" w:date="2022-09-08T08:48:00Z">
          <w:pPr>
            <w:pStyle w:val="Legenda"/>
          </w:pPr>
        </w:pPrChange>
      </w:pPr>
      <w:bookmarkStart w:id="1380" w:name="_Toc112692631"/>
      <w:commentRangeStart w:id="1381"/>
      <w:del w:id="1382" w:author="Jarema Piekutowski" w:date="2022-09-08T08:48:00Z">
        <w:r w:rsidRPr="00D24AA2" w:rsidDel="00AC4AE7">
          <w:delText xml:space="preserve">Tabela </w:delText>
        </w:r>
        <w:r w:rsidR="00000000" w:rsidDel="00AC4AE7">
          <w:fldChar w:fldCharType="begin"/>
        </w:r>
        <w:r w:rsidR="00000000" w:rsidDel="00AC4AE7">
          <w:delInstrText xml:space="preserve"> SEQ Tabela \* ARABIC </w:delInstrText>
        </w:r>
        <w:r w:rsidR="00000000" w:rsidDel="00AC4AE7">
          <w:fldChar w:fldCharType="separate"/>
        </w:r>
        <w:r w:rsidR="00377D26" w:rsidDel="00AC4AE7">
          <w:rPr>
            <w:noProof/>
          </w:rPr>
          <w:delText>14</w:delText>
        </w:r>
        <w:r w:rsidR="00000000" w:rsidDel="00AC4AE7">
          <w:rPr>
            <w:noProof/>
          </w:rPr>
          <w:fldChar w:fldCharType="end"/>
        </w:r>
        <w:r w:rsidRPr="00D24AA2" w:rsidDel="00AC4AE7">
          <w:delText xml:space="preserve"> Dobór próby do realizacji wywiadów z beneficjentami w Osi 2</w:delText>
        </w:r>
        <w:bookmarkEnd w:id="1380"/>
        <w:commentRangeEnd w:id="1381"/>
        <w:r w:rsidR="00BF1B7F" w:rsidDel="00AC4AE7">
          <w:rPr>
            <w:rStyle w:val="Odwoaniedokomentarza"/>
          </w:rPr>
          <w:commentReference w:id="1381"/>
        </w:r>
      </w:del>
    </w:p>
    <w:tbl>
      <w:tblPr>
        <w:tblStyle w:val="Tabelasiatki4akcent5"/>
        <w:tblW w:w="0" w:type="auto"/>
        <w:tblLook w:val="04A0" w:firstRow="1" w:lastRow="0" w:firstColumn="1" w:lastColumn="0" w:noHBand="0" w:noVBand="1"/>
      </w:tblPr>
      <w:tblGrid>
        <w:gridCol w:w="1555"/>
        <w:gridCol w:w="3543"/>
        <w:gridCol w:w="3964"/>
      </w:tblGrid>
      <w:tr w:rsidR="00F30852" w:rsidDel="00AC4AE7" w14:paraId="324EB8F3" w14:textId="6737BE2E" w:rsidTr="00AC50F9">
        <w:trPr>
          <w:cnfStyle w:val="100000000000" w:firstRow="1" w:lastRow="0" w:firstColumn="0" w:lastColumn="0" w:oddVBand="0" w:evenVBand="0" w:oddHBand="0" w:evenHBand="0" w:firstRowFirstColumn="0" w:firstRowLastColumn="0" w:lastRowFirstColumn="0" w:lastRowLastColumn="0"/>
          <w:del w:id="1383"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4B45865D" w14:textId="218BF541" w:rsidR="00F30852" w:rsidDel="00AC4AE7" w:rsidRDefault="00F30852" w:rsidP="00AC4AE7">
            <w:pPr>
              <w:rPr>
                <w:del w:id="1384" w:author="Jarema Piekutowski" w:date="2022-09-08T08:48:00Z"/>
              </w:rPr>
              <w:pPrChange w:id="1385" w:author="Jarema Piekutowski" w:date="2022-09-08T08:48:00Z">
                <w:pPr/>
              </w:pPrChange>
            </w:pPr>
            <w:del w:id="1386" w:author="Jarema Piekutowski" w:date="2022-09-08T08:48:00Z">
              <w:r w:rsidDel="00AC4AE7">
                <w:delText>Nr Działania</w:delText>
              </w:r>
            </w:del>
          </w:p>
        </w:tc>
        <w:tc>
          <w:tcPr>
            <w:tcW w:w="3543" w:type="dxa"/>
          </w:tcPr>
          <w:p w14:paraId="45406E68" w14:textId="414819E9" w:rsidR="00F30852" w:rsidDel="00AC4AE7" w:rsidRDefault="00F30852" w:rsidP="00AC4AE7">
            <w:pPr>
              <w:cnfStyle w:val="100000000000" w:firstRow="1" w:lastRow="0" w:firstColumn="0" w:lastColumn="0" w:oddVBand="0" w:evenVBand="0" w:oddHBand="0" w:evenHBand="0" w:firstRowFirstColumn="0" w:firstRowLastColumn="0" w:lastRowFirstColumn="0" w:lastRowLastColumn="0"/>
              <w:rPr>
                <w:del w:id="1387" w:author="Jarema Piekutowski" w:date="2022-09-08T08:48:00Z"/>
              </w:rPr>
              <w:pPrChange w:id="1388"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1389" w:author="Jarema Piekutowski" w:date="2022-09-08T08:48:00Z">
              <w:r w:rsidDel="00AC4AE7">
                <w:delText>Beneficjent</w:delText>
              </w:r>
            </w:del>
          </w:p>
        </w:tc>
        <w:tc>
          <w:tcPr>
            <w:tcW w:w="3964" w:type="dxa"/>
          </w:tcPr>
          <w:p w14:paraId="53D876B4" w14:textId="33E4AFC4" w:rsidR="00F30852" w:rsidDel="00AC4AE7" w:rsidRDefault="00F30852" w:rsidP="00AC4AE7">
            <w:pPr>
              <w:cnfStyle w:val="100000000000" w:firstRow="1" w:lastRow="0" w:firstColumn="0" w:lastColumn="0" w:oddVBand="0" w:evenVBand="0" w:oddHBand="0" w:evenHBand="0" w:firstRowFirstColumn="0" w:firstRowLastColumn="0" w:lastRowFirstColumn="0" w:lastRowLastColumn="0"/>
              <w:rPr>
                <w:del w:id="1390" w:author="Jarema Piekutowski" w:date="2022-09-08T08:48:00Z"/>
              </w:rPr>
              <w:pPrChange w:id="1391"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1392" w:author="Jarema Piekutowski" w:date="2022-09-08T08:48:00Z">
              <w:r w:rsidDel="00AC4AE7">
                <w:delText>Maks. liczba wywiadów</w:delText>
              </w:r>
            </w:del>
          </w:p>
        </w:tc>
      </w:tr>
      <w:tr w:rsidR="00F30852" w:rsidDel="00AC4AE7" w14:paraId="537863DF" w14:textId="13A75889" w:rsidTr="00AC50F9">
        <w:trPr>
          <w:cnfStyle w:val="000000100000" w:firstRow="0" w:lastRow="0" w:firstColumn="0" w:lastColumn="0" w:oddVBand="0" w:evenVBand="0" w:oddHBand="1" w:evenHBand="0" w:firstRowFirstColumn="0" w:firstRowLastColumn="0" w:lastRowFirstColumn="0" w:lastRowLastColumn="0"/>
          <w:del w:id="1393"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111A08CA" w14:textId="549A5ABD" w:rsidR="00F30852" w:rsidDel="00AC4AE7" w:rsidRDefault="00F30852" w:rsidP="00AC4AE7">
            <w:pPr>
              <w:rPr>
                <w:del w:id="1394" w:author="Jarema Piekutowski" w:date="2022-09-08T08:48:00Z"/>
              </w:rPr>
              <w:pPrChange w:id="1395" w:author="Jarema Piekutowski" w:date="2022-09-08T08:48:00Z">
                <w:pPr/>
              </w:pPrChange>
            </w:pPr>
            <w:del w:id="1396" w:author="Jarema Piekutowski" w:date="2022-09-08T08:48:00Z">
              <w:r w:rsidDel="00AC4AE7">
                <w:delText xml:space="preserve">2.1 </w:delText>
              </w:r>
            </w:del>
          </w:p>
        </w:tc>
        <w:tc>
          <w:tcPr>
            <w:tcW w:w="3543" w:type="dxa"/>
          </w:tcPr>
          <w:p w14:paraId="2ECFDDF0" w14:textId="1C9EAD6B" w:rsidR="00F30852" w:rsidDel="00AC4AE7" w:rsidRDefault="00F30852" w:rsidP="00AC4AE7">
            <w:pPr>
              <w:cnfStyle w:val="000000100000" w:firstRow="0" w:lastRow="0" w:firstColumn="0" w:lastColumn="0" w:oddVBand="0" w:evenVBand="0" w:oddHBand="1" w:evenHBand="0" w:firstRowFirstColumn="0" w:firstRowLastColumn="0" w:lastRowFirstColumn="0" w:lastRowLastColumn="0"/>
              <w:rPr>
                <w:del w:id="1397" w:author="Jarema Piekutowski" w:date="2022-09-08T08:48:00Z"/>
              </w:rPr>
              <w:pPrChange w:id="139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399" w:author="Jarema Piekutowski" w:date="2022-09-08T08:48:00Z">
              <w:r w:rsidDel="00AC4AE7">
                <w:delText>Miasto Kielce</w:delText>
              </w:r>
            </w:del>
          </w:p>
        </w:tc>
        <w:tc>
          <w:tcPr>
            <w:tcW w:w="3964" w:type="dxa"/>
          </w:tcPr>
          <w:p w14:paraId="77820EA2" w14:textId="69C708BE" w:rsidR="00F30852" w:rsidDel="00AC4AE7" w:rsidRDefault="00F30852" w:rsidP="00AC4AE7">
            <w:pPr>
              <w:cnfStyle w:val="000000100000" w:firstRow="0" w:lastRow="0" w:firstColumn="0" w:lastColumn="0" w:oddVBand="0" w:evenVBand="0" w:oddHBand="1" w:evenHBand="0" w:firstRowFirstColumn="0" w:firstRowLastColumn="0" w:lastRowFirstColumn="0" w:lastRowLastColumn="0"/>
              <w:rPr>
                <w:del w:id="1400" w:author="Jarema Piekutowski" w:date="2022-09-08T08:48:00Z"/>
              </w:rPr>
              <w:pPrChange w:id="140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402" w:author="Jarema Piekutowski" w:date="2022-09-08T08:48:00Z">
              <w:r w:rsidDel="00AC4AE7">
                <w:delText>1</w:delText>
              </w:r>
            </w:del>
          </w:p>
        </w:tc>
      </w:tr>
      <w:tr w:rsidR="00F30852" w:rsidDel="00AC4AE7" w14:paraId="0D8E181D" w14:textId="0191B22A" w:rsidTr="00AC50F9">
        <w:trPr>
          <w:del w:id="1403"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4C9C4823" w14:textId="0B65BA19" w:rsidR="00F30852" w:rsidDel="00AC4AE7" w:rsidRDefault="00F30852" w:rsidP="00AC4AE7">
            <w:pPr>
              <w:rPr>
                <w:del w:id="1404" w:author="Jarema Piekutowski" w:date="2022-09-08T08:48:00Z"/>
              </w:rPr>
              <w:pPrChange w:id="1405" w:author="Jarema Piekutowski" w:date="2022-09-08T08:48:00Z">
                <w:pPr/>
              </w:pPrChange>
            </w:pPr>
            <w:del w:id="1406" w:author="Jarema Piekutowski" w:date="2022-09-08T08:48:00Z">
              <w:r w:rsidDel="00AC4AE7">
                <w:delText>2.1</w:delText>
              </w:r>
            </w:del>
          </w:p>
        </w:tc>
        <w:tc>
          <w:tcPr>
            <w:tcW w:w="3543" w:type="dxa"/>
          </w:tcPr>
          <w:p w14:paraId="228856A9" w14:textId="37776E3F" w:rsidR="00F30852" w:rsidDel="00AC4AE7" w:rsidRDefault="00F30852" w:rsidP="00AC4AE7">
            <w:pPr>
              <w:cnfStyle w:val="000000000000" w:firstRow="0" w:lastRow="0" w:firstColumn="0" w:lastColumn="0" w:oddVBand="0" w:evenVBand="0" w:oddHBand="0" w:evenHBand="0" w:firstRowFirstColumn="0" w:firstRowLastColumn="0" w:lastRowFirstColumn="0" w:lastRowLastColumn="0"/>
              <w:rPr>
                <w:del w:id="1407" w:author="Jarema Piekutowski" w:date="2022-09-08T08:48:00Z"/>
              </w:rPr>
              <w:pPrChange w:id="1408"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409" w:author="Jarema Piekutowski" w:date="2022-09-08T08:48:00Z">
              <w:r w:rsidDel="00AC4AE7">
                <w:delText>Miasto Lublin</w:delText>
              </w:r>
            </w:del>
          </w:p>
        </w:tc>
        <w:tc>
          <w:tcPr>
            <w:tcW w:w="3964" w:type="dxa"/>
          </w:tcPr>
          <w:p w14:paraId="6371531B" w14:textId="0BE594FF" w:rsidR="00F30852" w:rsidDel="00AC4AE7" w:rsidRDefault="00F30852" w:rsidP="00AC4AE7">
            <w:pPr>
              <w:cnfStyle w:val="000000000000" w:firstRow="0" w:lastRow="0" w:firstColumn="0" w:lastColumn="0" w:oddVBand="0" w:evenVBand="0" w:oddHBand="0" w:evenHBand="0" w:firstRowFirstColumn="0" w:firstRowLastColumn="0" w:lastRowFirstColumn="0" w:lastRowLastColumn="0"/>
              <w:rPr>
                <w:del w:id="1410" w:author="Jarema Piekutowski" w:date="2022-09-08T08:48:00Z"/>
              </w:rPr>
              <w:pPrChange w:id="1411"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412" w:author="Jarema Piekutowski" w:date="2022-09-08T08:48:00Z">
              <w:r w:rsidDel="00AC4AE7">
                <w:delText>1</w:delText>
              </w:r>
            </w:del>
          </w:p>
        </w:tc>
      </w:tr>
      <w:tr w:rsidR="00F30852" w:rsidDel="00AC4AE7" w14:paraId="464423C1" w14:textId="6E9079F5" w:rsidTr="00AC50F9">
        <w:trPr>
          <w:cnfStyle w:val="000000100000" w:firstRow="0" w:lastRow="0" w:firstColumn="0" w:lastColumn="0" w:oddVBand="0" w:evenVBand="0" w:oddHBand="1" w:evenHBand="0" w:firstRowFirstColumn="0" w:firstRowLastColumn="0" w:lastRowFirstColumn="0" w:lastRowLastColumn="0"/>
          <w:del w:id="1413"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1F3FDA31" w14:textId="5A3F00BD" w:rsidR="00F30852" w:rsidDel="00AC4AE7" w:rsidRDefault="00F30852" w:rsidP="00AC4AE7">
            <w:pPr>
              <w:rPr>
                <w:del w:id="1414" w:author="Jarema Piekutowski" w:date="2022-09-08T08:48:00Z"/>
              </w:rPr>
              <w:pPrChange w:id="1415" w:author="Jarema Piekutowski" w:date="2022-09-08T08:48:00Z">
                <w:pPr/>
              </w:pPrChange>
            </w:pPr>
            <w:del w:id="1416" w:author="Jarema Piekutowski" w:date="2022-09-08T08:48:00Z">
              <w:r w:rsidDel="00AC4AE7">
                <w:delText>2.1</w:delText>
              </w:r>
            </w:del>
          </w:p>
        </w:tc>
        <w:tc>
          <w:tcPr>
            <w:tcW w:w="3543" w:type="dxa"/>
          </w:tcPr>
          <w:p w14:paraId="6FA2527B" w14:textId="77165982" w:rsidR="00F30852" w:rsidDel="00AC4AE7" w:rsidRDefault="00F30852" w:rsidP="00AC4AE7">
            <w:pPr>
              <w:cnfStyle w:val="000000100000" w:firstRow="0" w:lastRow="0" w:firstColumn="0" w:lastColumn="0" w:oddVBand="0" w:evenVBand="0" w:oddHBand="1" w:evenHBand="0" w:firstRowFirstColumn="0" w:firstRowLastColumn="0" w:lastRowFirstColumn="0" w:lastRowLastColumn="0"/>
              <w:rPr>
                <w:del w:id="1417" w:author="Jarema Piekutowski" w:date="2022-09-08T08:48:00Z"/>
              </w:rPr>
              <w:pPrChange w:id="141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419" w:author="Jarema Piekutowski" w:date="2022-09-08T08:48:00Z">
              <w:r w:rsidDel="00AC4AE7">
                <w:delText xml:space="preserve">Miasto Rzeszów </w:delText>
              </w:r>
            </w:del>
          </w:p>
        </w:tc>
        <w:tc>
          <w:tcPr>
            <w:tcW w:w="3964" w:type="dxa"/>
          </w:tcPr>
          <w:p w14:paraId="414319DE" w14:textId="30921085" w:rsidR="00F30852" w:rsidDel="00AC4AE7" w:rsidRDefault="00F30852" w:rsidP="00AC4AE7">
            <w:pPr>
              <w:cnfStyle w:val="000000100000" w:firstRow="0" w:lastRow="0" w:firstColumn="0" w:lastColumn="0" w:oddVBand="0" w:evenVBand="0" w:oddHBand="1" w:evenHBand="0" w:firstRowFirstColumn="0" w:firstRowLastColumn="0" w:lastRowFirstColumn="0" w:lastRowLastColumn="0"/>
              <w:rPr>
                <w:del w:id="1420" w:author="Jarema Piekutowski" w:date="2022-09-08T08:48:00Z"/>
              </w:rPr>
              <w:pPrChange w:id="142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422" w:author="Jarema Piekutowski" w:date="2022-09-08T08:48:00Z">
              <w:r w:rsidDel="00AC4AE7">
                <w:delText>1</w:delText>
              </w:r>
            </w:del>
          </w:p>
        </w:tc>
      </w:tr>
      <w:tr w:rsidR="00F30852" w:rsidDel="00AC4AE7" w14:paraId="64E8F742" w14:textId="257A0B96" w:rsidTr="00AC50F9">
        <w:trPr>
          <w:del w:id="1423"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3F1C6F3E" w14:textId="1AB0DA6C" w:rsidR="00F30852" w:rsidDel="00AC4AE7" w:rsidRDefault="00F30852" w:rsidP="00AC4AE7">
            <w:pPr>
              <w:rPr>
                <w:del w:id="1424" w:author="Jarema Piekutowski" w:date="2022-09-08T08:48:00Z"/>
              </w:rPr>
              <w:pPrChange w:id="1425" w:author="Jarema Piekutowski" w:date="2022-09-08T08:48:00Z">
                <w:pPr/>
              </w:pPrChange>
            </w:pPr>
            <w:del w:id="1426" w:author="Jarema Piekutowski" w:date="2022-09-08T08:48:00Z">
              <w:r w:rsidDel="00AC4AE7">
                <w:delText>2.1</w:delText>
              </w:r>
            </w:del>
          </w:p>
        </w:tc>
        <w:tc>
          <w:tcPr>
            <w:tcW w:w="3543" w:type="dxa"/>
          </w:tcPr>
          <w:p w14:paraId="40E465FB" w14:textId="69ABFF8A" w:rsidR="00F30852" w:rsidDel="00AC4AE7" w:rsidRDefault="00F30852" w:rsidP="00AC4AE7">
            <w:pPr>
              <w:cnfStyle w:val="000000000000" w:firstRow="0" w:lastRow="0" w:firstColumn="0" w:lastColumn="0" w:oddVBand="0" w:evenVBand="0" w:oddHBand="0" w:evenHBand="0" w:firstRowFirstColumn="0" w:firstRowLastColumn="0" w:lastRowFirstColumn="0" w:lastRowLastColumn="0"/>
              <w:rPr>
                <w:del w:id="1427" w:author="Jarema Piekutowski" w:date="2022-09-08T08:48:00Z"/>
              </w:rPr>
              <w:pPrChange w:id="1428"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429" w:author="Jarema Piekutowski" w:date="2022-09-08T08:48:00Z">
              <w:r w:rsidDel="00AC4AE7">
                <w:delText>Miasto Olsztyn</w:delText>
              </w:r>
            </w:del>
          </w:p>
        </w:tc>
        <w:tc>
          <w:tcPr>
            <w:tcW w:w="3964" w:type="dxa"/>
          </w:tcPr>
          <w:p w14:paraId="15291A77" w14:textId="2550BD47" w:rsidR="00F30852" w:rsidDel="00AC4AE7" w:rsidRDefault="00F30852" w:rsidP="00AC4AE7">
            <w:pPr>
              <w:cnfStyle w:val="000000000000" w:firstRow="0" w:lastRow="0" w:firstColumn="0" w:lastColumn="0" w:oddVBand="0" w:evenVBand="0" w:oddHBand="0" w:evenHBand="0" w:firstRowFirstColumn="0" w:firstRowLastColumn="0" w:lastRowFirstColumn="0" w:lastRowLastColumn="0"/>
              <w:rPr>
                <w:del w:id="1430" w:author="Jarema Piekutowski" w:date="2022-09-08T08:48:00Z"/>
              </w:rPr>
              <w:pPrChange w:id="1431"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432" w:author="Jarema Piekutowski" w:date="2022-09-08T08:48:00Z">
              <w:r w:rsidDel="00AC4AE7">
                <w:delText>1</w:delText>
              </w:r>
            </w:del>
          </w:p>
        </w:tc>
      </w:tr>
      <w:tr w:rsidR="00F30852" w:rsidDel="00AC4AE7" w14:paraId="37A11C7F" w14:textId="0C12CDA9" w:rsidTr="00AC50F9">
        <w:trPr>
          <w:cnfStyle w:val="000000100000" w:firstRow="0" w:lastRow="0" w:firstColumn="0" w:lastColumn="0" w:oddVBand="0" w:evenVBand="0" w:oddHBand="1" w:evenHBand="0" w:firstRowFirstColumn="0" w:firstRowLastColumn="0" w:lastRowFirstColumn="0" w:lastRowLastColumn="0"/>
          <w:del w:id="1433"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58628960" w14:textId="6CD5298A" w:rsidR="00F30852" w:rsidDel="00AC4AE7" w:rsidRDefault="00F30852" w:rsidP="00AC4AE7">
            <w:pPr>
              <w:rPr>
                <w:del w:id="1434" w:author="Jarema Piekutowski" w:date="2022-09-08T08:48:00Z"/>
              </w:rPr>
              <w:pPrChange w:id="1435" w:author="Jarema Piekutowski" w:date="2022-09-08T08:48:00Z">
                <w:pPr/>
              </w:pPrChange>
            </w:pPr>
            <w:del w:id="1436" w:author="Jarema Piekutowski" w:date="2022-09-08T08:48:00Z">
              <w:r w:rsidDel="00AC4AE7">
                <w:delText>2.1</w:delText>
              </w:r>
            </w:del>
          </w:p>
        </w:tc>
        <w:tc>
          <w:tcPr>
            <w:tcW w:w="3543" w:type="dxa"/>
          </w:tcPr>
          <w:p w14:paraId="573CFF04" w14:textId="5B0952D2" w:rsidR="00F30852" w:rsidDel="00AC4AE7" w:rsidRDefault="00F30852" w:rsidP="00AC4AE7">
            <w:pPr>
              <w:cnfStyle w:val="000000100000" w:firstRow="0" w:lastRow="0" w:firstColumn="0" w:lastColumn="0" w:oddVBand="0" w:evenVBand="0" w:oddHBand="1" w:evenHBand="0" w:firstRowFirstColumn="0" w:firstRowLastColumn="0" w:lastRowFirstColumn="0" w:lastRowLastColumn="0"/>
              <w:rPr>
                <w:del w:id="1437" w:author="Jarema Piekutowski" w:date="2022-09-08T08:48:00Z"/>
              </w:rPr>
              <w:pPrChange w:id="143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439" w:author="Jarema Piekutowski" w:date="2022-09-08T08:48:00Z">
              <w:r w:rsidDel="00AC4AE7">
                <w:delText>Miasto Białystok</w:delText>
              </w:r>
            </w:del>
          </w:p>
        </w:tc>
        <w:tc>
          <w:tcPr>
            <w:tcW w:w="3964" w:type="dxa"/>
          </w:tcPr>
          <w:p w14:paraId="5A101FCF" w14:textId="1C51E033" w:rsidR="00F30852" w:rsidDel="00AC4AE7" w:rsidRDefault="00F30852" w:rsidP="00AC4AE7">
            <w:pPr>
              <w:cnfStyle w:val="000000100000" w:firstRow="0" w:lastRow="0" w:firstColumn="0" w:lastColumn="0" w:oddVBand="0" w:evenVBand="0" w:oddHBand="1" w:evenHBand="0" w:firstRowFirstColumn="0" w:firstRowLastColumn="0" w:lastRowFirstColumn="0" w:lastRowLastColumn="0"/>
              <w:rPr>
                <w:del w:id="1440" w:author="Jarema Piekutowski" w:date="2022-09-08T08:48:00Z"/>
              </w:rPr>
              <w:pPrChange w:id="144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442" w:author="Jarema Piekutowski" w:date="2022-09-08T08:48:00Z">
              <w:r w:rsidDel="00AC4AE7">
                <w:delText>1</w:delText>
              </w:r>
            </w:del>
          </w:p>
        </w:tc>
      </w:tr>
      <w:tr w:rsidR="00F30852" w:rsidDel="00AC4AE7" w14:paraId="2B54DD8F" w14:textId="15D5DD78" w:rsidTr="00AC50F9">
        <w:trPr>
          <w:del w:id="1443"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3ACEF4E0" w14:textId="17D8103B" w:rsidR="00F30852" w:rsidDel="00AC4AE7" w:rsidRDefault="00F30852" w:rsidP="00AC4AE7">
            <w:pPr>
              <w:rPr>
                <w:del w:id="1444" w:author="Jarema Piekutowski" w:date="2022-09-08T08:48:00Z"/>
              </w:rPr>
              <w:pPrChange w:id="1445" w:author="Jarema Piekutowski" w:date="2022-09-08T08:48:00Z">
                <w:pPr/>
              </w:pPrChange>
            </w:pPr>
            <w:commentRangeStart w:id="1446"/>
            <w:del w:id="1447" w:author="Jarema Piekutowski" w:date="2022-09-08T08:48:00Z">
              <w:r w:rsidDel="00AC4AE7">
                <w:delText xml:space="preserve">2.1 </w:delText>
              </w:r>
              <w:commentRangeEnd w:id="1446"/>
              <w:r w:rsidR="00B51DB2" w:rsidDel="00AC4AE7">
                <w:rPr>
                  <w:rStyle w:val="Odwoaniedokomentarza"/>
                  <w:b w:val="0"/>
                  <w:bCs w:val="0"/>
                </w:rPr>
                <w:commentReference w:id="1446"/>
              </w:r>
              <w:r w:rsidDel="00AC4AE7">
                <w:delText>i 2.2</w:delText>
              </w:r>
            </w:del>
          </w:p>
        </w:tc>
        <w:tc>
          <w:tcPr>
            <w:tcW w:w="3543" w:type="dxa"/>
          </w:tcPr>
          <w:p w14:paraId="30950CD1" w14:textId="546026DF" w:rsidR="00F30852" w:rsidDel="00AC4AE7" w:rsidRDefault="00F30852" w:rsidP="00AC4AE7">
            <w:pPr>
              <w:cnfStyle w:val="000000000000" w:firstRow="0" w:lastRow="0" w:firstColumn="0" w:lastColumn="0" w:oddVBand="0" w:evenVBand="0" w:oddHBand="0" w:evenHBand="0" w:firstRowFirstColumn="0" w:firstRowLastColumn="0" w:lastRowFirstColumn="0" w:lastRowLastColumn="0"/>
              <w:rPr>
                <w:del w:id="1448" w:author="Jarema Piekutowski" w:date="2022-09-08T08:48:00Z"/>
              </w:rPr>
              <w:pPrChange w:id="1449"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450" w:author="Jarema Piekutowski" w:date="2022-09-08T08:48:00Z">
              <w:r w:rsidDel="00AC4AE7">
                <w:delText>Woj. Świętokrzyskie</w:delText>
              </w:r>
            </w:del>
          </w:p>
        </w:tc>
        <w:tc>
          <w:tcPr>
            <w:tcW w:w="3964" w:type="dxa"/>
          </w:tcPr>
          <w:p w14:paraId="611986CA" w14:textId="6FEA97FE" w:rsidR="00F30852" w:rsidDel="00AC4AE7" w:rsidRDefault="00F30852" w:rsidP="00AC4AE7">
            <w:pPr>
              <w:cnfStyle w:val="000000000000" w:firstRow="0" w:lastRow="0" w:firstColumn="0" w:lastColumn="0" w:oddVBand="0" w:evenVBand="0" w:oddHBand="0" w:evenHBand="0" w:firstRowFirstColumn="0" w:firstRowLastColumn="0" w:lastRowFirstColumn="0" w:lastRowLastColumn="0"/>
              <w:rPr>
                <w:del w:id="1451" w:author="Jarema Piekutowski" w:date="2022-09-08T08:48:00Z"/>
              </w:rPr>
              <w:pPrChange w:id="1452"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453" w:author="Jarema Piekutowski" w:date="2022-09-08T08:48:00Z">
              <w:r w:rsidDel="00AC4AE7">
                <w:delText>2</w:delText>
              </w:r>
            </w:del>
          </w:p>
        </w:tc>
      </w:tr>
      <w:tr w:rsidR="00F30852" w:rsidDel="00AC4AE7" w14:paraId="5FBC0F8B" w14:textId="1E002400" w:rsidTr="00AC50F9">
        <w:trPr>
          <w:cnfStyle w:val="000000100000" w:firstRow="0" w:lastRow="0" w:firstColumn="0" w:lastColumn="0" w:oddVBand="0" w:evenVBand="0" w:oddHBand="1" w:evenHBand="0" w:firstRowFirstColumn="0" w:firstRowLastColumn="0" w:lastRowFirstColumn="0" w:lastRowLastColumn="0"/>
          <w:del w:id="1454"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71C4792F" w14:textId="6E3A281B" w:rsidR="00F30852" w:rsidDel="00AC4AE7" w:rsidRDefault="00F30852" w:rsidP="00AC4AE7">
            <w:pPr>
              <w:rPr>
                <w:del w:id="1455" w:author="Jarema Piekutowski" w:date="2022-09-08T08:48:00Z"/>
              </w:rPr>
              <w:pPrChange w:id="1456" w:author="Jarema Piekutowski" w:date="2022-09-08T08:48:00Z">
                <w:pPr/>
              </w:pPrChange>
            </w:pPr>
            <w:del w:id="1457" w:author="Jarema Piekutowski" w:date="2022-09-08T08:48:00Z">
              <w:r w:rsidDel="00AC4AE7">
                <w:delText>2.1 i 2.2</w:delText>
              </w:r>
            </w:del>
          </w:p>
        </w:tc>
        <w:tc>
          <w:tcPr>
            <w:tcW w:w="3543" w:type="dxa"/>
          </w:tcPr>
          <w:p w14:paraId="1969EFCC" w14:textId="4A7A515F" w:rsidR="00F30852" w:rsidDel="00AC4AE7" w:rsidRDefault="00F30852" w:rsidP="00AC4AE7">
            <w:pPr>
              <w:cnfStyle w:val="000000100000" w:firstRow="0" w:lastRow="0" w:firstColumn="0" w:lastColumn="0" w:oddVBand="0" w:evenVBand="0" w:oddHBand="1" w:evenHBand="0" w:firstRowFirstColumn="0" w:firstRowLastColumn="0" w:lastRowFirstColumn="0" w:lastRowLastColumn="0"/>
              <w:rPr>
                <w:del w:id="1458" w:author="Jarema Piekutowski" w:date="2022-09-08T08:48:00Z"/>
              </w:rPr>
              <w:pPrChange w:id="1459"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460" w:author="Jarema Piekutowski" w:date="2022-09-08T08:48:00Z">
              <w:r w:rsidDel="00AC4AE7">
                <w:delText>Woj. Lubelskie</w:delText>
              </w:r>
            </w:del>
          </w:p>
        </w:tc>
        <w:tc>
          <w:tcPr>
            <w:tcW w:w="3964" w:type="dxa"/>
          </w:tcPr>
          <w:p w14:paraId="102111FF" w14:textId="318A342B" w:rsidR="00F30852" w:rsidDel="00AC4AE7" w:rsidRDefault="00F30852" w:rsidP="00AC4AE7">
            <w:pPr>
              <w:cnfStyle w:val="000000100000" w:firstRow="0" w:lastRow="0" w:firstColumn="0" w:lastColumn="0" w:oddVBand="0" w:evenVBand="0" w:oddHBand="1" w:evenHBand="0" w:firstRowFirstColumn="0" w:firstRowLastColumn="0" w:lastRowFirstColumn="0" w:lastRowLastColumn="0"/>
              <w:rPr>
                <w:del w:id="1461" w:author="Jarema Piekutowski" w:date="2022-09-08T08:48:00Z"/>
              </w:rPr>
              <w:pPrChange w:id="146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463" w:author="Jarema Piekutowski" w:date="2022-09-08T08:48:00Z">
              <w:r w:rsidDel="00AC4AE7">
                <w:delText>2</w:delText>
              </w:r>
            </w:del>
          </w:p>
        </w:tc>
      </w:tr>
      <w:tr w:rsidR="00F30852" w:rsidDel="00AC4AE7" w14:paraId="02DAE01C" w14:textId="233E02B9" w:rsidTr="00AC50F9">
        <w:trPr>
          <w:del w:id="1464"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4CAD3245" w14:textId="55F8A540" w:rsidR="00F30852" w:rsidDel="00AC4AE7" w:rsidRDefault="00F30852" w:rsidP="00AC4AE7">
            <w:pPr>
              <w:rPr>
                <w:del w:id="1465" w:author="Jarema Piekutowski" w:date="2022-09-08T08:48:00Z"/>
              </w:rPr>
              <w:pPrChange w:id="1466" w:author="Jarema Piekutowski" w:date="2022-09-08T08:48:00Z">
                <w:pPr/>
              </w:pPrChange>
            </w:pPr>
            <w:del w:id="1467" w:author="Jarema Piekutowski" w:date="2022-09-08T08:48:00Z">
              <w:r w:rsidDel="00AC4AE7">
                <w:delText>2.1 i 2.2</w:delText>
              </w:r>
            </w:del>
          </w:p>
        </w:tc>
        <w:tc>
          <w:tcPr>
            <w:tcW w:w="3543" w:type="dxa"/>
          </w:tcPr>
          <w:p w14:paraId="2B6E54B0" w14:textId="7532D093" w:rsidR="00F30852" w:rsidDel="00AC4AE7" w:rsidRDefault="00F30852" w:rsidP="00AC4AE7">
            <w:pPr>
              <w:cnfStyle w:val="000000000000" w:firstRow="0" w:lastRow="0" w:firstColumn="0" w:lastColumn="0" w:oddVBand="0" w:evenVBand="0" w:oddHBand="0" w:evenHBand="0" w:firstRowFirstColumn="0" w:firstRowLastColumn="0" w:lastRowFirstColumn="0" w:lastRowLastColumn="0"/>
              <w:rPr>
                <w:del w:id="1468" w:author="Jarema Piekutowski" w:date="2022-09-08T08:48:00Z"/>
              </w:rPr>
              <w:pPrChange w:id="1469"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470" w:author="Jarema Piekutowski" w:date="2022-09-08T08:48:00Z">
              <w:r w:rsidDel="00AC4AE7">
                <w:delText>Woj. Podkarpackie</w:delText>
              </w:r>
            </w:del>
          </w:p>
        </w:tc>
        <w:tc>
          <w:tcPr>
            <w:tcW w:w="3964" w:type="dxa"/>
          </w:tcPr>
          <w:p w14:paraId="42B3B2B0" w14:textId="614EB336" w:rsidR="00F30852" w:rsidDel="00AC4AE7" w:rsidRDefault="00F30852" w:rsidP="00AC4AE7">
            <w:pPr>
              <w:cnfStyle w:val="000000000000" w:firstRow="0" w:lastRow="0" w:firstColumn="0" w:lastColumn="0" w:oddVBand="0" w:evenVBand="0" w:oddHBand="0" w:evenHBand="0" w:firstRowFirstColumn="0" w:firstRowLastColumn="0" w:lastRowFirstColumn="0" w:lastRowLastColumn="0"/>
              <w:rPr>
                <w:del w:id="1471" w:author="Jarema Piekutowski" w:date="2022-09-08T08:48:00Z"/>
              </w:rPr>
              <w:pPrChange w:id="1472"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473" w:author="Jarema Piekutowski" w:date="2022-09-08T08:48:00Z">
              <w:r w:rsidDel="00AC4AE7">
                <w:delText>2</w:delText>
              </w:r>
            </w:del>
          </w:p>
        </w:tc>
      </w:tr>
      <w:tr w:rsidR="00F30852" w:rsidDel="00AC4AE7" w14:paraId="49B69461" w14:textId="7227EE8F" w:rsidTr="00AC50F9">
        <w:trPr>
          <w:cnfStyle w:val="000000100000" w:firstRow="0" w:lastRow="0" w:firstColumn="0" w:lastColumn="0" w:oddVBand="0" w:evenVBand="0" w:oddHBand="1" w:evenHBand="0" w:firstRowFirstColumn="0" w:firstRowLastColumn="0" w:lastRowFirstColumn="0" w:lastRowLastColumn="0"/>
          <w:del w:id="1474"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21D4414E" w14:textId="6DE4ACC1" w:rsidR="00F30852" w:rsidDel="00AC4AE7" w:rsidRDefault="00F30852" w:rsidP="00AC4AE7">
            <w:pPr>
              <w:rPr>
                <w:del w:id="1475" w:author="Jarema Piekutowski" w:date="2022-09-08T08:48:00Z"/>
              </w:rPr>
              <w:pPrChange w:id="1476" w:author="Jarema Piekutowski" w:date="2022-09-08T08:48:00Z">
                <w:pPr/>
              </w:pPrChange>
            </w:pPr>
            <w:del w:id="1477" w:author="Jarema Piekutowski" w:date="2022-09-08T08:48:00Z">
              <w:r w:rsidDel="00AC4AE7">
                <w:delText>2.1 i 2.2</w:delText>
              </w:r>
            </w:del>
          </w:p>
        </w:tc>
        <w:tc>
          <w:tcPr>
            <w:tcW w:w="3543" w:type="dxa"/>
          </w:tcPr>
          <w:p w14:paraId="66DA0A7A" w14:textId="22167AD9" w:rsidR="00F30852" w:rsidDel="00AC4AE7" w:rsidRDefault="00F30852" w:rsidP="00AC4AE7">
            <w:pPr>
              <w:cnfStyle w:val="000000100000" w:firstRow="0" w:lastRow="0" w:firstColumn="0" w:lastColumn="0" w:oddVBand="0" w:evenVBand="0" w:oddHBand="1" w:evenHBand="0" w:firstRowFirstColumn="0" w:firstRowLastColumn="0" w:lastRowFirstColumn="0" w:lastRowLastColumn="0"/>
              <w:rPr>
                <w:del w:id="1478" w:author="Jarema Piekutowski" w:date="2022-09-08T08:48:00Z"/>
              </w:rPr>
              <w:pPrChange w:id="1479"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480" w:author="Jarema Piekutowski" w:date="2022-09-08T08:48:00Z">
              <w:r w:rsidDel="00AC4AE7">
                <w:delText>Woj. Warmińsko-Mazurskie</w:delText>
              </w:r>
            </w:del>
          </w:p>
        </w:tc>
        <w:tc>
          <w:tcPr>
            <w:tcW w:w="3964" w:type="dxa"/>
          </w:tcPr>
          <w:p w14:paraId="55D0E38E" w14:textId="13EC7A99" w:rsidR="00F30852" w:rsidDel="00AC4AE7" w:rsidRDefault="00F30852" w:rsidP="00AC4AE7">
            <w:pPr>
              <w:cnfStyle w:val="000000100000" w:firstRow="0" w:lastRow="0" w:firstColumn="0" w:lastColumn="0" w:oddVBand="0" w:evenVBand="0" w:oddHBand="1" w:evenHBand="0" w:firstRowFirstColumn="0" w:firstRowLastColumn="0" w:lastRowFirstColumn="0" w:lastRowLastColumn="0"/>
              <w:rPr>
                <w:del w:id="1481" w:author="Jarema Piekutowski" w:date="2022-09-08T08:48:00Z"/>
              </w:rPr>
              <w:pPrChange w:id="148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483" w:author="Jarema Piekutowski" w:date="2022-09-08T08:48:00Z">
              <w:r w:rsidDel="00AC4AE7">
                <w:delText>2</w:delText>
              </w:r>
            </w:del>
          </w:p>
        </w:tc>
      </w:tr>
      <w:tr w:rsidR="00F30852" w:rsidDel="00AC4AE7" w14:paraId="5BF00CA1" w14:textId="6B74AC15" w:rsidTr="00AC50F9">
        <w:trPr>
          <w:del w:id="1484" w:author="Jarema Piekutowski" w:date="2022-09-08T08:48:00Z"/>
        </w:trPr>
        <w:tc>
          <w:tcPr>
            <w:cnfStyle w:val="001000000000" w:firstRow="0" w:lastRow="0" w:firstColumn="1" w:lastColumn="0" w:oddVBand="0" w:evenVBand="0" w:oddHBand="0" w:evenHBand="0" w:firstRowFirstColumn="0" w:firstRowLastColumn="0" w:lastRowFirstColumn="0" w:lastRowLastColumn="0"/>
            <w:tcW w:w="1555" w:type="dxa"/>
          </w:tcPr>
          <w:p w14:paraId="7C672640" w14:textId="4054A55D" w:rsidR="00F30852" w:rsidDel="00AC4AE7" w:rsidRDefault="00F30852" w:rsidP="00AC4AE7">
            <w:pPr>
              <w:rPr>
                <w:del w:id="1485" w:author="Jarema Piekutowski" w:date="2022-09-08T08:48:00Z"/>
              </w:rPr>
              <w:pPrChange w:id="1486" w:author="Jarema Piekutowski" w:date="2022-09-08T08:48:00Z">
                <w:pPr/>
              </w:pPrChange>
            </w:pPr>
            <w:del w:id="1487" w:author="Jarema Piekutowski" w:date="2022-09-08T08:48:00Z">
              <w:r w:rsidDel="00AC4AE7">
                <w:delText>2.1 i 2.2</w:delText>
              </w:r>
            </w:del>
          </w:p>
        </w:tc>
        <w:tc>
          <w:tcPr>
            <w:tcW w:w="3543" w:type="dxa"/>
          </w:tcPr>
          <w:p w14:paraId="1C335D5D" w14:textId="05F72C0E" w:rsidR="00F30852" w:rsidDel="00AC4AE7" w:rsidRDefault="00F30852" w:rsidP="00AC4AE7">
            <w:pPr>
              <w:cnfStyle w:val="000000000000" w:firstRow="0" w:lastRow="0" w:firstColumn="0" w:lastColumn="0" w:oddVBand="0" w:evenVBand="0" w:oddHBand="0" w:evenHBand="0" w:firstRowFirstColumn="0" w:firstRowLastColumn="0" w:lastRowFirstColumn="0" w:lastRowLastColumn="0"/>
              <w:rPr>
                <w:del w:id="1488" w:author="Jarema Piekutowski" w:date="2022-09-08T08:48:00Z"/>
              </w:rPr>
              <w:pPrChange w:id="1489"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490" w:author="Jarema Piekutowski" w:date="2022-09-08T08:48:00Z">
              <w:r w:rsidDel="00AC4AE7">
                <w:delText>Woj. Podlaskie</w:delText>
              </w:r>
            </w:del>
          </w:p>
        </w:tc>
        <w:tc>
          <w:tcPr>
            <w:tcW w:w="3964" w:type="dxa"/>
          </w:tcPr>
          <w:p w14:paraId="799172DA" w14:textId="1E7AE374" w:rsidR="00F30852" w:rsidDel="00AC4AE7" w:rsidRDefault="00F30852" w:rsidP="00AC4AE7">
            <w:pPr>
              <w:cnfStyle w:val="000000000000" w:firstRow="0" w:lastRow="0" w:firstColumn="0" w:lastColumn="0" w:oddVBand="0" w:evenVBand="0" w:oddHBand="0" w:evenHBand="0" w:firstRowFirstColumn="0" w:firstRowLastColumn="0" w:lastRowFirstColumn="0" w:lastRowLastColumn="0"/>
              <w:rPr>
                <w:del w:id="1491" w:author="Jarema Piekutowski" w:date="2022-09-08T08:48:00Z"/>
              </w:rPr>
              <w:pPrChange w:id="1492"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493" w:author="Jarema Piekutowski" w:date="2022-09-08T08:48:00Z">
              <w:r w:rsidDel="00AC4AE7">
                <w:delText>2</w:delText>
              </w:r>
            </w:del>
          </w:p>
        </w:tc>
      </w:tr>
    </w:tbl>
    <w:p w14:paraId="23216B02" w14:textId="2B8F5529" w:rsidR="00F30852" w:rsidRPr="0038212F" w:rsidDel="00AC4AE7" w:rsidRDefault="00F30852" w:rsidP="00AC4AE7">
      <w:pPr>
        <w:rPr>
          <w:del w:id="1494" w:author="Jarema Piekutowski" w:date="2022-09-08T08:48:00Z"/>
        </w:rPr>
        <w:pPrChange w:id="1495" w:author="Jarema Piekutowski" w:date="2022-09-08T08:48:00Z">
          <w:pPr/>
        </w:pPrChange>
      </w:pPr>
      <w:del w:id="1496" w:author="Jarema Piekutowski" w:date="2022-09-08T08:48:00Z">
        <w:r w:rsidDel="00AC4AE7">
          <w:delText xml:space="preserve">Źródło: opracowanie własne na podstawie danych SL2014. </w:delText>
        </w:r>
      </w:del>
    </w:p>
    <w:p w14:paraId="76774F80" w14:textId="7AB53321" w:rsidR="00AE7BCF" w:rsidDel="00AC4AE7" w:rsidRDefault="00F30852" w:rsidP="00AC4AE7">
      <w:pPr>
        <w:rPr>
          <w:del w:id="1497" w:author="Jarema Piekutowski" w:date="2022-09-08T08:48:00Z"/>
        </w:rPr>
        <w:pPrChange w:id="1498" w:author="Jarema Piekutowski" w:date="2022-09-08T08:48:00Z">
          <w:pPr/>
        </w:pPrChange>
      </w:pPr>
      <w:commentRangeStart w:id="1499"/>
      <w:del w:id="1500" w:author="Jarema Piekutowski" w:date="2022-09-08T08:48:00Z">
        <w:r w:rsidRPr="00C64AA9" w:rsidDel="00AC4AE7">
          <w:delText>W przypadku Osi 3 POPW występuje tylko jeden beneficjent</w:delText>
        </w:r>
        <w:r w:rsidDel="00AC4AE7">
          <w:delText xml:space="preserve"> (</w:delText>
        </w:r>
        <w:r w:rsidRPr="008B2B65" w:rsidDel="00AC4AE7">
          <w:delText>PKP POLSKIE LINIE KOLEJOWE S.A.</w:delText>
        </w:r>
        <w:r w:rsidDel="00AC4AE7">
          <w:delText>)</w:delText>
        </w:r>
        <w:r w:rsidRPr="00C64AA9" w:rsidDel="00AC4AE7">
          <w:delText xml:space="preserve">, z tego względu również proponujemy zastosowanie techniki zdalnych wywiadów pogłębionych. </w:delText>
        </w:r>
        <w:commentRangeStart w:id="1501"/>
        <w:r w:rsidRPr="00C64AA9" w:rsidDel="00AC4AE7">
          <w:delText>Docelowo wywiadami objęte zostaną wybrane projekty realizowane w poszczególnych województwach</w:delText>
        </w:r>
        <w:commentRangeEnd w:id="1501"/>
        <w:r w:rsidR="00AC50F9" w:rsidDel="00AC4AE7">
          <w:rPr>
            <w:rStyle w:val="Odwoaniedokomentarza"/>
          </w:rPr>
          <w:commentReference w:id="1501"/>
        </w:r>
        <w:r w:rsidRPr="00C64AA9" w:rsidDel="00AC4AE7">
          <w:delText xml:space="preserve">. Z tego względu zakładamy realizację od </w:delText>
        </w:r>
        <w:r w:rsidRPr="00F30852" w:rsidDel="00AC4AE7">
          <w:rPr>
            <w:b/>
            <w:bCs/>
          </w:rPr>
          <w:delText>1 do 5</w:delText>
        </w:r>
        <w:r w:rsidRPr="00C64AA9" w:rsidDel="00AC4AE7">
          <w:delText xml:space="preserve"> wywiadów pogłębionych – w zależności od tego czy za inwestycje w poszczególnych województwach odpowiadają ci sami, czy różni przedstawiciele beneficjenta</w:delText>
        </w:r>
        <w:r w:rsidRPr="00A13221" w:rsidDel="00AC4AE7">
          <w:delText xml:space="preserve">. Ostateczna liczba wywiadów zostanie zrewidowana podczas kontaktu z beneficjentem. </w:delText>
        </w:r>
        <w:bookmarkEnd w:id="1366"/>
        <w:commentRangeEnd w:id="1499"/>
        <w:r w:rsidR="00AC50F9" w:rsidDel="00AC4AE7">
          <w:rPr>
            <w:rStyle w:val="Odwoaniedokomentarza"/>
          </w:rPr>
          <w:commentReference w:id="1499"/>
        </w:r>
      </w:del>
    </w:p>
    <w:p w14:paraId="0BEB7332" w14:textId="11B0566E" w:rsidR="00A43193" w:rsidDel="00AC4AE7" w:rsidRDefault="001D0179" w:rsidP="00AC4AE7">
      <w:pPr>
        <w:rPr>
          <w:del w:id="1502" w:author="Jarema Piekutowski" w:date="2022-09-08T08:48:00Z"/>
        </w:rPr>
        <w:pPrChange w:id="1503" w:author="Jarema Piekutowski" w:date="2022-09-08T08:48:00Z">
          <w:pPr>
            <w:pStyle w:val="Nagwek2"/>
          </w:pPr>
        </w:pPrChange>
      </w:pPr>
      <w:bookmarkStart w:id="1504" w:name="_Toc112688976"/>
      <w:del w:id="1505" w:author="Jarema Piekutowski" w:date="2022-09-08T08:48:00Z">
        <w:r w:rsidDel="00AC4AE7">
          <w:delText>Badanie ilościowe z beneficjentami</w:delText>
        </w:r>
        <w:bookmarkEnd w:id="1504"/>
      </w:del>
    </w:p>
    <w:p w14:paraId="4A3A214D" w14:textId="075B2B16" w:rsidR="001D0179" w:rsidRPr="00A43193" w:rsidDel="00AC4AE7" w:rsidRDefault="001D0179" w:rsidP="00AC4AE7">
      <w:pPr>
        <w:rPr>
          <w:del w:id="1506" w:author="Jarema Piekutowski" w:date="2022-09-08T08:48:00Z"/>
          <w:color w:val="1F4E79" w:themeColor="accent5" w:themeShade="80"/>
        </w:rPr>
        <w:pPrChange w:id="1507" w:author="Jarema Piekutowski" w:date="2022-09-08T08:48:00Z">
          <w:pPr/>
        </w:pPrChange>
      </w:pPr>
      <w:del w:id="1508" w:author="Jarema Piekutowski" w:date="2022-09-08T08:48:00Z">
        <w:r w:rsidRPr="00A43193" w:rsidDel="00AC4AE7">
          <w:rPr>
            <w:color w:val="1F4E79" w:themeColor="accent5" w:themeShade="80"/>
            <w:lang w:eastAsia="pl-PL"/>
          </w:rPr>
          <w:delText>Opis metody</w:delText>
        </w:r>
      </w:del>
    </w:p>
    <w:p w14:paraId="331C745E" w14:textId="5C003FC7" w:rsidR="001D0179" w:rsidRPr="006036F6" w:rsidDel="00AC4AE7" w:rsidRDefault="001D0179" w:rsidP="00AC4AE7">
      <w:pPr>
        <w:rPr>
          <w:del w:id="1509" w:author="Jarema Piekutowski" w:date="2022-09-08T08:48:00Z"/>
          <w:lang w:eastAsia="pl-PL"/>
        </w:rPr>
        <w:pPrChange w:id="1510" w:author="Jarema Piekutowski" w:date="2022-09-08T08:48:00Z">
          <w:pPr/>
        </w:pPrChange>
      </w:pPr>
      <w:del w:id="1511" w:author="Jarema Piekutowski" w:date="2022-09-08T08:48:00Z">
        <w:r w:rsidRPr="006036F6" w:rsidDel="00AC4AE7">
          <w:rPr>
            <w:lang w:eastAsia="pl-PL"/>
          </w:rPr>
          <w:delText xml:space="preserve">Badanie ilościowe zostanie przeprowadzone z wykorzystaniem mieszanych technik CAWI i CATI (mix mode). CAWI (ang. Computer Assisted Web Interview) polega na realizacji badania poprzez zamieszczenie kwestionariusza na dedykowanej temu stronie internetowej. Technika ta umożliwia modyfikowanie zestawu i kolejności zadawania pytań, uzależniając to od uzyskiwanych odpowiedzi na poprzednie zagadnienia. Pozwala to na przeprowadzanie bardziej precyzyjnych badań poprzez eliminację niektórych pytań lub pogłębianie odpowiedzi na inne. </w:delText>
        </w:r>
      </w:del>
    </w:p>
    <w:p w14:paraId="65A91B7A" w14:textId="7DE23A28" w:rsidR="001D0179" w:rsidRPr="006036F6" w:rsidDel="00AC4AE7" w:rsidRDefault="001D0179" w:rsidP="00AC4AE7">
      <w:pPr>
        <w:rPr>
          <w:del w:id="1512" w:author="Jarema Piekutowski" w:date="2022-09-08T08:48:00Z"/>
          <w:lang w:eastAsia="pl-PL"/>
        </w:rPr>
        <w:pPrChange w:id="1513" w:author="Jarema Piekutowski" w:date="2022-09-08T08:48:00Z">
          <w:pPr/>
        </w:pPrChange>
      </w:pPr>
      <w:del w:id="1514" w:author="Jarema Piekutowski" w:date="2022-09-08T08:48:00Z">
        <w:r w:rsidRPr="006036F6" w:rsidDel="00AC4AE7">
          <w:rPr>
            <w:lang w:eastAsia="pl-PL"/>
          </w:rPr>
          <w:delText xml:space="preserve">Pod względem technicznym badanie polega na przesłaniu na adres e-mail z bazy kontaktowej (pozyskanej od Zamawiającego) zaproszenia do wzięcia udziału w badaniu wraz z linkiem do ankiety (zaproszenie ma formę wiadomości e-mail i zawiera m.in. informacje o celu badania, osobach po stronie Zamawiającego i Wykonawcy, z którymi można się skontaktować w celu wyjaśnienia wątpliwości czy zadania pytań; załącznikiem do zaproszenia będzie też list polecający wystawiony przez Zamawiającego informujący o prowadzonym badaniu i jego Wykonawcy). </w:delText>
        </w:r>
      </w:del>
    </w:p>
    <w:p w14:paraId="239015A7" w14:textId="5157C926" w:rsidR="001D0179" w:rsidRPr="006036F6" w:rsidDel="00AC4AE7" w:rsidRDefault="001D0179" w:rsidP="00AC4AE7">
      <w:pPr>
        <w:rPr>
          <w:del w:id="1515" w:author="Jarema Piekutowski" w:date="2022-09-08T08:48:00Z"/>
          <w:lang w:eastAsia="pl-PL"/>
        </w:rPr>
        <w:pPrChange w:id="1516" w:author="Jarema Piekutowski" w:date="2022-09-08T08:48:00Z">
          <w:pPr/>
        </w:pPrChange>
      </w:pPr>
      <w:del w:id="1517" w:author="Jarema Piekutowski" w:date="2022-09-08T08:48:00Z">
        <w:r w:rsidRPr="006036F6" w:rsidDel="00AC4AE7">
          <w:rPr>
            <w:lang w:eastAsia="pl-PL"/>
          </w:rPr>
          <w:delText xml:space="preserve">Kliknięcie w link spowoduje przekierowanie respondenta do strony internetowej zawierającej kwestionariusz (zakodowany w formie elektronicznej uwzględniającej warunkowe zadawanie wybranych pytań czy sposób ich wyświetlania). Do realizacji badań CAWI wykorzystujemy dedykowane oprogramowanie, które daje bardzo dużo możliwości w zakresie sposobu zadawania i wyświetlania pytań oraz nawigacji podczas wypełnienia ankiety internetowej. </w:delText>
        </w:r>
      </w:del>
    </w:p>
    <w:p w14:paraId="699B6495" w14:textId="16152731" w:rsidR="001D0179" w:rsidRPr="006036F6" w:rsidDel="00AC4AE7" w:rsidRDefault="001D0179" w:rsidP="00AC4AE7">
      <w:pPr>
        <w:rPr>
          <w:del w:id="1518" w:author="Jarema Piekutowski" w:date="2022-09-08T08:48:00Z"/>
          <w:lang w:eastAsia="pl-PL"/>
        </w:rPr>
        <w:pPrChange w:id="1519" w:author="Jarema Piekutowski" w:date="2022-09-08T08:48:00Z">
          <w:pPr/>
        </w:pPrChange>
      </w:pPr>
      <w:del w:id="1520" w:author="Jarema Piekutowski" w:date="2022-09-08T08:48:00Z">
        <w:r w:rsidRPr="006036F6" w:rsidDel="00AC4AE7">
          <w:rPr>
            <w:lang w:eastAsia="pl-PL"/>
          </w:rPr>
          <w:delText>Wykonawca zakłada jednak, że specyfika badania (w tym znaczący udział przedsiębiorców w grupie beneficjentów) wymagać będzie – jako uzupełniającej w stosunku do CAWI - techniki wspomaganych komputerowo wywiadów telefonicznych (ang. Computer Assisted Telephone Interview, CATI), która polega na przeprowadzaniu rozmów telefonicznych z respondentami z wykorzystaniem kwestionariusza wprowadzonego do odpowiedniego programu komputerowego. Jej podstawową zaletę stanowi fakt, iż pozwala na dotarcie w krótkim czasie do dużej liczby respondentów, w tym także tych, którzy niechętnie uczestniczą w badaniach osobistych. Ponadto zebrane w trakcie wywiadu informacje są automatycznie kodowane – baza danych tworzona jest na bieżąco, co znacząco skraca czas prowadzenia analiz statystycznych.</w:delText>
        </w:r>
      </w:del>
    </w:p>
    <w:p w14:paraId="096E9BD2" w14:textId="31AFC09D" w:rsidR="001D0179" w:rsidRPr="006036F6" w:rsidDel="00AC4AE7" w:rsidRDefault="001D0179" w:rsidP="00AC4AE7">
      <w:pPr>
        <w:rPr>
          <w:del w:id="1521" w:author="Jarema Piekutowski" w:date="2022-09-08T08:48:00Z"/>
          <w:lang w:eastAsia="pl-PL"/>
        </w:rPr>
        <w:pPrChange w:id="1522" w:author="Jarema Piekutowski" w:date="2022-09-08T08:48:00Z">
          <w:pPr/>
        </w:pPrChange>
      </w:pPr>
      <w:del w:id="1523" w:author="Jarema Piekutowski" w:date="2022-09-08T08:48:00Z">
        <w:r w:rsidRPr="006036F6" w:rsidDel="00AC4AE7">
          <w:rPr>
            <w:lang w:eastAsia="pl-PL"/>
          </w:rPr>
          <w:delText>Procedura realizacji badania będzie przebiegała w następujący sposób:</w:delText>
        </w:r>
      </w:del>
    </w:p>
    <w:p w14:paraId="735C8C25" w14:textId="6203FBCE" w:rsidR="001D0179" w:rsidRPr="006036F6" w:rsidDel="00AC4AE7" w:rsidRDefault="001D0179" w:rsidP="00AC4AE7">
      <w:pPr>
        <w:rPr>
          <w:del w:id="1524" w:author="Jarema Piekutowski" w:date="2022-09-08T08:48:00Z"/>
          <w:lang w:eastAsia="pl-PL"/>
        </w:rPr>
        <w:pPrChange w:id="1525" w:author="Jarema Piekutowski" w:date="2022-09-08T08:48:00Z">
          <w:pPr/>
        </w:pPrChange>
      </w:pPr>
      <w:del w:id="1526" w:author="Jarema Piekutowski" w:date="2022-09-08T08:48:00Z">
        <w:r w:rsidRPr="006036F6" w:rsidDel="00AC4AE7">
          <w:rPr>
            <w:lang w:eastAsia="pl-PL"/>
          </w:rPr>
          <w:delText>1. Nawiązanie kontaktu z respondentem i przekazanie informacji o badaniu – wysyłka wiadomości email z informacją o badaniu, listem polecającym oraz linkiem do elektronicznej wersji kwestionariusza.</w:delText>
        </w:r>
      </w:del>
    </w:p>
    <w:p w14:paraId="407964DF" w14:textId="29F68724" w:rsidR="001D0179" w:rsidRPr="006036F6" w:rsidDel="00AC4AE7" w:rsidRDefault="001D0179" w:rsidP="00AC4AE7">
      <w:pPr>
        <w:rPr>
          <w:del w:id="1527" w:author="Jarema Piekutowski" w:date="2022-09-08T08:48:00Z"/>
          <w:lang w:eastAsia="pl-PL"/>
        </w:rPr>
        <w:pPrChange w:id="1528" w:author="Jarema Piekutowski" w:date="2022-09-08T08:48:00Z">
          <w:pPr/>
        </w:pPrChange>
      </w:pPr>
      <w:del w:id="1529" w:author="Jarema Piekutowski" w:date="2022-09-08T08:48:00Z">
        <w:r w:rsidRPr="006036F6" w:rsidDel="00AC4AE7">
          <w:rPr>
            <w:lang w:eastAsia="pl-PL"/>
          </w:rPr>
          <w:delText>Pierwszym sposobem kontaktu z respondentami będzie wysłanie wiadomości na adresy e-mail przedstawicieli beneficjentów. W jej treści znajdą się kluczowe informacje o badaniu: jego cel, informacje o Zamawiającym i Wykonawcy, bezpieczeństwie danych oraz link do właściwego kwestionariusza. Wiadomość będzie zaproszeniem do wzięcia udziału w badaniu.</w:delText>
        </w:r>
      </w:del>
    </w:p>
    <w:p w14:paraId="0C1F9B8D" w14:textId="0D3889EA" w:rsidR="001D0179" w:rsidRPr="006036F6" w:rsidDel="00AC4AE7" w:rsidRDefault="001D0179" w:rsidP="00AC4AE7">
      <w:pPr>
        <w:rPr>
          <w:del w:id="1530" w:author="Jarema Piekutowski" w:date="2022-09-08T08:48:00Z"/>
          <w:lang w:eastAsia="pl-PL"/>
        </w:rPr>
        <w:pPrChange w:id="1531" w:author="Jarema Piekutowski" w:date="2022-09-08T08:48:00Z">
          <w:pPr/>
        </w:pPrChange>
      </w:pPr>
      <w:del w:id="1532" w:author="Jarema Piekutowski" w:date="2022-09-08T08:48:00Z">
        <w:r w:rsidRPr="006036F6" w:rsidDel="00AC4AE7">
          <w:rPr>
            <w:lang w:eastAsia="pl-PL"/>
          </w:rPr>
          <w:delText xml:space="preserve">Gdyby nie udało się dostarczyć wiadomości na wskazany w bazie adres (adres będzie błędny, przepełniona skrzynka odbiorcza, adres nieaktualny itp.) podejmiemy indywidualny kontakt telefoniczny (korzystając z nr telefonu w bazie) z odbiorcą w celu identyfikacji poprawnego adresu e-mail. </w:delText>
        </w:r>
      </w:del>
    </w:p>
    <w:p w14:paraId="339F3036" w14:textId="66346193" w:rsidR="001D0179" w:rsidRPr="006036F6" w:rsidDel="00AC4AE7" w:rsidRDefault="001D0179" w:rsidP="00AC4AE7">
      <w:pPr>
        <w:rPr>
          <w:del w:id="1533" w:author="Jarema Piekutowski" w:date="2022-09-08T08:48:00Z"/>
          <w:lang w:eastAsia="pl-PL"/>
        </w:rPr>
        <w:pPrChange w:id="1534" w:author="Jarema Piekutowski" w:date="2022-09-08T08:48:00Z">
          <w:pPr/>
        </w:pPrChange>
      </w:pPr>
      <w:del w:id="1535" w:author="Jarema Piekutowski" w:date="2022-09-08T08:48:00Z">
        <w:r w:rsidRPr="006036F6" w:rsidDel="00AC4AE7">
          <w:rPr>
            <w:lang w:eastAsia="pl-PL"/>
          </w:rPr>
          <w:delText>2. Dwukrotna wysyłka monitów drogą elektroniczną.</w:delText>
        </w:r>
      </w:del>
    </w:p>
    <w:p w14:paraId="7D096619" w14:textId="523AB37E" w:rsidR="001D0179" w:rsidRPr="006036F6" w:rsidDel="00AC4AE7" w:rsidRDefault="001D0179" w:rsidP="00AC4AE7">
      <w:pPr>
        <w:rPr>
          <w:del w:id="1536" w:author="Jarema Piekutowski" w:date="2022-09-08T08:48:00Z"/>
          <w:lang w:eastAsia="pl-PL"/>
        </w:rPr>
        <w:pPrChange w:id="1537" w:author="Jarema Piekutowski" w:date="2022-09-08T08:48:00Z">
          <w:pPr/>
        </w:pPrChange>
      </w:pPr>
      <w:del w:id="1538" w:author="Jarema Piekutowski" w:date="2022-09-08T08:48:00Z">
        <w:r w:rsidRPr="006036F6" w:rsidDel="00AC4AE7">
          <w:rPr>
            <w:lang w:eastAsia="pl-PL"/>
          </w:rPr>
          <w:delText>W celu zwiększenia response rate respondentom, którzy nie wypełnili ankiety, zostanie przesłana wiadomość e-mail przypominająca o trwającym badaniu i zachęcająca do wzięcia w nim udziału (w okresie ok. 5 i 7 dni od wysłania e-maila z zaproszeniem do badania i linkiem). Działanie to pozwoli na utrzymanie motywacji respondenta do uczestnictwa i ukończenia kwestionariusza. W badaniach z wykorzystaniem internetowych kwestionariuszy obserwowany jest bowiem wysoki wskaźnik tzw. drop-out czy przerywania wypełniania rozpoczętej ankiety. Jest on znacząco wyższy niż w przypadku badań, w których uczestniczy ankieter.</w:delText>
        </w:r>
      </w:del>
    </w:p>
    <w:p w14:paraId="6C9ECF28" w14:textId="21B00FEC" w:rsidR="001D0179" w:rsidRPr="006036F6" w:rsidDel="00AC4AE7" w:rsidRDefault="001D0179" w:rsidP="00AC4AE7">
      <w:pPr>
        <w:rPr>
          <w:del w:id="1539" w:author="Jarema Piekutowski" w:date="2022-09-08T08:48:00Z"/>
          <w:lang w:eastAsia="pl-PL"/>
        </w:rPr>
        <w:pPrChange w:id="1540" w:author="Jarema Piekutowski" w:date="2022-09-08T08:48:00Z">
          <w:pPr/>
        </w:pPrChange>
      </w:pPr>
      <w:del w:id="1541" w:author="Jarema Piekutowski" w:date="2022-09-08T08:48:00Z">
        <w:r w:rsidRPr="006036F6" w:rsidDel="00AC4AE7">
          <w:rPr>
            <w:lang w:eastAsia="pl-PL"/>
          </w:rPr>
          <w:delText>3. Kontakt telefoniczny z respondentem (po wysłaniu przypomnień mailowych)</w:delText>
        </w:r>
      </w:del>
    </w:p>
    <w:p w14:paraId="237E17F6" w14:textId="74DC9A0D" w:rsidR="001D0179" w:rsidRPr="006036F6" w:rsidDel="00AC4AE7" w:rsidRDefault="001D0179" w:rsidP="00AC4AE7">
      <w:pPr>
        <w:rPr>
          <w:del w:id="1542" w:author="Jarema Piekutowski" w:date="2022-09-08T08:48:00Z"/>
          <w:lang w:eastAsia="pl-PL"/>
        </w:rPr>
        <w:pPrChange w:id="1543" w:author="Jarema Piekutowski" w:date="2022-09-08T08:48:00Z">
          <w:pPr/>
        </w:pPrChange>
      </w:pPr>
      <w:del w:id="1544" w:author="Jarema Piekutowski" w:date="2022-09-08T08:48:00Z">
        <w:r w:rsidRPr="006036F6" w:rsidDel="00AC4AE7">
          <w:rPr>
            <w:lang w:eastAsia="pl-PL"/>
          </w:rPr>
          <w:delText>Procedura badania zakłada kontakt telefoniczny z respondentami (w przypadku tych, dla których będzie dostępny nr telefonu w bazie kontaktowej), którzy nie rozpoczęli wypełniania ankiety – do 3 dni po wysyłce ostatniej wiadomości e-mail z przypomnieniem. Celem tego działania będzie upewnienie się, że wiadomość dotarła i została przeczytana przez właściwą osobę. W przypadku gdy wiadomość z jakiś powodów nie dotarła, zostanie ponownie wysłana na podany w trakcie rozmowy przez respondenta adres e-mail.</w:delText>
        </w:r>
      </w:del>
    </w:p>
    <w:p w14:paraId="3769F788" w14:textId="1213D005" w:rsidR="001D0179" w:rsidRPr="006036F6" w:rsidDel="00AC4AE7" w:rsidRDefault="001D0179" w:rsidP="00AC4AE7">
      <w:pPr>
        <w:rPr>
          <w:del w:id="1545" w:author="Jarema Piekutowski" w:date="2022-09-08T08:48:00Z"/>
          <w:lang w:eastAsia="pl-PL"/>
        </w:rPr>
        <w:pPrChange w:id="1546" w:author="Jarema Piekutowski" w:date="2022-09-08T08:48:00Z">
          <w:pPr/>
        </w:pPrChange>
      </w:pPr>
      <w:del w:id="1547" w:author="Jarema Piekutowski" w:date="2022-09-08T08:48:00Z">
        <w:r w:rsidRPr="006036F6" w:rsidDel="00AC4AE7">
          <w:rPr>
            <w:lang w:eastAsia="pl-PL"/>
          </w:rPr>
          <w:delText xml:space="preserve">4. </w:delText>
        </w:r>
        <w:commentRangeStart w:id="1548"/>
        <w:r w:rsidRPr="006036F6" w:rsidDel="00AC4AE7">
          <w:rPr>
            <w:lang w:eastAsia="pl-PL"/>
          </w:rPr>
          <w:delText xml:space="preserve">Realizacja badania techniką CATI </w:delText>
        </w:r>
        <w:commentRangeEnd w:id="1548"/>
        <w:r w:rsidR="00811852" w:rsidDel="00AC4AE7">
          <w:rPr>
            <w:rStyle w:val="Odwoaniedokomentarza"/>
          </w:rPr>
          <w:commentReference w:id="1548"/>
        </w:r>
      </w:del>
    </w:p>
    <w:p w14:paraId="7749FAF6" w14:textId="691F01AD" w:rsidR="001D0179" w:rsidRPr="006036F6" w:rsidDel="00AC4AE7" w:rsidRDefault="001D0179" w:rsidP="00AC4AE7">
      <w:pPr>
        <w:rPr>
          <w:del w:id="1549" w:author="Jarema Piekutowski" w:date="2022-09-08T08:48:00Z"/>
          <w:lang w:eastAsia="pl-PL"/>
        </w:rPr>
        <w:pPrChange w:id="1550" w:author="Jarema Piekutowski" w:date="2022-09-08T08:48:00Z">
          <w:pPr/>
        </w:pPrChange>
      </w:pPr>
      <w:del w:id="1551" w:author="Jarema Piekutowski" w:date="2022-09-08T08:48:00Z">
        <w:r w:rsidRPr="006036F6" w:rsidDel="00AC4AE7">
          <w:rPr>
            <w:lang w:eastAsia="pl-PL"/>
          </w:rPr>
          <w:delText>Dopiero w przypadku braku możliwości realizacji wywiadu techniką CAWI zastosowana zostanie ankietyzacja telefoniczna CATI, np. na wyraźną prośbę respondenta czy w przypadku braku technicznych możliwości udzielenia odpowiedzi z wykorzystaniem ankiety on-line.</w:delText>
        </w:r>
      </w:del>
    </w:p>
    <w:p w14:paraId="6C2DB869" w14:textId="6B02AB91" w:rsidR="001D0179" w:rsidRPr="00F30852" w:rsidDel="00AC4AE7" w:rsidRDefault="001D0179" w:rsidP="00AC4AE7">
      <w:pPr>
        <w:rPr>
          <w:del w:id="1552" w:author="Jarema Piekutowski" w:date="2022-09-08T08:48:00Z"/>
          <w:color w:val="1F4E79" w:themeColor="accent5" w:themeShade="80"/>
          <w:lang w:eastAsia="pl-PL"/>
        </w:rPr>
        <w:pPrChange w:id="1553" w:author="Jarema Piekutowski" w:date="2022-09-08T08:48:00Z">
          <w:pPr/>
        </w:pPrChange>
      </w:pPr>
      <w:del w:id="1554" w:author="Jarema Piekutowski" w:date="2022-09-08T08:48:00Z">
        <w:r w:rsidRPr="00F30852" w:rsidDel="00AC4AE7">
          <w:rPr>
            <w:color w:val="1F4E79" w:themeColor="accent5" w:themeShade="80"/>
            <w:lang w:eastAsia="pl-PL"/>
          </w:rPr>
          <w:delText>Dobór próby</w:delText>
        </w:r>
      </w:del>
    </w:p>
    <w:p w14:paraId="31087687" w14:textId="1A7404AD" w:rsidR="001D0179" w:rsidRPr="006036F6" w:rsidDel="00AC4AE7" w:rsidRDefault="001D0179" w:rsidP="00AC4AE7">
      <w:pPr>
        <w:rPr>
          <w:del w:id="1555" w:author="Jarema Piekutowski" w:date="2022-09-08T08:48:00Z"/>
          <w:lang w:eastAsia="pl-PL"/>
        </w:rPr>
        <w:pPrChange w:id="1556" w:author="Jarema Piekutowski" w:date="2022-09-08T08:48:00Z">
          <w:pPr/>
        </w:pPrChange>
      </w:pPr>
      <w:del w:id="1557" w:author="Jarema Piekutowski" w:date="2022-09-08T08:48:00Z">
        <w:r w:rsidRPr="006036F6" w:rsidDel="00AC4AE7">
          <w:rPr>
            <w:lang w:eastAsia="pl-PL"/>
          </w:rPr>
          <w:delText>Po pierwsze, mając na uwadze zakres i specyfikę interwencji, cele badania oraz liczebność populacji beneficjentów w poszczególnych Osiach/ Działaniach/ Poddziałaniach, proponujemy badaniem ilościowym objąć wyłącznie beneficjentów Osi 1 Przedsiębiorcza Polska Wschodnia. W tym przypadku bowiem zakładana minimalna próba badawcza pozwoli nam na zebranie danych i informacji wystarczających do realizacji poszczególnych zadań badawczych – zgodnie z opisem poniżej.</w:delText>
        </w:r>
      </w:del>
    </w:p>
    <w:p w14:paraId="2CB7DF8D" w14:textId="46577E97" w:rsidR="001D0179" w:rsidRPr="006036F6" w:rsidDel="00AC4AE7" w:rsidRDefault="001D0179" w:rsidP="00AC4AE7">
      <w:pPr>
        <w:rPr>
          <w:del w:id="1558" w:author="Jarema Piekutowski" w:date="2022-09-08T08:48:00Z"/>
          <w:lang w:eastAsia="pl-PL"/>
        </w:rPr>
        <w:pPrChange w:id="1559" w:author="Jarema Piekutowski" w:date="2022-09-08T08:48:00Z">
          <w:pPr/>
        </w:pPrChange>
      </w:pPr>
      <w:del w:id="1560" w:author="Jarema Piekutowski" w:date="2022-09-08T08:48:00Z">
        <w:r w:rsidRPr="006036F6" w:rsidDel="00AC4AE7">
          <w:rPr>
            <w:lang w:eastAsia="pl-PL"/>
          </w:rPr>
          <w:delText xml:space="preserve">Po drugie, proponujemy wyłączyć z badania ilościowego beneficjentów </w:delText>
        </w:r>
        <w:commentRangeStart w:id="1561"/>
        <w:r w:rsidRPr="006036F6" w:rsidDel="00AC4AE7">
          <w:rPr>
            <w:lang w:eastAsia="pl-PL"/>
          </w:rPr>
          <w:delText xml:space="preserve">Działania 1.5 </w:delText>
        </w:r>
        <w:commentRangeEnd w:id="1561"/>
        <w:r w:rsidR="00EE603F" w:rsidDel="00AC4AE7">
          <w:rPr>
            <w:rStyle w:val="Odwoaniedokomentarza"/>
          </w:rPr>
          <w:commentReference w:id="1561"/>
        </w:r>
        <w:r w:rsidRPr="006036F6" w:rsidDel="00AC4AE7">
          <w:rPr>
            <w:lang w:eastAsia="pl-PL"/>
          </w:rPr>
          <w:delText xml:space="preserve">Dotacje na kapitał obrotowy. Podejście takie wynika przede wszystkim ze specyfiki wsparcia udzielanego w ramach tego Działania, którego celem była pomoc przedsiębiorcom z makroregionu Polski Wschodniej, którzy znaleźli się w trudnej sytuacji ekonomicznej w związku z wystąpieniem epidemii COVID-19 w utrzymaniu ich działalności gospodarczej. Wsparcie było zatem przeznaczone na finansowanie kapitału obrotowego w celu zaspokojenia pilnych potrzeb przedsiębiorstw w zakresie płynności i wsparcia przedsiębiorstw borykających się z trudnościami finansowymi, które zaistniały wskutek epidemii COVID-19. Poza tym, w ramach tego Działania nie uwzględniono wskaźnika rezultatu bezpośredniego, a sam charakter wsparcia w niewielkim stopniu koresponduje z rezultatem dotyczącym nakładów inwestycyjnych na działalność innowacyjną MŚP.  </w:delText>
        </w:r>
      </w:del>
    </w:p>
    <w:p w14:paraId="2507FB24" w14:textId="0C7AAF36" w:rsidR="001D0179" w:rsidRPr="006036F6" w:rsidDel="00AC4AE7" w:rsidRDefault="001D0179" w:rsidP="00AC4AE7">
      <w:pPr>
        <w:rPr>
          <w:del w:id="1562" w:author="Jarema Piekutowski" w:date="2022-09-08T08:48:00Z"/>
          <w:lang w:eastAsia="pl-PL"/>
        </w:rPr>
        <w:pPrChange w:id="1563" w:author="Jarema Piekutowski" w:date="2022-09-08T08:48:00Z">
          <w:pPr/>
        </w:pPrChange>
      </w:pPr>
      <w:del w:id="1564" w:author="Jarema Piekutowski" w:date="2022-09-08T08:48:00Z">
        <w:r w:rsidRPr="006036F6" w:rsidDel="00AC4AE7">
          <w:rPr>
            <w:lang w:eastAsia="pl-PL"/>
          </w:rPr>
          <w:delText>Po trzecie, mając na uwadze potrzeby informacyjne przedstawione w dalszej części opisu metody, proponujemy, by jednostką badania ilościowego był beneficjent – co oznacza w tym przypadku, że populacją badania będą beneficjenci Działań i Poddziałań Osi 1 (za wyjątkiem Działania 1.5). Dzięki temu, przedmiotem ankiet będą zarówno konkretne projekty tychże beneficjentów</w:delText>
        </w:r>
        <w:r w:rsidRPr="006036F6" w:rsidDel="00AC4AE7">
          <w:rPr>
            <w:rStyle w:val="Odwoanieprzypisudolnego"/>
            <w:rFonts w:eastAsia="Times New Roman" w:cstheme="minorHAnsi"/>
            <w:lang w:eastAsia="pl-PL"/>
          </w:rPr>
          <w:footnoteReference w:id="13"/>
        </w:r>
        <w:r w:rsidRPr="006036F6" w:rsidDel="00AC4AE7">
          <w:rPr>
            <w:lang w:eastAsia="pl-PL"/>
          </w:rPr>
          <w:delText xml:space="preserve">, jak i kwestie ogólne – dotyczące wszystkich projektów beneficjenta i/lub jego sytuacji. </w:delText>
        </w:r>
      </w:del>
    </w:p>
    <w:p w14:paraId="3E3A6287" w14:textId="0C2E29AB" w:rsidR="001D0179" w:rsidRPr="006036F6" w:rsidDel="00AC4AE7" w:rsidRDefault="001D0179" w:rsidP="00AC4AE7">
      <w:pPr>
        <w:rPr>
          <w:del w:id="1567" w:author="Jarema Piekutowski" w:date="2022-09-08T08:48:00Z"/>
          <w:lang w:eastAsia="pl-PL"/>
        </w:rPr>
        <w:pPrChange w:id="1568" w:author="Jarema Piekutowski" w:date="2022-09-08T08:48:00Z">
          <w:pPr/>
        </w:pPrChange>
      </w:pPr>
      <w:del w:id="1569" w:author="Jarema Piekutowski" w:date="2022-09-08T08:48:00Z">
        <w:r w:rsidRPr="006036F6" w:rsidDel="00AC4AE7">
          <w:rPr>
            <w:lang w:eastAsia="pl-PL"/>
          </w:rPr>
          <w:delText>Poniższy dobór próby do badania CAWI/CATI z beneficjentami został opracowany w oparciu o dane zawarte w OPZ. Wykonawca obejmie badaniem ilościowym wszystkich beneficjentów, tzn. zarówno zaproszenie do udziału w badaniu, jak i rekrutacja telefoniczna będzie skierowana do wszystkich z nich. Tym niemniej w oparciu o bogate doświadczenie Wykonawcy w realizacji badań wśród beneficjentów programów operacyjnych (a tym bardziej przedsiębiorców) należy założyć, że nie uda się zrealizować badania na pełnej próbie. W związku z tym poniżej zaprezentowano minimalną liczebność próby.</w:delText>
        </w:r>
      </w:del>
    </w:p>
    <w:p w14:paraId="60E2B5B3" w14:textId="38A7588E" w:rsidR="001D0179" w:rsidRPr="006036F6" w:rsidDel="00AC4AE7" w:rsidRDefault="001D0179" w:rsidP="00AC4AE7">
      <w:pPr>
        <w:rPr>
          <w:del w:id="1570" w:author="Jarema Piekutowski" w:date="2022-09-08T08:48:00Z"/>
          <w:lang w:eastAsia="pl-PL"/>
        </w:rPr>
        <w:pPrChange w:id="1571" w:author="Jarema Piekutowski" w:date="2022-09-08T08:48:00Z">
          <w:pPr/>
        </w:pPrChange>
      </w:pPr>
      <w:commentRangeStart w:id="1572"/>
      <w:del w:id="1573" w:author="Jarema Piekutowski" w:date="2022-09-08T08:48:00Z">
        <w:r w:rsidRPr="006036F6" w:rsidDel="00AC4AE7">
          <w:rPr>
            <w:lang w:eastAsia="pl-PL"/>
          </w:rPr>
          <w:delText xml:space="preserve">Zgodnie ze stanem na </w:delText>
        </w:r>
        <w:r w:rsidDel="00AC4AE7">
          <w:rPr>
            <w:lang w:eastAsia="pl-PL"/>
          </w:rPr>
          <w:delText>30.06.2022</w:delText>
        </w:r>
        <w:r w:rsidRPr="006036F6" w:rsidDel="00AC4AE7">
          <w:rPr>
            <w:lang w:eastAsia="pl-PL"/>
          </w:rPr>
          <w:delText xml:space="preserve"> r., łączna liczba beneficjentów Działań 1.1 – 1.4 wynosiła 1</w:delText>
        </w:r>
        <w:r w:rsidDel="00AC4AE7">
          <w:rPr>
            <w:lang w:eastAsia="pl-PL"/>
          </w:rPr>
          <w:delText>752</w:delText>
        </w:r>
        <w:r w:rsidRPr="006036F6" w:rsidDel="00AC4AE7">
          <w:rPr>
            <w:lang w:eastAsia="pl-PL"/>
          </w:rPr>
          <w:delText xml:space="preserve">. Poniższy dobór próby zakłada, że badanie ilościowe zrealizowane zostanie przy błędzie maksymalnym równym 5%, zaś poziomie ufności wynoszącym 0,95. Jeżeli populację stanowi </w:delText>
        </w:r>
        <w:r w:rsidDel="00AC4AE7">
          <w:rPr>
            <w:lang w:eastAsia="pl-PL"/>
          </w:rPr>
          <w:delText xml:space="preserve">1752 </w:delText>
        </w:r>
        <w:r w:rsidRPr="006036F6" w:rsidDel="00AC4AE7">
          <w:rPr>
            <w:lang w:eastAsia="pl-PL"/>
          </w:rPr>
          <w:delText xml:space="preserve"> podmiotów, liczebność próby wynosić będzie 31</w:delText>
        </w:r>
        <w:r w:rsidDel="00AC4AE7">
          <w:rPr>
            <w:lang w:eastAsia="pl-PL"/>
          </w:rPr>
          <w:delText>5</w:delText>
        </w:r>
        <w:r w:rsidRPr="006036F6" w:rsidDel="00AC4AE7">
          <w:rPr>
            <w:lang w:eastAsia="pl-PL"/>
          </w:rPr>
          <w:delText>. Dobór próby ma charakter losowo-kwotowy</w:delText>
        </w:r>
      </w:del>
      <w:ins w:id="1574" w:author="Pokorski Jacek" w:date="2022-09-02T14:37:00Z">
        <w:del w:id="1575" w:author="Jarema Piekutowski" w:date="2022-09-08T08:48:00Z">
          <w:r w:rsidR="00BD4C9D" w:rsidDel="00AC4AE7">
            <w:rPr>
              <w:lang w:eastAsia="pl-PL"/>
            </w:rPr>
            <w:delText>warstwowy</w:delText>
          </w:r>
        </w:del>
      </w:ins>
      <w:del w:id="1576" w:author="Jarema Piekutowski" w:date="2022-09-08T08:48:00Z">
        <w:r w:rsidRPr="006036F6" w:rsidDel="00AC4AE7">
          <w:rPr>
            <w:lang w:eastAsia="pl-PL"/>
          </w:rPr>
          <w:delText xml:space="preserve">, przy czym główną warstwę stanowią poddziałania (lub działania, jeśli w danym obszarze nie ma poddziałań). Dobór próby pokazuje poniższa tabela, </w:delText>
        </w:r>
        <w:commentRangeStart w:id="1577"/>
        <w:r w:rsidRPr="006036F6" w:rsidDel="00AC4AE7">
          <w:rPr>
            <w:lang w:eastAsia="pl-PL"/>
          </w:rPr>
          <w:delText>przy czym ostateczny dobór próby zostanie przygotowany na etapie raportu metodologicznego w oparciu o najbardziej aktualne dane i w porozumieniu z Zamawiającym.</w:delText>
        </w:r>
        <w:commentRangeEnd w:id="1577"/>
        <w:r w:rsidR="001C50EB" w:rsidDel="00AC4AE7">
          <w:rPr>
            <w:rStyle w:val="Odwoaniedokomentarza"/>
          </w:rPr>
          <w:commentReference w:id="1577"/>
        </w:r>
        <w:r w:rsidRPr="006036F6" w:rsidDel="00AC4AE7">
          <w:rPr>
            <w:lang w:eastAsia="pl-PL"/>
          </w:rPr>
          <w:delText xml:space="preserve"> Również w związku z tym, że zaproszenie do udziału w badaniu wysłane zostanie do wszystkich beneficjentów, możliwe jest, że faktycznie zrealizowana próba badawcza będzie większa. W związku z tym podane w tabeli liczebności należy traktować jako minimalne.</w:delText>
        </w:r>
        <w:commentRangeEnd w:id="1572"/>
        <w:r w:rsidR="00BD4C9D" w:rsidDel="00AC4AE7">
          <w:rPr>
            <w:rStyle w:val="Odwoaniedokomentarza"/>
          </w:rPr>
          <w:commentReference w:id="1572"/>
        </w:r>
      </w:del>
    </w:p>
    <w:p w14:paraId="74617A00" w14:textId="4AF9BE27" w:rsidR="001D0179" w:rsidRPr="00F30852" w:rsidDel="00AC4AE7" w:rsidRDefault="001D0179" w:rsidP="00AC4AE7">
      <w:pPr>
        <w:rPr>
          <w:del w:id="1578" w:author="Jarema Piekutowski" w:date="2022-09-08T08:48:00Z"/>
          <w:i/>
        </w:rPr>
        <w:pPrChange w:id="1579" w:author="Jarema Piekutowski" w:date="2022-09-08T08:48:00Z">
          <w:pPr>
            <w:pStyle w:val="Legenda"/>
          </w:pPr>
        </w:pPrChange>
      </w:pPr>
      <w:bookmarkStart w:id="1580" w:name="_Toc112692632"/>
      <w:del w:id="1581" w:author="Jarema Piekutowski" w:date="2022-09-08T08:48:00Z">
        <w:r w:rsidRPr="00F30852" w:rsidDel="00AC4AE7">
          <w:delText xml:space="preserve">Tabela </w:delText>
        </w:r>
        <w:r w:rsidR="00000000" w:rsidDel="00AC4AE7">
          <w:fldChar w:fldCharType="begin"/>
        </w:r>
        <w:r w:rsidR="00000000" w:rsidDel="00AC4AE7">
          <w:delInstrText xml:space="preserve"> SEQ Tabela \* ARABIC </w:delInstrText>
        </w:r>
        <w:r w:rsidR="00000000" w:rsidDel="00AC4AE7">
          <w:fldChar w:fldCharType="separate"/>
        </w:r>
        <w:r w:rsidR="004E29DA" w:rsidDel="00AC4AE7">
          <w:rPr>
            <w:noProof/>
          </w:rPr>
          <w:delText>15</w:delText>
        </w:r>
        <w:r w:rsidR="00000000" w:rsidDel="00AC4AE7">
          <w:rPr>
            <w:noProof/>
          </w:rPr>
          <w:fldChar w:fldCharType="end"/>
        </w:r>
        <w:r w:rsidRPr="00F30852" w:rsidDel="00AC4AE7">
          <w:delText xml:space="preserve"> Struktura próby do badania CAWI/CATI beneficjentów osi 1 POPW 2014-2020</w:delText>
        </w:r>
        <w:bookmarkEnd w:id="1580"/>
      </w:del>
    </w:p>
    <w:tbl>
      <w:tblPr>
        <w:tblStyle w:val="Tabelasiatki4akcent1"/>
        <w:tblW w:w="0" w:type="auto"/>
        <w:tblLayout w:type="fixed"/>
        <w:tblLook w:val="04A0" w:firstRow="1" w:lastRow="0" w:firstColumn="1" w:lastColumn="0" w:noHBand="0" w:noVBand="1"/>
      </w:tblPr>
      <w:tblGrid>
        <w:gridCol w:w="4390"/>
        <w:gridCol w:w="2693"/>
        <w:gridCol w:w="1979"/>
      </w:tblGrid>
      <w:tr w:rsidR="001D0179" w:rsidRPr="006036F6" w:rsidDel="00AC4AE7" w14:paraId="039B9CB9" w14:textId="426318B8" w:rsidTr="00AC50F9">
        <w:trPr>
          <w:cnfStyle w:val="100000000000" w:firstRow="1" w:lastRow="0" w:firstColumn="0" w:lastColumn="0" w:oddVBand="0" w:evenVBand="0" w:oddHBand="0" w:evenHBand="0" w:firstRowFirstColumn="0" w:firstRowLastColumn="0" w:lastRowFirstColumn="0" w:lastRowLastColumn="0"/>
          <w:trHeight w:val="983"/>
          <w:tblHeader/>
          <w:del w:id="1582" w:author="Jarema Piekutowski" w:date="2022-09-08T08:48:00Z"/>
        </w:trPr>
        <w:tc>
          <w:tcPr>
            <w:cnfStyle w:val="001000000000" w:firstRow="0" w:lastRow="0" w:firstColumn="1" w:lastColumn="0" w:oddVBand="0" w:evenVBand="0" w:oddHBand="0" w:evenHBand="0" w:firstRowFirstColumn="0" w:firstRowLastColumn="0" w:lastRowFirstColumn="0" w:lastRowLastColumn="0"/>
            <w:tcW w:w="4390" w:type="dxa"/>
            <w:noWrap/>
            <w:vAlign w:val="center"/>
            <w:hideMark/>
          </w:tcPr>
          <w:p w14:paraId="5A925A5E" w14:textId="38103CDE" w:rsidR="001D0179" w:rsidRPr="00C5098C" w:rsidDel="00AC4AE7" w:rsidRDefault="001D0179" w:rsidP="00AC4AE7">
            <w:pPr>
              <w:rPr>
                <w:del w:id="1583" w:author="Jarema Piekutowski" w:date="2022-09-08T08:48:00Z"/>
                <w:lang w:eastAsia="pl-PL"/>
              </w:rPr>
              <w:pPrChange w:id="1584" w:author="Jarema Piekutowski" w:date="2022-09-08T08:48:00Z">
                <w:pPr/>
              </w:pPrChange>
            </w:pPr>
            <w:del w:id="1585" w:author="Jarema Piekutowski" w:date="2022-09-08T08:48:00Z">
              <w:r w:rsidRPr="00C5098C" w:rsidDel="00AC4AE7">
                <w:rPr>
                  <w:lang w:eastAsia="pl-PL"/>
                </w:rPr>
                <w:delText>OP/Działanie/Poddziałanie</w:delText>
              </w:r>
            </w:del>
          </w:p>
        </w:tc>
        <w:tc>
          <w:tcPr>
            <w:tcW w:w="2693" w:type="dxa"/>
            <w:vAlign w:val="center"/>
            <w:hideMark/>
          </w:tcPr>
          <w:p w14:paraId="3BA1B877" w14:textId="14B0B981" w:rsidR="001D0179" w:rsidRPr="00C5098C" w:rsidDel="00AC4AE7" w:rsidRDefault="001D0179" w:rsidP="00AC4AE7">
            <w:pPr>
              <w:cnfStyle w:val="100000000000" w:firstRow="1" w:lastRow="0" w:firstColumn="0" w:lastColumn="0" w:oddVBand="0" w:evenVBand="0" w:oddHBand="0" w:evenHBand="0" w:firstRowFirstColumn="0" w:firstRowLastColumn="0" w:lastRowFirstColumn="0" w:lastRowLastColumn="0"/>
              <w:rPr>
                <w:del w:id="1586" w:author="Jarema Piekutowski" w:date="2022-09-08T08:48:00Z"/>
                <w:lang w:eastAsia="pl-PL"/>
              </w:rPr>
              <w:pPrChange w:id="1587"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1588" w:author="Jarema Piekutowski" w:date="2022-09-08T08:48:00Z">
              <w:r w:rsidRPr="00C5098C" w:rsidDel="00AC4AE7">
                <w:rPr>
                  <w:lang w:eastAsia="pl-PL"/>
                </w:rPr>
                <w:delText>Liczba wszystkich beneficjentów (wedle stanu na 30.06.2021)</w:delText>
              </w:r>
            </w:del>
          </w:p>
        </w:tc>
        <w:tc>
          <w:tcPr>
            <w:tcW w:w="1979" w:type="dxa"/>
            <w:vAlign w:val="center"/>
            <w:hideMark/>
          </w:tcPr>
          <w:p w14:paraId="462E91C9" w14:textId="768AB588" w:rsidR="001D0179" w:rsidRPr="00C5098C" w:rsidDel="00AC4AE7" w:rsidRDefault="001D0179" w:rsidP="00AC4AE7">
            <w:pPr>
              <w:cnfStyle w:val="100000000000" w:firstRow="1" w:lastRow="0" w:firstColumn="0" w:lastColumn="0" w:oddVBand="0" w:evenVBand="0" w:oddHBand="0" w:evenHBand="0" w:firstRowFirstColumn="0" w:firstRowLastColumn="0" w:lastRowFirstColumn="0" w:lastRowLastColumn="0"/>
              <w:rPr>
                <w:del w:id="1589" w:author="Jarema Piekutowski" w:date="2022-09-08T08:48:00Z"/>
                <w:lang w:eastAsia="pl-PL"/>
              </w:rPr>
              <w:pPrChange w:id="1590"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1591" w:author="Jarema Piekutowski" w:date="2022-09-08T08:48:00Z">
              <w:r w:rsidRPr="00C5098C" w:rsidDel="00AC4AE7">
                <w:rPr>
                  <w:lang w:eastAsia="pl-PL"/>
                </w:rPr>
                <w:delText>Minimalna próba (liczba ankiet)</w:delText>
              </w:r>
            </w:del>
          </w:p>
        </w:tc>
      </w:tr>
      <w:tr w:rsidR="001D0179" w:rsidRPr="006036F6" w:rsidDel="00AC4AE7" w14:paraId="1212BBF3" w14:textId="26A7D7ED" w:rsidTr="00AC50F9">
        <w:trPr>
          <w:cnfStyle w:val="000000100000" w:firstRow="0" w:lastRow="0" w:firstColumn="0" w:lastColumn="0" w:oddVBand="0" w:evenVBand="0" w:oddHBand="1" w:evenHBand="0" w:firstRowFirstColumn="0" w:firstRowLastColumn="0" w:lastRowFirstColumn="0" w:lastRowLastColumn="0"/>
          <w:trHeight w:val="554"/>
          <w:del w:id="1592"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noWrap/>
            <w:vAlign w:val="center"/>
            <w:hideMark/>
          </w:tcPr>
          <w:p w14:paraId="03D80A60" w14:textId="28502BAA" w:rsidR="001D0179" w:rsidRPr="00C5098C" w:rsidDel="00AC4AE7" w:rsidRDefault="001D0179" w:rsidP="00AC4AE7">
            <w:pPr>
              <w:rPr>
                <w:del w:id="1593" w:author="Jarema Piekutowski" w:date="2022-09-08T08:48:00Z"/>
                <w:b w:val="0"/>
                <w:bCs w:val="0"/>
                <w:lang w:eastAsia="pl-PL"/>
              </w:rPr>
              <w:pPrChange w:id="1594" w:author="Jarema Piekutowski" w:date="2022-09-08T08:48:00Z">
                <w:pPr/>
              </w:pPrChange>
            </w:pPr>
            <w:del w:id="1595" w:author="Jarema Piekutowski" w:date="2022-09-08T08:48:00Z">
              <w:r w:rsidRPr="00C5098C" w:rsidDel="00AC4AE7">
                <w:rPr>
                  <w:lang w:eastAsia="pl-PL"/>
                </w:rPr>
                <w:delText>1. Przedsiębiorcza Polska Wschodnia </w:delText>
              </w:r>
            </w:del>
          </w:p>
        </w:tc>
      </w:tr>
      <w:tr w:rsidR="001D0179" w:rsidRPr="006036F6" w:rsidDel="00AC4AE7" w14:paraId="52FB984A" w14:textId="02016D40" w:rsidTr="00AC50F9">
        <w:trPr>
          <w:trHeight w:val="548"/>
          <w:del w:id="1596"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noWrap/>
            <w:vAlign w:val="center"/>
            <w:hideMark/>
          </w:tcPr>
          <w:p w14:paraId="73C12028" w14:textId="56F7F867" w:rsidR="001D0179" w:rsidRPr="00C5098C" w:rsidDel="00AC4AE7" w:rsidRDefault="001D0179" w:rsidP="00AC4AE7">
            <w:pPr>
              <w:rPr>
                <w:del w:id="1597" w:author="Jarema Piekutowski" w:date="2022-09-08T08:48:00Z"/>
                <w:lang w:eastAsia="pl-PL"/>
              </w:rPr>
              <w:pPrChange w:id="1598" w:author="Jarema Piekutowski" w:date="2022-09-08T08:48:00Z">
                <w:pPr/>
              </w:pPrChange>
            </w:pPr>
            <w:del w:id="1599" w:author="Jarema Piekutowski" w:date="2022-09-08T08:48:00Z">
              <w:r w:rsidRPr="00C5098C" w:rsidDel="00AC4AE7">
                <w:rPr>
                  <w:lang w:eastAsia="pl-PL"/>
                </w:rPr>
                <w:delText>1.1. Platformy startowe dla nowych pomysłów </w:delText>
              </w:r>
            </w:del>
          </w:p>
        </w:tc>
      </w:tr>
      <w:tr w:rsidR="001D0179" w:rsidRPr="006036F6" w:rsidDel="00AC4AE7" w14:paraId="3B6280A7" w14:textId="2C1CD96B" w:rsidTr="00AC50F9">
        <w:trPr>
          <w:cnfStyle w:val="000000100000" w:firstRow="0" w:lastRow="0" w:firstColumn="0" w:lastColumn="0" w:oddVBand="0" w:evenVBand="0" w:oddHBand="1" w:evenHBand="0" w:firstRowFirstColumn="0" w:firstRowLastColumn="0" w:lastRowFirstColumn="0" w:lastRowLastColumn="0"/>
          <w:trHeight w:val="615"/>
          <w:del w:id="1600" w:author="Jarema Piekutowski" w:date="2022-09-08T08:48:00Z"/>
        </w:trPr>
        <w:tc>
          <w:tcPr>
            <w:cnfStyle w:val="001000000000" w:firstRow="0" w:lastRow="0" w:firstColumn="1" w:lastColumn="0" w:oddVBand="0" w:evenVBand="0" w:oddHBand="0" w:evenHBand="0" w:firstRowFirstColumn="0" w:firstRowLastColumn="0" w:lastRowFirstColumn="0" w:lastRowLastColumn="0"/>
            <w:tcW w:w="4390" w:type="dxa"/>
            <w:noWrap/>
            <w:vAlign w:val="center"/>
            <w:hideMark/>
          </w:tcPr>
          <w:p w14:paraId="190E2F2B" w14:textId="33F7D234" w:rsidR="001D0179" w:rsidRPr="00C5098C" w:rsidDel="00AC4AE7" w:rsidRDefault="001D0179" w:rsidP="00AC4AE7">
            <w:pPr>
              <w:rPr>
                <w:del w:id="1601" w:author="Jarema Piekutowski" w:date="2022-09-08T08:48:00Z"/>
                <w:lang w:eastAsia="pl-PL"/>
              </w:rPr>
              <w:pPrChange w:id="1602" w:author="Jarema Piekutowski" w:date="2022-09-08T08:48:00Z">
                <w:pPr/>
              </w:pPrChange>
            </w:pPr>
            <w:del w:id="1603" w:author="Jarema Piekutowski" w:date="2022-09-08T08:48:00Z">
              <w:r w:rsidRPr="00C5098C" w:rsidDel="00AC4AE7">
                <w:rPr>
                  <w:lang w:eastAsia="pl-PL"/>
                </w:rPr>
                <w:delText>1.1.1. Platformy startowe dla nowych pomysłów</w:delText>
              </w:r>
            </w:del>
          </w:p>
        </w:tc>
        <w:tc>
          <w:tcPr>
            <w:tcW w:w="2693" w:type="dxa"/>
            <w:noWrap/>
            <w:hideMark/>
          </w:tcPr>
          <w:p w14:paraId="503447C2" w14:textId="3B2221CD" w:rsidR="001D0179" w:rsidRPr="00C5098C" w:rsidDel="00AC4AE7" w:rsidRDefault="001D0179" w:rsidP="00AC4AE7">
            <w:pPr>
              <w:cnfStyle w:val="000000100000" w:firstRow="0" w:lastRow="0" w:firstColumn="0" w:lastColumn="0" w:oddVBand="0" w:evenVBand="0" w:oddHBand="1" w:evenHBand="0" w:firstRowFirstColumn="0" w:firstRowLastColumn="0" w:lastRowFirstColumn="0" w:lastRowLastColumn="0"/>
              <w:rPr>
                <w:del w:id="1604" w:author="Jarema Piekutowski" w:date="2022-09-08T08:48:00Z"/>
                <w:rFonts w:eastAsia="Times New Roman"/>
                <w:color w:val="000000"/>
                <w:lang w:eastAsia="pl-PL"/>
              </w:rPr>
              <w:pPrChange w:id="160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commentRangeStart w:id="1606"/>
            <w:commentRangeStart w:id="1607"/>
            <w:del w:id="1608" w:author="Jarema Piekutowski" w:date="2022-09-08T08:48:00Z">
              <w:r w:rsidRPr="00C5098C" w:rsidDel="00AC4AE7">
                <w:delText>23</w:delText>
              </w:r>
              <w:commentRangeEnd w:id="1606"/>
              <w:r w:rsidR="00D13824" w:rsidDel="00AC4AE7">
                <w:rPr>
                  <w:rStyle w:val="Odwoaniedokomentarza"/>
                </w:rPr>
                <w:commentReference w:id="1606"/>
              </w:r>
              <w:commentRangeEnd w:id="1607"/>
              <w:r w:rsidR="00BF1B7F" w:rsidDel="00AC4AE7">
                <w:rPr>
                  <w:rStyle w:val="Odwoaniedokomentarza"/>
                </w:rPr>
                <w:commentReference w:id="1607"/>
              </w:r>
            </w:del>
          </w:p>
        </w:tc>
        <w:tc>
          <w:tcPr>
            <w:tcW w:w="1979" w:type="dxa"/>
            <w:hideMark/>
          </w:tcPr>
          <w:p w14:paraId="00B1ADBB" w14:textId="2F09F586" w:rsidR="001D0179" w:rsidRPr="00C5098C" w:rsidDel="00AC4AE7" w:rsidRDefault="001D0179" w:rsidP="00AC4AE7">
            <w:pPr>
              <w:cnfStyle w:val="000000100000" w:firstRow="0" w:lastRow="0" w:firstColumn="0" w:lastColumn="0" w:oddVBand="0" w:evenVBand="0" w:oddHBand="1" w:evenHBand="0" w:firstRowFirstColumn="0" w:firstRowLastColumn="0" w:lastRowFirstColumn="0" w:lastRowLastColumn="0"/>
              <w:rPr>
                <w:del w:id="1609" w:author="Jarema Piekutowski" w:date="2022-09-08T08:48:00Z"/>
                <w:rFonts w:eastAsia="Times New Roman"/>
                <w:color w:val="000000"/>
                <w:lang w:eastAsia="pl-PL"/>
              </w:rPr>
              <w:pPrChange w:id="1610"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611" w:author="Jarema Piekutowski" w:date="2022-09-08T08:48:00Z">
              <w:r w:rsidRPr="00C5098C" w:rsidDel="00AC4AE7">
                <w:delText>2</w:delText>
              </w:r>
            </w:del>
          </w:p>
        </w:tc>
      </w:tr>
      <w:tr w:rsidR="001D0179" w:rsidRPr="006036F6" w:rsidDel="00AC4AE7" w14:paraId="6383FC3D" w14:textId="76A999FF" w:rsidTr="00AC50F9">
        <w:trPr>
          <w:trHeight w:val="315"/>
          <w:del w:id="1612" w:author="Jarema Piekutowski" w:date="2022-09-08T08:48:00Z"/>
        </w:trPr>
        <w:tc>
          <w:tcPr>
            <w:cnfStyle w:val="001000000000" w:firstRow="0" w:lastRow="0" w:firstColumn="1" w:lastColumn="0" w:oddVBand="0" w:evenVBand="0" w:oddHBand="0" w:evenHBand="0" w:firstRowFirstColumn="0" w:firstRowLastColumn="0" w:lastRowFirstColumn="0" w:lastRowLastColumn="0"/>
            <w:tcW w:w="4390" w:type="dxa"/>
            <w:noWrap/>
            <w:vAlign w:val="center"/>
            <w:hideMark/>
          </w:tcPr>
          <w:p w14:paraId="4CEE5678" w14:textId="0F78C78F" w:rsidR="001D0179" w:rsidRPr="00C5098C" w:rsidDel="00AC4AE7" w:rsidRDefault="001D0179" w:rsidP="00AC4AE7">
            <w:pPr>
              <w:rPr>
                <w:del w:id="1613" w:author="Jarema Piekutowski" w:date="2022-09-08T08:48:00Z"/>
                <w:lang w:eastAsia="pl-PL"/>
              </w:rPr>
              <w:pPrChange w:id="1614" w:author="Jarema Piekutowski" w:date="2022-09-08T08:48:00Z">
                <w:pPr/>
              </w:pPrChange>
            </w:pPr>
            <w:del w:id="1615" w:author="Jarema Piekutowski" w:date="2022-09-08T08:48:00Z">
              <w:r w:rsidRPr="00C5098C" w:rsidDel="00AC4AE7">
                <w:rPr>
                  <w:lang w:eastAsia="pl-PL"/>
                </w:rPr>
                <w:delText>1.1.2. Rozwój startupów w Polsce Wschodniej</w:delText>
              </w:r>
            </w:del>
          </w:p>
        </w:tc>
        <w:tc>
          <w:tcPr>
            <w:tcW w:w="2693" w:type="dxa"/>
            <w:noWrap/>
            <w:hideMark/>
          </w:tcPr>
          <w:p w14:paraId="6E7809B1" w14:textId="501A2F6D" w:rsidR="001D0179" w:rsidRPr="00C5098C" w:rsidDel="00AC4AE7" w:rsidRDefault="001D0179" w:rsidP="00AC4AE7">
            <w:pPr>
              <w:cnfStyle w:val="000000000000" w:firstRow="0" w:lastRow="0" w:firstColumn="0" w:lastColumn="0" w:oddVBand="0" w:evenVBand="0" w:oddHBand="0" w:evenHBand="0" w:firstRowFirstColumn="0" w:firstRowLastColumn="0" w:lastRowFirstColumn="0" w:lastRowLastColumn="0"/>
              <w:rPr>
                <w:del w:id="1616" w:author="Jarema Piekutowski" w:date="2022-09-08T08:48:00Z"/>
                <w:rFonts w:eastAsia="Times New Roman"/>
                <w:color w:val="000000"/>
                <w:lang w:eastAsia="pl-PL"/>
              </w:rPr>
              <w:pPrChange w:id="1617"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618" w:author="Jarema Piekutowski" w:date="2022-09-08T08:48:00Z">
              <w:r w:rsidRPr="00C5098C" w:rsidDel="00AC4AE7">
                <w:delText>468</w:delText>
              </w:r>
            </w:del>
          </w:p>
        </w:tc>
        <w:tc>
          <w:tcPr>
            <w:tcW w:w="1979" w:type="dxa"/>
            <w:hideMark/>
          </w:tcPr>
          <w:p w14:paraId="0E18ABD0" w14:textId="14720EAC" w:rsidR="001D0179" w:rsidRPr="00C5098C" w:rsidDel="00AC4AE7" w:rsidRDefault="001D0179" w:rsidP="00AC4AE7">
            <w:pPr>
              <w:cnfStyle w:val="000000000000" w:firstRow="0" w:lastRow="0" w:firstColumn="0" w:lastColumn="0" w:oddVBand="0" w:evenVBand="0" w:oddHBand="0" w:evenHBand="0" w:firstRowFirstColumn="0" w:firstRowLastColumn="0" w:lastRowFirstColumn="0" w:lastRowLastColumn="0"/>
              <w:rPr>
                <w:del w:id="1619" w:author="Jarema Piekutowski" w:date="2022-09-08T08:48:00Z"/>
                <w:rFonts w:eastAsia="Times New Roman"/>
                <w:color w:val="000000"/>
                <w:lang w:eastAsia="pl-PL"/>
              </w:rPr>
              <w:pPrChange w:id="1620"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621" w:author="Jarema Piekutowski" w:date="2022-09-08T08:48:00Z">
              <w:r w:rsidRPr="00C5098C" w:rsidDel="00AC4AE7">
                <w:delText>80</w:delText>
              </w:r>
            </w:del>
          </w:p>
        </w:tc>
      </w:tr>
      <w:tr w:rsidR="001D0179" w:rsidRPr="006036F6" w:rsidDel="00AC4AE7" w14:paraId="11788A02" w14:textId="147A6A5C" w:rsidTr="00AC50F9">
        <w:trPr>
          <w:cnfStyle w:val="000000100000" w:firstRow="0" w:lastRow="0" w:firstColumn="0" w:lastColumn="0" w:oddVBand="0" w:evenVBand="0" w:oddHBand="1" w:evenHBand="0" w:firstRowFirstColumn="0" w:firstRowLastColumn="0" w:lastRowFirstColumn="0" w:lastRowLastColumn="0"/>
          <w:trHeight w:val="402"/>
          <w:del w:id="1622" w:author="Jarema Piekutowski" w:date="2022-09-08T08:48:00Z"/>
        </w:trPr>
        <w:tc>
          <w:tcPr>
            <w:cnfStyle w:val="001000000000" w:firstRow="0" w:lastRow="0" w:firstColumn="1" w:lastColumn="0" w:oddVBand="0" w:evenVBand="0" w:oddHBand="0" w:evenHBand="0" w:firstRowFirstColumn="0" w:firstRowLastColumn="0" w:lastRowFirstColumn="0" w:lastRowLastColumn="0"/>
            <w:tcW w:w="4390" w:type="dxa"/>
            <w:noWrap/>
            <w:vAlign w:val="center"/>
            <w:hideMark/>
          </w:tcPr>
          <w:p w14:paraId="59709A68" w14:textId="1FA4A060" w:rsidR="001D0179" w:rsidRPr="00C5098C" w:rsidDel="00AC4AE7" w:rsidRDefault="001D0179" w:rsidP="00AC4AE7">
            <w:pPr>
              <w:rPr>
                <w:del w:id="1623" w:author="Jarema Piekutowski" w:date="2022-09-08T08:48:00Z"/>
                <w:lang w:eastAsia="pl-PL"/>
              </w:rPr>
              <w:pPrChange w:id="1624" w:author="Jarema Piekutowski" w:date="2022-09-08T08:48:00Z">
                <w:pPr/>
              </w:pPrChange>
            </w:pPr>
            <w:del w:id="1625" w:author="Jarema Piekutowski" w:date="2022-09-08T08:48:00Z">
              <w:r w:rsidRPr="00C5098C" w:rsidDel="00AC4AE7">
                <w:rPr>
                  <w:lang w:eastAsia="pl-PL"/>
                </w:rPr>
                <w:delText>1.2. Internacjonalizacja MŚP</w:delText>
              </w:r>
            </w:del>
          </w:p>
        </w:tc>
        <w:tc>
          <w:tcPr>
            <w:tcW w:w="2693" w:type="dxa"/>
            <w:noWrap/>
            <w:hideMark/>
          </w:tcPr>
          <w:p w14:paraId="4FE07759" w14:textId="3B9F8BFB" w:rsidR="001D0179" w:rsidRPr="00C5098C" w:rsidDel="00AC4AE7" w:rsidRDefault="001D0179" w:rsidP="00AC4AE7">
            <w:pPr>
              <w:cnfStyle w:val="000000100000" w:firstRow="0" w:lastRow="0" w:firstColumn="0" w:lastColumn="0" w:oddVBand="0" w:evenVBand="0" w:oddHBand="1" w:evenHBand="0" w:firstRowFirstColumn="0" w:firstRowLastColumn="0" w:lastRowFirstColumn="0" w:lastRowLastColumn="0"/>
              <w:rPr>
                <w:del w:id="1626" w:author="Jarema Piekutowski" w:date="2022-09-08T08:48:00Z"/>
                <w:rFonts w:eastAsia="Times New Roman"/>
                <w:color w:val="000000"/>
                <w:lang w:eastAsia="pl-PL"/>
              </w:rPr>
              <w:pPrChange w:id="1627"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628" w:author="Jarema Piekutowski" w:date="2022-09-08T08:48:00Z">
              <w:r w:rsidRPr="00C5098C" w:rsidDel="00AC4AE7">
                <w:delText>551</w:delText>
              </w:r>
            </w:del>
          </w:p>
        </w:tc>
        <w:tc>
          <w:tcPr>
            <w:tcW w:w="1979" w:type="dxa"/>
            <w:hideMark/>
          </w:tcPr>
          <w:p w14:paraId="714F7CED" w14:textId="47048BF7" w:rsidR="001D0179" w:rsidRPr="00C5098C" w:rsidDel="00AC4AE7" w:rsidRDefault="001D0179" w:rsidP="00AC4AE7">
            <w:pPr>
              <w:cnfStyle w:val="000000100000" w:firstRow="0" w:lastRow="0" w:firstColumn="0" w:lastColumn="0" w:oddVBand="0" w:evenVBand="0" w:oddHBand="1" w:evenHBand="0" w:firstRowFirstColumn="0" w:firstRowLastColumn="0" w:lastRowFirstColumn="0" w:lastRowLastColumn="0"/>
              <w:rPr>
                <w:del w:id="1629" w:author="Jarema Piekutowski" w:date="2022-09-08T08:48:00Z"/>
                <w:rFonts w:eastAsia="Times New Roman"/>
                <w:color w:val="000000"/>
                <w:lang w:eastAsia="pl-PL"/>
              </w:rPr>
              <w:pPrChange w:id="1630"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631" w:author="Jarema Piekutowski" w:date="2022-09-08T08:48:00Z">
              <w:r w:rsidRPr="00C5098C" w:rsidDel="00AC4AE7">
                <w:delText>95</w:delText>
              </w:r>
            </w:del>
          </w:p>
        </w:tc>
      </w:tr>
      <w:tr w:rsidR="001D0179" w:rsidRPr="006036F6" w:rsidDel="00AC4AE7" w14:paraId="42F74DF6" w14:textId="62536BC9" w:rsidTr="00AC50F9">
        <w:trPr>
          <w:trHeight w:val="505"/>
          <w:del w:id="1632"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noWrap/>
            <w:vAlign w:val="center"/>
            <w:hideMark/>
          </w:tcPr>
          <w:p w14:paraId="58533695" w14:textId="6DC92163" w:rsidR="001D0179" w:rsidRPr="00C5098C" w:rsidDel="00AC4AE7" w:rsidRDefault="001D0179" w:rsidP="00AC4AE7">
            <w:pPr>
              <w:rPr>
                <w:del w:id="1633" w:author="Jarema Piekutowski" w:date="2022-09-08T08:48:00Z"/>
                <w:lang w:eastAsia="pl-PL"/>
              </w:rPr>
              <w:pPrChange w:id="1634" w:author="Jarema Piekutowski" w:date="2022-09-08T08:48:00Z">
                <w:pPr/>
              </w:pPrChange>
            </w:pPr>
            <w:del w:id="1635" w:author="Jarema Piekutowski" w:date="2022-09-08T08:48:00Z">
              <w:r w:rsidRPr="00C5098C" w:rsidDel="00AC4AE7">
                <w:rPr>
                  <w:lang w:eastAsia="pl-PL"/>
                </w:rPr>
                <w:delText>1.3. Ponadregionalne powiązania kooperacyjne</w:delText>
              </w:r>
            </w:del>
          </w:p>
          <w:p w14:paraId="0B61D364" w14:textId="5812BFC2" w:rsidR="001D0179" w:rsidRPr="00C5098C" w:rsidDel="00AC4AE7" w:rsidRDefault="001D0179" w:rsidP="00AC4AE7">
            <w:pPr>
              <w:rPr>
                <w:del w:id="1636" w:author="Jarema Piekutowski" w:date="2022-09-08T08:48:00Z"/>
                <w:lang w:eastAsia="pl-PL"/>
              </w:rPr>
              <w:pPrChange w:id="1637" w:author="Jarema Piekutowski" w:date="2022-09-08T08:48:00Z">
                <w:pPr/>
              </w:pPrChange>
            </w:pPr>
          </w:p>
        </w:tc>
      </w:tr>
      <w:tr w:rsidR="001D0179" w:rsidRPr="006036F6" w:rsidDel="00AC4AE7" w14:paraId="52CBC97C" w14:textId="77F6ED52" w:rsidTr="00AC50F9">
        <w:trPr>
          <w:cnfStyle w:val="000000100000" w:firstRow="0" w:lastRow="0" w:firstColumn="0" w:lastColumn="0" w:oddVBand="0" w:evenVBand="0" w:oddHBand="1" w:evenHBand="0" w:firstRowFirstColumn="0" w:firstRowLastColumn="0" w:lastRowFirstColumn="0" w:lastRowLastColumn="0"/>
          <w:trHeight w:val="556"/>
          <w:del w:id="1638" w:author="Jarema Piekutowski" w:date="2022-09-08T08:48:00Z"/>
        </w:trPr>
        <w:tc>
          <w:tcPr>
            <w:cnfStyle w:val="001000000000" w:firstRow="0" w:lastRow="0" w:firstColumn="1" w:lastColumn="0" w:oddVBand="0" w:evenVBand="0" w:oddHBand="0" w:evenHBand="0" w:firstRowFirstColumn="0" w:firstRowLastColumn="0" w:lastRowFirstColumn="0" w:lastRowLastColumn="0"/>
            <w:tcW w:w="4390" w:type="dxa"/>
            <w:noWrap/>
            <w:vAlign w:val="center"/>
            <w:hideMark/>
          </w:tcPr>
          <w:p w14:paraId="2476BDC5" w14:textId="68CF1D3B" w:rsidR="001D0179" w:rsidRPr="00C5098C" w:rsidDel="00AC4AE7" w:rsidRDefault="001D0179" w:rsidP="00AC4AE7">
            <w:pPr>
              <w:rPr>
                <w:del w:id="1639" w:author="Jarema Piekutowski" w:date="2022-09-08T08:48:00Z"/>
                <w:lang w:eastAsia="pl-PL"/>
              </w:rPr>
              <w:pPrChange w:id="1640" w:author="Jarema Piekutowski" w:date="2022-09-08T08:48:00Z">
                <w:pPr/>
              </w:pPrChange>
            </w:pPr>
            <w:del w:id="1641" w:author="Jarema Piekutowski" w:date="2022-09-08T08:48:00Z">
              <w:r w:rsidRPr="00C5098C" w:rsidDel="00AC4AE7">
                <w:rPr>
                  <w:lang w:eastAsia="pl-PL"/>
                </w:rPr>
                <w:delText>1.3.1. Wdrażanie innowacji przez MŚP</w:delText>
              </w:r>
            </w:del>
          </w:p>
        </w:tc>
        <w:tc>
          <w:tcPr>
            <w:tcW w:w="2693" w:type="dxa"/>
            <w:noWrap/>
            <w:hideMark/>
          </w:tcPr>
          <w:p w14:paraId="7A5AFB84" w14:textId="04952F72" w:rsidR="001D0179" w:rsidRPr="00C5098C" w:rsidDel="00AC4AE7" w:rsidRDefault="001D0179" w:rsidP="00AC4AE7">
            <w:pPr>
              <w:cnfStyle w:val="000000100000" w:firstRow="0" w:lastRow="0" w:firstColumn="0" w:lastColumn="0" w:oddVBand="0" w:evenVBand="0" w:oddHBand="1" w:evenHBand="0" w:firstRowFirstColumn="0" w:firstRowLastColumn="0" w:lastRowFirstColumn="0" w:lastRowLastColumn="0"/>
              <w:rPr>
                <w:del w:id="1642" w:author="Jarema Piekutowski" w:date="2022-09-08T08:48:00Z"/>
                <w:rFonts w:eastAsia="Times New Roman"/>
                <w:color w:val="000000"/>
                <w:lang w:eastAsia="pl-PL"/>
              </w:rPr>
              <w:pPrChange w:id="1643"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644" w:author="Jarema Piekutowski" w:date="2022-09-08T08:48:00Z">
              <w:r w:rsidRPr="00C5098C" w:rsidDel="00AC4AE7">
                <w:delText>133</w:delText>
              </w:r>
            </w:del>
          </w:p>
        </w:tc>
        <w:tc>
          <w:tcPr>
            <w:tcW w:w="1979" w:type="dxa"/>
            <w:hideMark/>
          </w:tcPr>
          <w:p w14:paraId="0F6FE5B3" w14:textId="2D0A1C93" w:rsidR="001D0179" w:rsidRPr="00C5098C" w:rsidDel="00AC4AE7" w:rsidRDefault="001D0179" w:rsidP="00AC4AE7">
            <w:pPr>
              <w:cnfStyle w:val="000000100000" w:firstRow="0" w:lastRow="0" w:firstColumn="0" w:lastColumn="0" w:oddVBand="0" w:evenVBand="0" w:oddHBand="1" w:evenHBand="0" w:firstRowFirstColumn="0" w:firstRowLastColumn="0" w:lastRowFirstColumn="0" w:lastRowLastColumn="0"/>
              <w:rPr>
                <w:del w:id="1645" w:author="Jarema Piekutowski" w:date="2022-09-08T08:48:00Z"/>
                <w:rFonts w:eastAsia="Times New Roman"/>
                <w:color w:val="000000"/>
                <w:lang w:eastAsia="pl-PL"/>
              </w:rPr>
              <w:pPrChange w:id="1646"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647" w:author="Jarema Piekutowski" w:date="2022-09-08T08:48:00Z">
              <w:r w:rsidRPr="00C5098C" w:rsidDel="00AC4AE7">
                <w:delText>26</w:delText>
              </w:r>
            </w:del>
          </w:p>
        </w:tc>
      </w:tr>
      <w:tr w:rsidR="001D0179" w:rsidRPr="006036F6" w:rsidDel="00AC4AE7" w14:paraId="2EE6CE72" w14:textId="33DB5206" w:rsidTr="00AC50F9">
        <w:trPr>
          <w:trHeight w:val="615"/>
          <w:del w:id="1648" w:author="Jarema Piekutowski" w:date="2022-09-08T08:48:00Z"/>
        </w:trPr>
        <w:tc>
          <w:tcPr>
            <w:cnfStyle w:val="001000000000" w:firstRow="0" w:lastRow="0" w:firstColumn="1" w:lastColumn="0" w:oddVBand="0" w:evenVBand="0" w:oddHBand="0" w:evenHBand="0" w:firstRowFirstColumn="0" w:firstRowLastColumn="0" w:lastRowFirstColumn="0" w:lastRowLastColumn="0"/>
            <w:tcW w:w="4390" w:type="dxa"/>
            <w:noWrap/>
            <w:vAlign w:val="center"/>
            <w:hideMark/>
          </w:tcPr>
          <w:p w14:paraId="6EFD827F" w14:textId="01AA8323" w:rsidR="001D0179" w:rsidRPr="00C5098C" w:rsidDel="00AC4AE7" w:rsidRDefault="001D0179" w:rsidP="00AC4AE7">
            <w:pPr>
              <w:rPr>
                <w:del w:id="1649" w:author="Jarema Piekutowski" w:date="2022-09-08T08:48:00Z"/>
                <w:lang w:eastAsia="pl-PL"/>
              </w:rPr>
              <w:pPrChange w:id="1650" w:author="Jarema Piekutowski" w:date="2022-09-08T08:48:00Z">
                <w:pPr/>
              </w:pPrChange>
            </w:pPr>
            <w:del w:id="1651" w:author="Jarema Piekutowski" w:date="2022-09-08T08:48:00Z">
              <w:r w:rsidRPr="00C5098C" w:rsidDel="00AC4AE7">
                <w:rPr>
                  <w:lang w:eastAsia="pl-PL"/>
                </w:rPr>
                <w:delText>1.3.2. Tworzenie sieciowych produktów przez MŚP</w:delText>
              </w:r>
            </w:del>
          </w:p>
        </w:tc>
        <w:tc>
          <w:tcPr>
            <w:tcW w:w="2693" w:type="dxa"/>
            <w:noWrap/>
            <w:hideMark/>
          </w:tcPr>
          <w:p w14:paraId="0E8423EC" w14:textId="19D60DD1" w:rsidR="001D0179" w:rsidRPr="00C5098C" w:rsidDel="00AC4AE7" w:rsidRDefault="001D0179" w:rsidP="00AC4AE7">
            <w:pPr>
              <w:cnfStyle w:val="000000000000" w:firstRow="0" w:lastRow="0" w:firstColumn="0" w:lastColumn="0" w:oddVBand="0" w:evenVBand="0" w:oddHBand="0" w:evenHBand="0" w:firstRowFirstColumn="0" w:firstRowLastColumn="0" w:lastRowFirstColumn="0" w:lastRowLastColumn="0"/>
              <w:rPr>
                <w:del w:id="1652" w:author="Jarema Piekutowski" w:date="2022-09-08T08:48:00Z"/>
                <w:rFonts w:eastAsia="Times New Roman"/>
                <w:color w:val="FF0000"/>
                <w:lang w:eastAsia="pl-PL"/>
              </w:rPr>
              <w:pPrChange w:id="1653"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commentRangeStart w:id="1654"/>
            <w:commentRangeStart w:id="1655"/>
            <w:del w:id="1656" w:author="Jarema Piekutowski" w:date="2022-09-08T08:48:00Z">
              <w:r w:rsidRPr="00C5098C" w:rsidDel="00AC4AE7">
                <w:delText>57</w:delText>
              </w:r>
              <w:commentRangeEnd w:id="1654"/>
              <w:r w:rsidR="00D13824" w:rsidDel="00AC4AE7">
                <w:rPr>
                  <w:rStyle w:val="Odwoaniedokomentarza"/>
                </w:rPr>
                <w:commentReference w:id="1654"/>
              </w:r>
              <w:commentRangeEnd w:id="1655"/>
              <w:r w:rsidR="00BF1B7F" w:rsidDel="00AC4AE7">
                <w:rPr>
                  <w:rStyle w:val="Odwoaniedokomentarza"/>
                </w:rPr>
                <w:commentReference w:id="1655"/>
              </w:r>
            </w:del>
          </w:p>
        </w:tc>
        <w:tc>
          <w:tcPr>
            <w:tcW w:w="1979" w:type="dxa"/>
            <w:hideMark/>
          </w:tcPr>
          <w:p w14:paraId="7E62C9DB" w14:textId="09A902C1" w:rsidR="001D0179" w:rsidRPr="00C5098C" w:rsidDel="00AC4AE7" w:rsidRDefault="001D0179" w:rsidP="00AC4AE7">
            <w:pPr>
              <w:cnfStyle w:val="000000000000" w:firstRow="0" w:lastRow="0" w:firstColumn="0" w:lastColumn="0" w:oddVBand="0" w:evenVBand="0" w:oddHBand="0" w:evenHBand="0" w:firstRowFirstColumn="0" w:firstRowLastColumn="0" w:lastRowFirstColumn="0" w:lastRowLastColumn="0"/>
              <w:rPr>
                <w:del w:id="1657" w:author="Jarema Piekutowski" w:date="2022-09-08T08:48:00Z"/>
                <w:rFonts w:eastAsia="Times New Roman"/>
                <w:color w:val="000000"/>
                <w:lang w:eastAsia="pl-PL"/>
              </w:rPr>
              <w:pPrChange w:id="1658"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659" w:author="Jarema Piekutowski" w:date="2022-09-08T08:48:00Z">
              <w:r w:rsidRPr="00C5098C" w:rsidDel="00AC4AE7">
                <w:delText>11</w:delText>
              </w:r>
            </w:del>
          </w:p>
        </w:tc>
      </w:tr>
      <w:tr w:rsidR="001D0179" w:rsidRPr="006036F6" w:rsidDel="00AC4AE7" w14:paraId="6D54B6F0" w14:textId="706DDACE" w:rsidTr="00AC50F9">
        <w:trPr>
          <w:cnfStyle w:val="000000100000" w:firstRow="0" w:lastRow="0" w:firstColumn="0" w:lastColumn="0" w:oddVBand="0" w:evenVBand="0" w:oddHBand="1" w:evenHBand="0" w:firstRowFirstColumn="0" w:firstRowLastColumn="0" w:lastRowFirstColumn="0" w:lastRowLastColumn="0"/>
          <w:trHeight w:val="417"/>
          <w:del w:id="1660" w:author="Jarema Piekutowski" w:date="2022-09-08T08:48:00Z"/>
        </w:trPr>
        <w:tc>
          <w:tcPr>
            <w:cnfStyle w:val="001000000000" w:firstRow="0" w:lastRow="0" w:firstColumn="1" w:lastColumn="0" w:oddVBand="0" w:evenVBand="0" w:oddHBand="0" w:evenHBand="0" w:firstRowFirstColumn="0" w:firstRowLastColumn="0" w:lastRowFirstColumn="0" w:lastRowLastColumn="0"/>
            <w:tcW w:w="4390" w:type="dxa"/>
            <w:noWrap/>
            <w:vAlign w:val="center"/>
            <w:hideMark/>
          </w:tcPr>
          <w:p w14:paraId="678AB6DD" w14:textId="4713987A" w:rsidR="001D0179" w:rsidRPr="00C5098C" w:rsidDel="00AC4AE7" w:rsidRDefault="001D0179" w:rsidP="00AC4AE7">
            <w:pPr>
              <w:rPr>
                <w:del w:id="1661" w:author="Jarema Piekutowski" w:date="2022-09-08T08:48:00Z"/>
                <w:lang w:eastAsia="pl-PL"/>
              </w:rPr>
              <w:pPrChange w:id="1662" w:author="Jarema Piekutowski" w:date="2022-09-08T08:48:00Z">
                <w:pPr/>
              </w:pPrChange>
            </w:pPr>
            <w:del w:id="1663" w:author="Jarema Piekutowski" w:date="2022-09-08T08:48:00Z">
              <w:r w:rsidRPr="00C5098C" w:rsidDel="00AC4AE7">
                <w:rPr>
                  <w:lang w:eastAsia="pl-PL"/>
                </w:rPr>
                <w:delText>1.4. Wzór na konkurencję</w:delText>
              </w:r>
            </w:del>
          </w:p>
        </w:tc>
        <w:tc>
          <w:tcPr>
            <w:tcW w:w="2693" w:type="dxa"/>
            <w:noWrap/>
            <w:hideMark/>
          </w:tcPr>
          <w:p w14:paraId="4F96391D" w14:textId="20826440" w:rsidR="001D0179" w:rsidRPr="00C5098C" w:rsidDel="00AC4AE7" w:rsidRDefault="001D0179" w:rsidP="00AC4AE7">
            <w:pPr>
              <w:cnfStyle w:val="000000100000" w:firstRow="0" w:lastRow="0" w:firstColumn="0" w:lastColumn="0" w:oddVBand="0" w:evenVBand="0" w:oddHBand="1" w:evenHBand="0" w:firstRowFirstColumn="0" w:firstRowLastColumn="0" w:lastRowFirstColumn="0" w:lastRowLastColumn="0"/>
              <w:rPr>
                <w:del w:id="1664" w:author="Jarema Piekutowski" w:date="2022-09-08T08:48:00Z"/>
                <w:rFonts w:eastAsia="Times New Roman"/>
                <w:color w:val="000000"/>
                <w:lang w:eastAsia="pl-PL"/>
              </w:rPr>
              <w:pPrChange w:id="166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commentRangeStart w:id="1666"/>
            <w:del w:id="1667" w:author="Jarema Piekutowski" w:date="2022-09-08T08:48:00Z">
              <w:r w:rsidRPr="00C5098C" w:rsidDel="00AC4AE7">
                <w:delText>520</w:delText>
              </w:r>
              <w:commentRangeEnd w:id="1666"/>
              <w:r w:rsidR="000922F3" w:rsidDel="00AC4AE7">
                <w:rPr>
                  <w:rStyle w:val="Odwoaniedokomentarza"/>
                </w:rPr>
                <w:commentReference w:id="1666"/>
              </w:r>
            </w:del>
          </w:p>
        </w:tc>
        <w:tc>
          <w:tcPr>
            <w:tcW w:w="1979" w:type="dxa"/>
            <w:hideMark/>
          </w:tcPr>
          <w:p w14:paraId="5119FEE7" w14:textId="28E4E690" w:rsidR="001D0179" w:rsidRPr="00C5098C" w:rsidDel="00AC4AE7" w:rsidRDefault="001D0179" w:rsidP="00AC4AE7">
            <w:pPr>
              <w:cnfStyle w:val="000000100000" w:firstRow="0" w:lastRow="0" w:firstColumn="0" w:lastColumn="0" w:oddVBand="0" w:evenVBand="0" w:oddHBand="1" w:evenHBand="0" w:firstRowFirstColumn="0" w:firstRowLastColumn="0" w:lastRowFirstColumn="0" w:lastRowLastColumn="0"/>
              <w:rPr>
                <w:del w:id="1668" w:author="Jarema Piekutowski" w:date="2022-09-08T08:48:00Z"/>
                <w:rFonts w:eastAsia="Times New Roman"/>
                <w:color w:val="000000"/>
                <w:lang w:eastAsia="pl-PL"/>
              </w:rPr>
              <w:pPrChange w:id="1669"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670" w:author="Jarema Piekutowski" w:date="2022-09-08T08:48:00Z">
              <w:r w:rsidRPr="00C5098C" w:rsidDel="00AC4AE7">
                <w:delText>101</w:delText>
              </w:r>
            </w:del>
          </w:p>
        </w:tc>
      </w:tr>
      <w:tr w:rsidR="001D0179" w:rsidRPr="006036F6" w:rsidDel="00AC4AE7" w14:paraId="57362364" w14:textId="62DD8E2A" w:rsidTr="00AC50F9">
        <w:trPr>
          <w:trHeight w:val="615"/>
          <w:del w:id="1671" w:author="Jarema Piekutowski" w:date="2022-09-08T08:48:00Z"/>
        </w:trPr>
        <w:tc>
          <w:tcPr>
            <w:cnfStyle w:val="001000000000" w:firstRow="0" w:lastRow="0" w:firstColumn="1" w:lastColumn="0" w:oddVBand="0" w:evenVBand="0" w:oddHBand="0" w:evenHBand="0" w:firstRowFirstColumn="0" w:firstRowLastColumn="0" w:lastRowFirstColumn="0" w:lastRowLastColumn="0"/>
            <w:tcW w:w="4390" w:type="dxa"/>
            <w:noWrap/>
            <w:vAlign w:val="center"/>
          </w:tcPr>
          <w:p w14:paraId="65FAF8EA" w14:textId="030B413B" w:rsidR="001D0179" w:rsidRPr="00C5098C" w:rsidDel="00AC4AE7" w:rsidRDefault="001D0179" w:rsidP="00AC4AE7">
            <w:pPr>
              <w:rPr>
                <w:del w:id="1672" w:author="Jarema Piekutowski" w:date="2022-09-08T08:48:00Z"/>
                <w:lang w:eastAsia="pl-PL"/>
              </w:rPr>
              <w:pPrChange w:id="1673" w:author="Jarema Piekutowski" w:date="2022-09-08T08:48:00Z">
                <w:pPr/>
              </w:pPrChange>
            </w:pPr>
            <w:del w:id="1674" w:author="Jarema Piekutowski" w:date="2022-09-08T08:48:00Z">
              <w:r w:rsidRPr="00C5098C" w:rsidDel="00AC4AE7">
                <w:rPr>
                  <w:lang w:eastAsia="pl-PL"/>
                </w:rPr>
                <w:delText>SUMA</w:delText>
              </w:r>
            </w:del>
          </w:p>
        </w:tc>
        <w:tc>
          <w:tcPr>
            <w:tcW w:w="2693" w:type="dxa"/>
            <w:noWrap/>
            <w:vAlign w:val="center"/>
          </w:tcPr>
          <w:p w14:paraId="682C2037" w14:textId="53A2E63A" w:rsidR="001D0179" w:rsidRPr="00C5098C" w:rsidDel="00AC4AE7" w:rsidRDefault="001D0179" w:rsidP="00AC4AE7">
            <w:pPr>
              <w:cnfStyle w:val="000000000000" w:firstRow="0" w:lastRow="0" w:firstColumn="0" w:lastColumn="0" w:oddVBand="0" w:evenVBand="0" w:oddHBand="0" w:evenHBand="0" w:firstRowFirstColumn="0" w:firstRowLastColumn="0" w:lastRowFirstColumn="0" w:lastRowLastColumn="0"/>
              <w:rPr>
                <w:del w:id="1675" w:author="Jarema Piekutowski" w:date="2022-09-08T08:48:00Z"/>
                <w:lang w:eastAsia="pl-PL"/>
              </w:rPr>
              <w:pPrChange w:id="1676"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677" w:author="Jarema Piekutowski" w:date="2022-09-08T08:48:00Z">
              <w:r w:rsidRPr="00C5098C" w:rsidDel="00AC4AE7">
                <w:rPr>
                  <w:lang w:eastAsia="pl-PL"/>
                </w:rPr>
                <w:delText>1752</w:delText>
              </w:r>
            </w:del>
          </w:p>
        </w:tc>
        <w:tc>
          <w:tcPr>
            <w:tcW w:w="1979" w:type="dxa"/>
            <w:vAlign w:val="center"/>
          </w:tcPr>
          <w:p w14:paraId="7FDCDDCE" w14:textId="2EB4A2FD" w:rsidR="001D0179" w:rsidRPr="00C5098C" w:rsidDel="00AC4AE7" w:rsidRDefault="001D0179" w:rsidP="00AC4AE7">
            <w:pPr>
              <w:cnfStyle w:val="000000000000" w:firstRow="0" w:lastRow="0" w:firstColumn="0" w:lastColumn="0" w:oddVBand="0" w:evenVBand="0" w:oddHBand="0" w:evenHBand="0" w:firstRowFirstColumn="0" w:firstRowLastColumn="0" w:lastRowFirstColumn="0" w:lastRowLastColumn="0"/>
              <w:rPr>
                <w:del w:id="1678" w:author="Jarema Piekutowski" w:date="2022-09-08T08:48:00Z"/>
                <w:lang w:eastAsia="pl-PL"/>
              </w:rPr>
              <w:pPrChange w:id="1679"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680" w:author="Jarema Piekutowski" w:date="2022-09-08T08:48:00Z">
              <w:r w:rsidRPr="00C5098C" w:rsidDel="00AC4AE7">
                <w:rPr>
                  <w:lang w:eastAsia="pl-PL"/>
                </w:rPr>
                <w:delText>315</w:delText>
              </w:r>
            </w:del>
          </w:p>
        </w:tc>
      </w:tr>
    </w:tbl>
    <w:p w14:paraId="52F8A166" w14:textId="6C561F5D" w:rsidR="001D0179" w:rsidRPr="006036F6" w:rsidDel="00AC4AE7" w:rsidRDefault="001D0179" w:rsidP="00AC4AE7">
      <w:pPr>
        <w:rPr>
          <w:del w:id="1681" w:author="Jarema Piekutowski" w:date="2022-09-08T08:48:00Z"/>
          <w:lang w:eastAsia="pl-PL"/>
        </w:rPr>
        <w:pPrChange w:id="1682" w:author="Jarema Piekutowski" w:date="2022-09-08T08:48:00Z">
          <w:pPr/>
        </w:pPrChange>
      </w:pPr>
      <w:del w:id="1683" w:author="Jarema Piekutowski" w:date="2022-09-08T08:48:00Z">
        <w:r w:rsidRPr="006036F6" w:rsidDel="00AC4AE7">
          <w:rPr>
            <w:lang w:eastAsia="pl-PL"/>
          </w:rPr>
          <w:delText>Źródło: opracowanie własne na podstawie OPZ.</w:delText>
        </w:r>
      </w:del>
    </w:p>
    <w:p w14:paraId="27549960" w14:textId="5690CD2E" w:rsidR="001D0179" w:rsidRPr="006036F6" w:rsidDel="00AC4AE7" w:rsidRDefault="001D0179" w:rsidP="00AC4AE7">
      <w:pPr>
        <w:rPr>
          <w:del w:id="1684" w:author="Jarema Piekutowski" w:date="2022-09-08T08:48:00Z"/>
          <w:lang w:eastAsia="pl-PL"/>
        </w:rPr>
        <w:pPrChange w:id="1685" w:author="Jarema Piekutowski" w:date="2022-09-08T08:48:00Z">
          <w:pPr/>
        </w:pPrChange>
      </w:pPr>
      <w:del w:id="1686" w:author="Jarema Piekutowski" w:date="2022-09-08T08:48:00Z">
        <w:r w:rsidRPr="006036F6" w:rsidDel="00AC4AE7">
          <w:rPr>
            <w:lang w:eastAsia="pl-PL"/>
          </w:rPr>
          <w:delText>*** W tabelce nie ujęto beneficjentów Działania 1.5, jako iż otrzymali oni wsparcie w trybie nadzwyczajnym, nie realizując celów związanych z innowacyjnością i internacjonalizacją</w:delText>
        </w:r>
        <w:r w:rsidDel="00AC4AE7">
          <w:rPr>
            <w:lang w:eastAsia="pl-PL"/>
          </w:rPr>
          <w:delText>. W</w:delText>
        </w:r>
        <w:r w:rsidRPr="006036F6" w:rsidDel="00AC4AE7">
          <w:rPr>
            <w:lang w:eastAsia="pl-PL"/>
          </w:rPr>
          <w:delText xml:space="preserve"> tym Działaniu nie występuje </w:delText>
        </w:r>
        <w:r w:rsidDel="00AC4AE7">
          <w:rPr>
            <w:lang w:eastAsia="pl-PL"/>
          </w:rPr>
          <w:delText xml:space="preserve">ponadto </w:delText>
        </w:r>
        <w:r w:rsidRPr="006036F6" w:rsidDel="00AC4AE7">
          <w:rPr>
            <w:lang w:eastAsia="pl-PL"/>
          </w:rPr>
          <w:delText xml:space="preserve">ryzyko nieosiągnięcia celów Programu. Ocena skuteczności, użyteczności wsparcia w tym Działaniu zostanie przeprowadzona w oparciu o dane SL oraz wywiady z przedstawicielami instytucji Programu. </w:delText>
        </w:r>
      </w:del>
    </w:p>
    <w:p w14:paraId="738CD11D" w14:textId="319D2D1F" w:rsidR="001D0179" w:rsidRPr="004C499D" w:rsidDel="00AC4AE7" w:rsidRDefault="001D0179" w:rsidP="00AC4AE7">
      <w:pPr>
        <w:rPr>
          <w:del w:id="1687" w:author="Jarema Piekutowski" w:date="2022-09-08T08:48:00Z"/>
          <w:lang w:eastAsia="pl-PL"/>
        </w:rPr>
        <w:pPrChange w:id="1688" w:author="Jarema Piekutowski" w:date="2022-09-08T08:48:00Z">
          <w:pPr/>
        </w:pPrChange>
      </w:pPr>
      <w:del w:id="1689" w:author="Jarema Piekutowski" w:date="2022-09-08T08:48:00Z">
        <w:r w:rsidRPr="004C499D" w:rsidDel="00AC4AE7">
          <w:rPr>
            <w:lang w:eastAsia="pl-PL"/>
          </w:rPr>
          <w:delText>Opis wykorzystania metody badawczej do realizacji zadań badawczych</w:delText>
        </w:r>
      </w:del>
    </w:p>
    <w:p w14:paraId="7C3F2C2F" w14:textId="0D883FB9" w:rsidR="001D0179" w:rsidRPr="006036F6" w:rsidDel="00AC4AE7" w:rsidRDefault="001D0179" w:rsidP="00AC4AE7">
      <w:pPr>
        <w:rPr>
          <w:del w:id="1690" w:author="Jarema Piekutowski" w:date="2022-09-08T08:48:00Z"/>
          <w:lang w:eastAsia="pl-PL"/>
        </w:rPr>
        <w:pPrChange w:id="1691" w:author="Jarema Piekutowski" w:date="2022-09-08T08:48:00Z">
          <w:pPr/>
        </w:pPrChange>
      </w:pPr>
      <w:del w:id="1692" w:author="Jarema Piekutowski" w:date="2022-09-08T08:48:00Z">
        <w:r w:rsidRPr="006036F6" w:rsidDel="00AC4AE7">
          <w:rPr>
            <w:lang w:eastAsia="pl-PL"/>
          </w:rPr>
          <w:delText>Zgodnie z OPZ, wywiady z beneficjentami zostaną wykorzystane szczególnie w realizacji zadania badawczego nr 2, 3. W naszej ocenie, badanie ilościowe CAWI/CATI z beneficjentami może zostać ponadto wykorzystane na potrzeby realizacji zadania 1, 5 i 6. Poniżej przedstawiono opis możliwego wykorzystania metody badawczej do realizacji wskazanych zadań.</w:delText>
        </w:r>
      </w:del>
    </w:p>
    <w:p w14:paraId="1E8F0196" w14:textId="39A99168" w:rsidR="001D0179" w:rsidRPr="006036F6" w:rsidDel="00AC4AE7" w:rsidRDefault="001D0179" w:rsidP="00AC4AE7">
      <w:pPr>
        <w:rPr>
          <w:del w:id="1693" w:author="Jarema Piekutowski" w:date="2022-09-08T08:48:00Z"/>
          <w:lang w:eastAsia="pl-PL"/>
        </w:rPr>
        <w:pPrChange w:id="1694" w:author="Jarema Piekutowski" w:date="2022-09-08T08:48:00Z">
          <w:pPr>
            <w:pStyle w:val="Akapitzlist"/>
            <w:numPr>
              <w:numId w:val="12"/>
            </w:numPr>
            <w:ind w:hanging="360"/>
          </w:pPr>
        </w:pPrChange>
      </w:pPr>
      <w:del w:id="1695" w:author="Jarema Piekutowski" w:date="2022-09-08T08:48:00Z">
        <w:r w:rsidRPr="006036F6" w:rsidDel="00AC4AE7">
          <w:rPr>
            <w:lang w:eastAsia="pl-PL"/>
          </w:rPr>
          <w:delText>Zadanie 1</w:delText>
        </w:r>
        <w:r w:rsidR="001A123D" w:rsidDel="00AC4AE7">
          <w:rPr>
            <w:lang w:eastAsia="pl-PL"/>
          </w:rPr>
          <w:delText xml:space="preserve"> Prognoza stopnia osiągnięcia wskaźników programowych POPW, identyfikacja zagrożenia osiągnięcia celów</w:delText>
        </w:r>
      </w:del>
    </w:p>
    <w:p w14:paraId="6F3C8A5E" w14:textId="2B76954E" w:rsidR="001D0179" w:rsidRPr="006036F6" w:rsidDel="00AC4AE7" w:rsidRDefault="001D0179" w:rsidP="00AC4AE7">
      <w:pPr>
        <w:rPr>
          <w:del w:id="1696" w:author="Jarema Piekutowski" w:date="2022-09-08T08:48:00Z"/>
          <w:lang w:eastAsia="pl-PL"/>
        </w:rPr>
        <w:pPrChange w:id="1697" w:author="Jarema Piekutowski" w:date="2022-09-08T08:48:00Z">
          <w:pPr/>
        </w:pPrChange>
      </w:pPr>
      <w:del w:id="1698" w:author="Jarema Piekutowski" w:date="2022-09-08T08:48:00Z">
        <w:r w:rsidRPr="006036F6" w:rsidDel="00AC4AE7">
          <w:rPr>
            <w:lang w:eastAsia="pl-PL"/>
          </w:rPr>
          <w:delText xml:space="preserve">W przypadku tego Zadania, beneficjenci (projektów niezakończonych w chwili realizacji badania) pytani będą o to czy identyfikują jakiekolwiek zagrożenia </w:delText>
        </w:r>
        <w:r w:rsidDel="00AC4AE7">
          <w:rPr>
            <w:lang w:eastAsia="pl-PL"/>
          </w:rPr>
          <w:delText>niezakończenia projektu w okresie wymaganym kwalifikowalnością, ryzyko rozwiązania umowy lub ewentualnie niezrealizowania wskaźników programowych odnoszących się do liczby wprowadzonych innowacji</w:delText>
        </w:r>
        <w:r w:rsidRPr="006036F6" w:rsidDel="00AC4AE7">
          <w:rPr>
            <w:lang w:eastAsia="pl-PL"/>
          </w:rPr>
          <w:delText xml:space="preserve">. </w:delText>
        </w:r>
      </w:del>
    </w:p>
    <w:p w14:paraId="00951ECE" w14:textId="1603579C" w:rsidR="001D0179" w:rsidRPr="006036F6" w:rsidDel="00AC4AE7" w:rsidRDefault="001D0179" w:rsidP="00AC4AE7">
      <w:pPr>
        <w:rPr>
          <w:del w:id="1699" w:author="Jarema Piekutowski" w:date="2022-09-08T08:48:00Z"/>
          <w:lang w:eastAsia="pl-PL"/>
        </w:rPr>
        <w:pPrChange w:id="1700" w:author="Jarema Piekutowski" w:date="2022-09-08T08:48:00Z">
          <w:pPr>
            <w:pStyle w:val="Akapitzlist"/>
            <w:numPr>
              <w:numId w:val="12"/>
            </w:numPr>
            <w:ind w:hanging="360"/>
          </w:pPr>
        </w:pPrChange>
      </w:pPr>
      <w:del w:id="1701" w:author="Jarema Piekutowski" w:date="2022-09-08T08:48:00Z">
        <w:r w:rsidRPr="006036F6" w:rsidDel="00AC4AE7">
          <w:rPr>
            <w:lang w:eastAsia="pl-PL"/>
          </w:rPr>
          <w:delText>Zadanie 2</w:delText>
        </w:r>
        <w:r w:rsidR="001A123D" w:rsidDel="00AC4AE7">
          <w:rPr>
            <w:lang w:eastAsia="pl-PL"/>
          </w:rPr>
          <w:delText xml:space="preserve"> Identyfikacja czynników wpływających na osiąganie celów POPW</w:delText>
        </w:r>
      </w:del>
    </w:p>
    <w:p w14:paraId="73CB729D" w14:textId="4C65F707" w:rsidR="001D0179" w:rsidRPr="006036F6" w:rsidDel="00AC4AE7" w:rsidRDefault="001D0179" w:rsidP="00AC4AE7">
      <w:pPr>
        <w:rPr>
          <w:del w:id="1702" w:author="Jarema Piekutowski" w:date="2022-09-08T08:48:00Z"/>
          <w:lang w:eastAsia="pl-PL"/>
        </w:rPr>
        <w:pPrChange w:id="1703" w:author="Jarema Piekutowski" w:date="2022-09-08T08:48:00Z">
          <w:pPr/>
        </w:pPrChange>
      </w:pPr>
      <w:del w:id="1704" w:author="Jarema Piekutowski" w:date="2022-09-08T08:48:00Z">
        <w:r w:rsidRPr="006036F6" w:rsidDel="00AC4AE7">
          <w:rPr>
            <w:lang w:eastAsia="pl-PL"/>
          </w:rPr>
          <w:delText xml:space="preserve">Badani, którzy wskażą w poprzednim kroku na </w:delText>
        </w:r>
        <w:r w:rsidDel="00AC4AE7">
          <w:rPr>
            <w:lang w:eastAsia="pl-PL"/>
          </w:rPr>
          <w:delText xml:space="preserve">ryzyko niezakończenia projektu </w:delText>
        </w:r>
        <w:r w:rsidRPr="006036F6" w:rsidDel="00AC4AE7">
          <w:rPr>
            <w:lang w:eastAsia="pl-PL"/>
          </w:rPr>
          <w:delText xml:space="preserve"> będą pytani o przyczyny takiego stanu rzeczy</w:delText>
        </w:r>
        <w:r w:rsidDel="00AC4AE7">
          <w:rPr>
            <w:lang w:eastAsia="pl-PL"/>
          </w:rPr>
          <w:delText xml:space="preserve"> z uwzględnieniem aspektu komplementarności/ konkurencyjności wsparcia ze środków europejskich w ramach innych programów operacyjnych</w:delText>
        </w:r>
        <w:r w:rsidRPr="006036F6" w:rsidDel="00AC4AE7">
          <w:rPr>
            <w:lang w:eastAsia="pl-PL"/>
          </w:rPr>
          <w:delText>. Dzięki temu możliwe będzie określenie przede wszystkim czynników utrudniających osiąganie wartości docelowych wskaźników, co posłuży do sformułowania zaleceń/rekomendacji na potrzeby FEPW 2021-2027.</w:delText>
        </w:r>
      </w:del>
    </w:p>
    <w:p w14:paraId="5EF8F090" w14:textId="4BFD1CEF" w:rsidR="001D0179" w:rsidRPr="006036F6" w:rsidDel="00AC4AE7" w:rsidRDefault="001D0179" w:rsidP="00AC4AE7">
      <w:pPr>
        <w:rPr>
          <w:del w:id="1705" w:author="Jarema Piekutowski" w:date="2022-09-08T08:48:00Z"/>
          <w:lang w:eastAsia="pl-PL"/>
        </w:rPr>
        <w:pPrChange w:id="1706" w:author="Jarema Piekutowski" w:date="2022-09-08T08:48:00Z">
          <w:pPr>
            <w:pStyle w:val="Akapitzlist"/>
            <w:numPr>
              <w:numId w:val="12"/>
            </w:numPr>
            <w:ind w:hanging="360"/>
          </w:pPr>
        </w:pPrChange>
      </w:pPr>
      <w:del w:id="1707" w:author="Jarema Piekutowski" w:date="2022-09-08T08:48:00Z">
        <w:r w:rsidRPr="006036F6" w:rsidDel="00AC4AE7">
          <w:rPr>
            <w:lang w:eastAsia="pl-PL"/>
          </w:rPr>
          <w:delText>Zadanie 3</w:delText>
        </w:r>
        <w:r w:rsidR="001A123D" w:rsidDel="00AC4AE7">
          <w:rPr>
            <w:lang w:eastAsia="pl-PL"/>
          </w:rPr>
          <w:delText xml:space="preserve"> </w:delText>
        </w:r>
        <w:r w:rsidR="008362CC" w:rsidDel="00AC4AE7">
          <w:rPr>
            <w:lang w:eastAsia="pl-PL"/>
          </w:rPr>
          <w:delText>Ocena instytucjonalnych i operacyjnych środków zaradczych</w:delText>
        </w:r>
      </w:del>
    </w:p>
    <w:p w14:paraId="0F31AF8A" w14:textId="04E1758E" w:rsidR="001D0179" w:rsidRPr="006036F6" w:rsidDel="00AC4AE7" w:rsidRDefault="001D0179" w:rsidP="00AC4AE7">
      <w:pPr>
        <w:rPr>
          <w:del w:id="1708" w:author="Jarema Piekutowski" w:date="2022-09-08T08:48:00Z"/>
          <w:lang w:eastAsia="pl-PL"/>
        </w:rPr>
        <w:pPrChange w:id="1709" w:author="Jarema Piekutowski" w:date="2022-09-08T08:48:00Z">
          <w:pPr/>
        </w:pPrChange>
      </w:pPr>
      <w:del w:id="1710" w:author="Jarema Piekutowski" w:date="2022-09-08T08:48:00Z">
        <w:r w:rsidDel="00AC4AE7">
          <w:rPr>
            <w:lang w:eastAsia="pl-PL"/>
          </w:rPr>
          <w:delText xml:space="preserve">Wszyscy badani beneficjenci  będą pytani o czynniki wpływające na terminową realizację projektu. </w:delText>
        </w:r>
        <w:r w:rsidRPr="006036F6" w:rsidDel="00AC4AE7">
          <w:rPr>
            <w:lang w:eastAsia="pl-PL"/>
          </w:rPr>
          <w:delText>Badani, którzy wskażą, że wystąpiły/wystąpią problemy w realizacji wartości docelowych wskaźników będą pytani o podejmowane (przez nich samych lub IZ/IP POPW) dotychczas środki zaradcze</w:delText>
        </w:r>
        <w:r w:rsidRPr="006036F6" w:rsidDel="00AC4AE7">
          <w:rPr>
            <w:rStyle w:val="Odwoanieprzypisudolnego"/>
            <w:rFonts w:eastAsia="Times New Roman" w:cstheme="minorHAnsi"/>
            <w:lang w:eastAsia="pl-PL"/>
          </w:rPr>
          <w:footnoteReference w:id="14"/>
        </w:r>
        <w:r w:rsidRPr="006036F6" w:rsidDel="00AC4AE7">
          <w:rPr>
            <w:lang w:eastAsia="pl-PL"/>
          </w:rPr>
          <w:delText xml:space="preserve"> oraz ich skuteczność w zakresie eliminowania tych problemów. Dzięki temu możliwe będzie zidentyfikowanie takich działań/rozwiązań, które z perspektywy beneficjentów okazały się skuteczne (dobre praktyki) bądź też nie (praktyki wymagające poprawy w przyszłości) – co posłuży do sformułowania zaleceń/rekomendacji na potrzeby FEPW 2021-2027. </w:delText>
        </w:r>
      </w:del>
    </w:p>
    <w:p w14:paraId="0027F1D7" w14:textId="2C9F7F92" w:rsidR="001D0179" w:rsidRPr="008D1ADA" w:rsidDel="00AC4AE7" w:rsidRDefault="001D0179" w:rsidP="00AC4AE7">
      <w:pPr>
        <w:rPr>
          <w:del w:id="1713" w:author="Jarema Piekutowski" w:date="2022-09-08T08:48:00Z"/>
          <w:lang w:eastAsia="pl-PL"/>
        </w:rPr>
        <w:pPrChange w:id="1714" w:author="Jarema Piekutowski" w:date="2022-09-08T08:48:00Z">
          <w:pPr>
            <w:pStyle w:val="Akapitzlist"/>
            <w:numPr>
              <w:numId w:val="19"/>
            </w:numPr>
            <w:ind w:hanging="360"/>
          </w:pPr>
        </w:pPrChange>
      </w:pPr>
      <w:del w:id="1715" w:author="Jarema Piekutowski" w:date="2022-09-08T08:48:00Z">
        <w:r w:rsidRPr="008D1ADA" w:rsidDel="00AC4AE7">
          <w:rPr>
            <w:lang w:eastAsia="pl-PL"/>
          </w:rPr>
          <w:delText>Zadanie 5</w:delText>
        </w:r>
        <w:r w:rsidR="008362CC" w:rsidDel="00AC4AE7">
          <w:rPr>
            <w:lang w:eastAsia="pl-PL"/>
          </w:rPr>
          <w:delText xml:space="preserve"> Oszacowanie wpływu POPW na wskaźniki rezultatu</w:delText>
        </w:r>
      </w:del>
    </w:p>
    <w:p w14:paraId="17757B22" w14:textId="18126142" w:rsidR="001D0179" w:rsidRPr="006036F6" w:rsidDel="00AC4AE7" w:rsidRDefault="001D0179" w:rsidP="00AC4AE7">
      <w:pPr>
        <w:rPr>
          <w:del w:id="1716" w:author="Jarema Piekutowski" w:date="2022-09-08T08:48:00Z"/>
          <w:lang w:eastAsia="pl-PL"/>
        </w:rPr>
        <w:pPrChange w:id="1717" w:author="Jarema Piekutowski" w:date="2022-09-08T08:48:00Z">
          <w:pPr/>
        </w:pPrChange>
      </w:pPr>
      <w:del w:id="1718" w:author="Jarema Piekutowski" w:date="2022-09-08T08:48:00Z">
        <w:r w:rsidRPr="006036F6" w:rsidDel="00AC4AE7">
          <w:rPr>
            <w:lang w:eastAsia="pl-PL"/>
          </w:rPr>
          <w:delText xml:space="preserve">W przypadku tego zadania zakładamy pozyskanie danych od beneficjentów, które zostaną wykorzystane następnie uzupełniająco do szacowania wpływu POPW na wartości wskaźników rezultatu – zgodnie z opisem podejścia przedstawionego w ofercie w </w:delText>
        </w:r>
        <w:r w:rsidDel="00AC4AE7">
          <w:rPr>
            <w:lang w:eastAsia="pl-PL"/>
          </w:rPr>
          <w:delText xml:space="preserve">opisie procesu modelowania i oceny wpływu </w:delText>
        </w:r>
        <w:r w:rsidR="00AE3C33" w:rsidDel="00AC4AE7">
          <w:rPr>
            <w:lang w:eastAsia="pl-PL"/>
          </w:rPr>
          <w:delText>POPW</w:delText>
        </w:r>
        <w:r w:rsidDel="00AC4AE7">
          <w:rPr>
            <w:lang w:eastAsia="pl-PL"/>
          </w:rPr>
          <w:delText xml:space="preserve"> na osiągniecie wskaźników rezultatu</w:delText>
        </w:r>
        <w:r w:rsidRPr="006036F6" w:rsidDel="00AC4AE7">
          <w:rPr>
            <w:lang w:eastAsia="pl-PL"/>
          </w:rPr>
          <w:delText>. Kwestia ta dotyczyć będzie planów przedsiębiorstw wspartych w POPW dotyczących kontynuacji działalności innowacyjnej (w rozumieniu metodologii wskaźnika) w roku 2023</w:delText>
        </w:r>
        <w:r w:rsidDel="00AC4AE7">
          <w:rPr>
            <w:lang w:eastAsia="pl-PL"/>
          </w:rPr>
          <w:delText xml:space="preserve">, a także wpływu wojny w Ukrainie na możliwości uzyskania zakładanych wpływów z eksportu. </w:delText>
        </w:r>
      </w:del>
    </w:p>
    <w:p w14:paraId="11017969" w14:textId="19D93B49" w:rsidR="001D0179" w:rsidRPr="006036F6" w:rsidDel="00AC4AE7" w:rsidRDefault="001D0179" w:rsidP="00AC4AE7">
      <w:pPr>
        <w:rPr>
          <w:del w:id="1719" w:author="Jarema Piekutowski" w:date="2022-09-08T08:48:00Z"/>
          <w:lang w:eastAsia="pl-PL"/>
        </w:rPr>
        <w:pPrChange w:id="1720" w:author="Jarema Piekutowski" w:date="2022-09-08T08:48:00Z">
          <w:pPr>
            <w:pStyle w:val="Akapitzlist"/>
            <w:numPr>
              <w:numId w:val="12"/>
            </w:numPr>
            <w:ind w:hanging="360"/>
          </w:pPr>
        </w:pPrChange>
      </w:pPr>
      <w:del w:id="1721" w:author="Jarema Piekutowski" w:date="2022-09-08T08:48:00Z">
        <w:r w:rsidRPr="006036F6" w:rsidDel="00AC4AE7">
          <w:rPr>
            <w:lang w:eastAsia="pl-PL"/>
          </w:rPr>
          <w:delText>Zadanie 6</w:delText>
        </w:r>
        <w:r w:rsidR="008362CC" w:rsidDel="00AC4AE7">
          <w:rPr>
            <w:lang w:eastAsia="pl-PL"/>
          </w:rPr>
          <w:delText xml:space="preserve"> Ocena europejskiej wartości dodanej POPW</w:delText>
        </w:r>
      </w:del>
    </w:p>
    <w:p w14:paraId="009B5984" w14:textId="78778477" w:rsidR="001D0179" w:rsidDel="00AC4AE7" w:rsidRDefault="001D0179" w:rsidP="00AC4AE7">
      <w:pPr>
        <w:rPr>
          <w:del w:id="1722" w:author="Jarema Piekutowski" w:date="2022-09-08T08:48:00Z"/>
          <w:lang w:eastAsia="pl-PL"/>
        </w:rPr>
        <w:pPrChange w:id="1723" w:author="Jarema Piekutowski" w:date="2022-09-08T08:48:00Z">
          <w:pPr/>
        </w:pPrChange>
      </w:pPr>
      <w:del w:id="1724" w:author="Jarema Piekutowski" w:date="2022-09-08T08:48:00Z">
        <w:r w:rsidRPr="006036F6" w:rsidDel="00AC4AE7">
          <w:rPr>
            <w:lang w:eastAsia="pl-PL"/>
          </w:rPr>
          <w:delText>W ramach zadania 6 badanie beneficjentów dostarczy informacji a</w:delText>
        </w:r>
        <w:r w:rsidDel="00AC4AE7">
          <w:rPr>
            <w:lang w:eastAsia="pl-PL"/>
          </w:rPr>
          <w:delText>lternatywnych lub uzu</w:delText>
        </w:r>
        <w:r w:rsidRPr="006036F6" w:rsidDel="00AC4AE7">
          <w:rPr>
            <w:lang w:eastAsia="pl-PL"/>
          </w:rPr>
          <w:delText xml:space="preserve">pełniających do oceny EAV w zakresie celów związanych z integracją europejską i celami ogólnymi UE. Szczegółowe informacje zawarto w tabeli w rozdziale </w:delText>
        </w:r>
        <w:r w:rsidR="00E91302" w:rsidDel="00AC4AE7">
          <w:rPr>
            <w:lang w:eastAsia="pl-PL"/>
          </w:rPr>
          <w:delText>6</w:delText>
        </w:r>
        <w:r w:rsidR="00C36486" w:rsidDel="00AC4AE7">
          <w:rPr>
            <w:lang w:eastAsia="pl-PL"/>
          </w:rPr>
          <w:delText xml:space="preserve">.6 </w:delText>
        </w:r>
        <w:r w:rsidDel="00AC4AE7">
          <w:rPr>
            <w:lang w:eastAsia="pl-PL"/>
          </w:rPr>
          <w:delText>opisującym sposób oceny EAV</w:delText>
        </w:r>
        <w:r w:rsidRPr="006036F6" w:rsidDel="00AC4AE7">
          <w:rPr>
            <w:lang w:eastAsia="pl-PL"/>
          </w:rPr>
          <w:delText>.</w:delText>
        </w:r>
      </w:del>
    </w:p>
    <w:p w14:paraId="38FE6734" w14:textId="7842978A" w:rsidR="00E315F4" w:rsidRPr="0084657C" w:rsidDel="00AC4AE7" w:rsidRDefault="008362CC" w:rsidP="00AC4AE7">
      <w:pPr>
        <w:rPr>
          <w:del w:id="1725" w:author="Jarema Piekutowski" w:date="2022-09-08T08:48:00Z"/>
          <w:rFonts w:eastAsia="Times New Roman"/>
          <w:lang w:eastAsia="pl-PL"/>
        </w:rPr>
        <w:pPrChange w:id="1726" w:author="Jarema Piekutowski" w:date="2022-09-08T08:48:00Z">
          <w:pPr>
            <w:pStyle w:val="Nagwek2"/>
          </w:pPr>
        </w:pPrChange>
      </w:pPr>
      <w:bookmarkStart w:id="1727" w:name="_Toc112688977"/>
      <w:del w:id="1728" w:author="Jarema Piekutowski" w:date="2022-09-08T08:48:00Z">
        <w:r w:rsidDel="00AC4AE7">
          <w:rPr>
            <w:rFonts w:eastAsia="Times New Roman"/>
            <w:lang w:eastAsia="pl-PL"/>
          </w:rPr>
          <w:delText>Analizy statystyczne i ekonometryczne</w:delText>
        </w:r>
        <w:bookmarkEnd w:id="1727"/>
      </w:del>
    </w:p>
    <w:p w14:paraId="0F6974A2" w14:textId="2B62D680" w:rsidR="00E315F4" w:rsidRPr="001021D7" w:rsidDel="00AC4AE7" w:rsidRDefault="00E315F4" w:rsidP="00AC4AE7">
      <w:pPr>
        <w:rPr>
          <w:del w:id="1729" w:author="Jarema Piekutowski" w:date="2022-09-08T08:48:00Z"/>
        </w:rPr>
        <w:pPrChange w:id="1730" w:author="Jarema Piekutowski" w:date="2022-09-08T08:48:00Z">
          <w:pPr/>
        </w:pPrChange>
      </w:pPr>
      <w:del w:id="1731" w:author="Jarema Piekutowski" w:date="2022-09-08T08:48:00Z">
        <w:r w:rsidRPr="001021D7" w:rsidDel="00AC4AE7">
          <w:rPr>
            <w:rStyle w:val="Uwydatnienie"/>
            <w:b/>
          </w:rPr>
          <w:delText>Analizy statystyczne</w:delText>
        </w:r>
        <w:r w:rsidRPr="001021D7" w:rsidDel="00AC4AE7">
          <w:delText xml:space="preserve"> zostaną zastosowane m.in. przy ocenie dynamiki postępu rzeczowego i finansowego, przy prognozach osiągnięcia wartości docelowych wskaźników</w:delText>
        </w:r>
        <w:r w:rsidR="00E55C27" w:rsidRPr="001021D7" w:rsidDel="00AC4AE7">
          <w:delText xml:space="preserve"> produktu i rezultatu bezpośredniego</w:delText>
        </w:r>
        <w:r w:rsidRPr="001021D7" w:rsidDel="00AC4AE7">
          <w:delText xml:space="preserve">, przy ocenie wpływu programu na wartości docelowe wskaźników rezultatu, przy ocenie wpływu realizacji </w:delText>
        </w:r>
        <w:r w:rsidR="00E55C27" w:rsidRPr="001021D7" w:rsidDel="00AC4AE7">
          <w:delText>POPW</w:delText>
        </w:r>
        <w:r w:rsidRPr="001021D7" w:rsidDel="00AC4AE7">
          <w:delText xml:space="preserve"> na osiąganie celów Strategii Europa 2020, </w:delText>
        </w:r>
        <w:r w:rsidR="00E55C27" w:rsidRPr="001021D7" w:rsidDel="00AC4AE7">
          <w:delText xml:space="preserve">ocenie EAV, </w:delText>
        </w:r>
        <w:r w:rsidRPr="001021D7" w:rsidDel="00AC4AE7">
          <w:delText>a także przy analizach wyników badań ilościowych (CAWI/CATI)..</w:delText>
        </w:r>
      </w:del>
    </w:p>
    <w:p w14:paraId="5BAC25AB" w14:textId="0CD8E913" w:rsidR="00E315F4" w:rsidRPr="001021D7" w:rsidDel="00AC4AE7" w:rsidRDefault="00E315F4" w:rsidP="00AC4AE7">
      <w:pPr>
        <w:rPr>
          <w:del w:id="1732" w:author="Jarema Piekutowski" w:date="2022-09-08T08:48:00Z"/>
        </w:rPr>
        <w:pPrChange w:id="1733" w:author="Jarema Piekutowski" w:date="2022-09-08T08:48:00Z">
          <w:pPr/>
        </w:pPrChange>
      </w:pPr>
      <w:del w:id="1734" w:author="Jarema Piekutowski" w:date="2022-09-08T08:48:00Z">
        <w:r w:rsidRPr="001021D7" w:rsidDel="00AC4AE7">
          <w:delText xml:space="preserve">W przypadku prognozowania możliwości osiągnięcia założonych wartości wskaźników </w:delText>
        </w:r>
        <w:r w:rsidR="00E55C27" w:rsidRPr="001021D7" w:rsidDel="00AC4AE7">
          <w:delText>rezultatu</w:delText>
        </w:r>
        <w:r w:rsidRPr="001021D7" w:rsidDel="00AC4AE7">
          <w:delText xml:space="preserve"> w 2023 roku wykorzystane zostaną zarówno </w:delText>
        </w:r>
        <w:r w:rsidRPr="001021D7" w:rsidDel="00AC4AE7">
          <w:rPr>
            <w:rStyle w:val="Uwydatnienie"/>
            <w:b/>
          </w:rPr>
          <w:delText>analizy statystyczne, jak i ekonometryczne</w:delText>
        </w:r>
        <w:r w:rsidRPr="001021D7" w:rsidDel="00AC4AE7">
          <w:delText xml:space="preserve">. Podobnie stanie się w przypadku analiz wrażliwości w zakresie wpływu czynników związanych ze zmianą wysokości finansowania (lub innych czynników) na wyniki możliwe do osiągnięcia w ramach poszczególnych osi. </w:delText>
        </w:r>
      </w:del>
    </w:p>
    <w:p w14:paraId="12C0801A" w14:textId="761EB74F" w:rsidR="00E55C27" w:rsidRPr="001021D7" w:rsidDel="00AC4AE7" w:rsidRDefault="00E55C27" w:rsidP="00AC4AE7">
      <w:pPr>
        <w:rPr>
          <w:del w:id="1735" w:author="Jarema Piekutowski" w:date="2022-09-08T08:48:00Z"/>
        </w:rPr>
        <w:pPrChange w:id="1736" w:author="Jarema Piekutowski" w:date="2022-09-08T08:48:00Z">
          <w:pPr/>
        </w:pPrChange>
      </w:pPr>
      <w:del w:id="1737" w:author="Jarema Piekutowski" w:date="2022-09-08T08:48:00Z">
        <w:r w:rsidRPr="001021D7" w:rsidDel="00AC4AE7">
          <w:delText>Wstępna prognoza wskaźników rezultatu na rok 2023 przedstawiona w rozdziale 3 niniejszego raportu została opracowana na podstawie danych dostępnych publicznie wg stanu na dzień 25.08.2022. W celu dokonania prognozy zastosowano biblioteki Numpy, Pandas, Statsmodels oraz Matplotlib języka Python. Dla każdego wskaźnika przeprowadzono następującą procedurę prognostyczną:</w:delText>
        </w:r>
      </w:del>
    </w:p>
    <w:p w14:paraId="7DFF30BF" w14:textId="15D60C64" w:rsidR="00E55C27" w:rsidRPr="001021D7" w:rsidDel="00AC4AE7" w:rsidRDefault="00E55C27" w:rsidP="00AC4AE7">
      <w:pPr>
        <w:rPr>
          <w:del w:id="1738" w:author="Jarema Piekutowski" w:date="2022-09-08T08:48:00Z"/>
        </w:rPr>
        <w:pPrChange w:id="1739" w:author="Jarema Piekutowski" w:date="2022-09-08T08:48:00Z">
          <w:pPr>
            <w:pStyle w:val="Akapitzlist"/>
            <w:numPr>
              <w:numId w:val="28"/>
            </w:numPr>
            <w:ind w:hanging="360"/>
          </w:pPr>
        </w:pPrChange>
      </w:pPr>
      <w:del w:id="1740" w:author="Jarema Piekutowski" w:date="2022-09-08T08:48:00Z">
        <w:r w:rsidRPr="001021D7" w:rsidDel="00AC4AE7">
          <w:delText>Zgromadzenie danych potrzebnych do oszacowania wartości wskaźników;</w:delText>
        </w:r>
      </w:del>
    </w:p>
    <w:p w14:paraId="41FDFE48" w14:textId="65D8F20B" w:rsidR="00E55C27" w:rsidRPr="001021D7" w:rsidDel="00AC4AE7" w:rsidRDefault="00E55C27" w:rsidP="00AC4AE7">
      <w:pPr>
        <w:rPr>
          <w:del w:id="1741" w:author="Jarema Piekutowski" w:date="2022-09-08T08:48:00Z"/>
        </w:rPr>
        <w:pPrChange w:id="1742" w:author="Jarema Piekutowski" w:date="2022-09-08T08:48:00Z">
          <w:pPr>
            <w:pStyle w:val="Akapitzlist"/>
            <w:numPr>
              <w:numId w:val="28"/>
            </w:numPr>
            <w:ind w:hanging="360"/>
          </w:pPr>
        </w:pPrChange>
      </w:pPr>
      <w:del w:id="1743" w:author="Jarema Piekutowski" w:date="2022-09-08T08:48:00Z">
        <w:r w:rsidRPr="001021D7" w:rsidDel="00AC4AE7">
          <w:delText>Eksploracyjna analiza danych i przygotowanie zbioru danych do modelowania, w tym wizualizacja danych i ocena wzorców pojawiających się w zbiorach (trend, sezonowość, cykliczność, wariacje losowe lub nieregularne);</w:delText>
        </w:r>
      </w:del>
    </w:p>
    <w:p w14:paraId="4810E367" w14:textId="48DA6AED" w:rsidR="00E55C27" w:rsidRPr="001021D7" w:rsidDel="00AC4AE7" w:rsidRDefault="00E55C27" w:rsidP="00AC4AE7">
      <w:pPr>
        <w:rPr>
          <w:del w:id="1744" w:author="Jarema Piekutowski" w:date="2022-09-08T08:48:00Z"/>
        </w:rPr>
        <w:pPrChange w:id="1745" w:author="Jarema Piekutowski" w:date="2022-09-08T08:48:00Z">
          <w:pPr>
            <w:pStyle w:val="Akapitzlist"/>
            <w:numPr>
              <w:numId w:val="28"/>
            </w:numPr>
            <w:ind w:hanging="360"/>
          </w:pPr>
        </w:pPrChange>
      </w:pPr>
      <w:del w:id="1746" w:author="Jarema Piekutowski" w:date="2022-09-08T08:48:00Z">
        <w:r w:rsidRPr="001021D7" w:rsidDel="00AC4AE7">
          <w:delText>Dekompozycja szeregów czasowych na komponenty: trend, sezonowość, rezydua;</w:delText>
        </w:r>
      </w:del>
    </w:p>
    <w:p w14:paraId="4AF0B8B0" w14:textId="3500AECB" w:rsidR="00E55C27" w:rsidRPr="001021D7" w:rsidDel="00AC4AE7" w:rsidRDefault="00E55C27" w:rsidP="00AC4AE7">
      <w:pPr>
        <w:rPr>
          <w:del w:id="1747" w:author="Jarema Piekutowski" w:date="2022-09-08T08:48:00Z"/>
        </w:rPr>
        <w:pPrChange w:id="1748" w:author="Jarema Piekutowski" w:date="2022-09-08T08:48:00Z">
          <w:pPr>
            <w:pStyle w:val="Akapitzlist"/>
            <w:numPr>
              <w:numId w:val="28"/>
            </w:numPr>
            <w:ind w:hanging="360"/>
          </w:pPr>
        </w:pPrChange>
      </w:pPr>
      <w:del w:id="1749" w:author="Jarema Piekutowski" w:date="2022-09-08T08:48:00Z">
        <w:r w:rsidRPr="001021D7" w:rsidDel="00AC4AE7">
          <w:delText>Wybór jednego z trzech modeli predykcyjnych: proste wygładzanie wykładnicze (w przypadku braku trendu), model liniowy Holta (w przypadku trendu liniowego), model sezonowy Holta-Wintersa (w przypadku wystąpienia trendu i sezonowości) w zależności od występowania trendu lub sezonowości;</w:delText>
        </w:r>
      </w:del>
    </w:p>
    <w:p w14:paraId="0FEA22B7" w14:textId="5229F3EE" w:rsidR="00E55C27" w:rsidRPr="001021D7" w:rsidDel="00AC4AE7" w:rsidRDefault="00E55C27" w:rsidP="00AC4AE7">
      <w:pPr>
        <w:rPr>
          <w:del w:id="1750" w:author="Jarema Piekutowski" w:date="2022-09-08T08:48:00Z"/>
        </w:rPr>
        <w:pPrChange w:id="1751" w:author="Jarema Piekutowski" w:date="2022-09-08T08:48:00Z">
          <w:pPr>
            <w:pStyle w:val="Akapitzlist"/>
            <w:numPr>
              <w:numId w:val="28"/>
            </w:numPr>
            <w:ind w:hanging="360"/>
          </w:pPr>
        </w:pPrChange>
      </w:pPr>
      <w:del w:id="1752" w:author="Jarema Piekutowski" w:date="2022-09-08T08:48:00Z">
        <w:r w:rsidRPr="001021D7" w:rsidDel="00AC4AE7">
          <w:delText>Przeprowadzenie prognoz przy pomocy wybranego modelu.</w:delText>
        </w:r>
      </w:del>
    </w:p>
    <w:p w14:paraId="60A9F472" w14:textId="44B90404" w:rsidR="00E55C27" w:rsidRPr="001021D7" w:rsidDel="00AC4AE7" w:rsidRDefault="00E55C27" w:rsidP="00AC4AE7">
      <w:pPr>
        <w:rPr>
          <w:del w:id="1753" w:author="Jarema Piekutowski" w:date="2022-09-08T08:48:00Z"/>
        </w:rPr>
        <w:pPrChange w:id="1754" w:author="Jarema Piekutowski" w:date="2022-09-08T08:48:00Z">
          <w:pPr/>
        </w:pPrChange>
      </w:pPr>
      <w:del w:id="1755" w:author="Jarema Piekutowski" w:date="2022-09-08T08:48:00Z">
        <w:r w:rsidRPr="001021D7" w:rsidDel="00AC4AE7">
          <w:delText xml:space="preserve">W toku badania przeprowadzone zostanie modelowanie ekonometryczne </w:delText>
        </w:r>
        <w:r w:rsidR="001021D7" w:rsidRPr="001021D7" w:rsidDel="00AC4AE7">
          <w:delText>oparte</w:delText>
        </w:r>
        <w:r w:rsidRPr="001021D7" w:rsidDel="00AC4AE7">
          <w:delText xml:space="preserve"> o </w:delText>
        </w:r>
        <w:r w:rsidR="001021D7" w:rsidRPr="001021D7" w:rsidDel="00AC4AE7">
          <w:delText xml:space="preserve">założenia </w:delText>
        </w:r>
        <w:r w:rsidRPr="001021D7" w:rsidDel="00AC4AE7">
          <w:delText>model</w:delText>
        </w:r>
        <w:r w:rsidR="001021D7" w:rsidRPr="001021D7" w:rsidDel="00AC4AE7">
          <w:delText xml:space="preserve">u </w:delText>
        </w:r>
        <w:r w:rsidRPr="001021D7" w:rsidDel="00AC4AE7">
          <w:delText>TERM</w:delText>
        </w:r>
        <w:r w:rsidR="001021D7" w:rsidRPr="001021D7" w:rsidDel="00AC4AE7">
          <w:delText xml:space="preserve">, weryfikujące wstępną prognozę wskaźników rezultatu dla poszczególnych PI oraz określające udział POPW w osiąganiu tych wskaźników. Opis modelowania ekonometrycznego został zawarty w rozdziale </w:delText>
        </w:r>
        <w:r w:rsidR="00E91302" w:rsidDel="00AC4AE7">
          <w:delText>6</w:delText>
        </w:r>
        <w:r w:rsidR="001021D7" w:rsidRPr="001021D7" w:rsidDel="00AC4AE7">
          <w:delText>.5.</w:delText>
        </w:r>
      </w:del>
    </w:p>
    <w:p w14:paraId="52261D88" w14:textId="762E2676" w:rsidR="00E55C27" w:rsidRPr="001021D7" w:rsidDel="00AC4AE7" w:rsidRDefault="00E55C27" w:rsidP="00AC4AE7">
      <w:pPr>
        <w:rPr>
          <w:del w:id="1756" w:author="Jarema Piekutowski" w:date="2022-09-08T08:48:00Z"/>
        </w:rPr>
        <w:pPrChange w:id="1757" w:author="Jarema Piekutowski" w:date="2022-09-08T08:48:00Z">
          <w:pPr/>
        </w:pPrChange>
      </w:pPr>
      <w:del w:id="1758" w:author="Jarema Piekutowski" w:date="2022-09-08T08:48:00Z">
        <w:r w:rsidRPr="001021D7" w:rsidDel="00AC4AE7">
          <w:delText>Źródłem danych wykorzystywanych na potrzeby analiz statystycznych i ekonometrycznych będą m.in.:</w:delText>
        </w:r>
      </w:del>
    </w:p>
    <w:p w14:paraId="1B47D16F" w14:textId="69D9B522" w:rsidR="00E55C27" w:rsidRPr="001021D7" w:rsidDel="00AC4AE7" w:rsidRDefault="00E55C27" w:rsidP="00AC4AE7">
      <w:pPr>
        <w:rPr>
          <w:del w:id="1759" w:author="Jarema Piekutowski" w:date="2022-09-08T08:48:00Z"/>
        </w:rPr>
        <w:pPrChange w:id="1760" w:author="Jarema Piekutowski" w:date="2022-09-08T08:48:00Z">
          <w:pPr>
            <w:pStyle w:val="Akapitzlist"/>
            <w:numPr>
              <w:numId w:val="31"/>
            </w:numPr>
            <w:ind w:left="360" w:hanging="360"/>
          </w:pPr>
        </w:pPrChange>
      </w:pPr>
      <w:del w:id="1761" w:author="Jarema Piekutowski" w:date="2022-09-08T08:48:00Z">
        <w:r w:rsidRPr="001021D7" w:rsidDel="00AC4AE7">
          <w:delText>dane otrzymane od Zamawiającego z SL dotyczące postępów wdrażania POPC 2014-2020, w tym dotyczące postępów we wdrażaniu instrumentów finansowych,</w:delText>
        </w:r>
      </w:del>
    </w:p>
    <w:p w14:paraId="2D3A5FCC" w14:textId="27E9C605" w:rsidR="00E55C27" w:rsidRPr="001021D7" w:rsidDel="00AC4AE7" w:rsidRDefault="00E55C27" w:rsidP="00AC4AE7">
      <w:pPr>
        <w:rPr>
          <w:del w:id="1762" w:author="Jarema Piekutowski" w:date="2022-09-08T08:48:00Z"/>
        </w:rPr>
        <w:pPrChange w:id="1763" w:author="Jarema Piekutowski" w:date="2022-09-08T08:48:00Z">
          <w:pPr>
            <w:pStyle w:val="Akapitzlist"/>
            <w:numPr>
              <w:numId w:val="31"/>
            </w:numPr>
            <w:ind w:left="360" w:hanging="360"/>
          </w:pPr>
        </w:pPrChange>
      </w:pPr>
      <w:del w:id="1764" w:author="Jarema Piekutowski" w:date="2022-09-08T08:48:00Z">
        <w:r w:rsidRPr="001021D7" w:rsidDel="00AC4AE7">
          <w:delText>dane dotyczące wskaźników rozwoju społeczno-gospodarczego, w szczególności w zakresie rozwoju infrastruktury szerokopasmowej, wskaźników związanych z rozwojem społeczeństwa informacyjnego, e-usługami itp.,</w:delText>
        </w:r>
      </w:del>
    </w:p>
    <w:p w14:paraId="3379F219" w14:textId="18036092" w:rsidR="00E55C27" w:rsidRPr="001021D7" w:rsidDel="00AC4AE7" w:rsidRDefault="00E55C27" w:rsidP="00AC4AE7">
      <w:pPr>
        <w:rPr>
          <w:del w:id="1765" w:author="Jarema Piekutowski" w:date="2022-09-08T08:48:00Z"/>
        </w:rPr>
        <w:pPrChange w:id="1766" w:author="Jarema Piekutowski" w:date="2022-09-08T08:48:00Z">
          <w:pPr>
            <w:pStyle w:val="Akapitzlist"/>
            <w:numPr>
              <w:numId w:val="31"/>
            </w:numPr>
            <w:ind w:left="360" w:hanging="360"/>
          </w:pPr>
        </w:pPrChange>
      </w:pPr>
      <w:del w:id="1767" w:author="Jarema Piekutowski" w:date="2022-09-08T08:48:00Z">
        <w:r w:rsidRPr="001021D7" w:rsidDel="00AC4AE7">
          <w:delText>inne dane ze statystyk publicznych (np. GUS, EUROSTAT) oraz zawarte w analizowanych raportach, ekspertyzach, analizach potrzebne z punktu widzenia celów ewaluacji,</w:delText>
        </w:r>
      </w:del>
    </w:p>
    <w:p w14:paraId="63B312A2" w14:textId="13FA7D6D" w:rsidR="001021D7" w:rsidRPr="00A13D89" w:rsidDel="00AC4AE7" w:rsidRDefault="00E55C27" w:rsidP="00AC4AE7">
      <w:pPr>
        <w:rPr>
          <w:del w:id="1768" w:author="Jarema Piekutowski" w:date="2022-09-08T08:48:00Z"/>
        </w:rPr>
        <w:pPrChange w:id="1769" w:author="Jarema Piekutowski" w:date="2022-09-08T08:48:00Z">
          <w:pPr>
            <w:pStyle w:val="Akapitzlist"/>
            <w:numPr>
              <w:numId w:val="31"/>
            </w:numPr>
            <w:ind w:left="360" w:hanging="360"/>
          </w:pPr>
        </w:pPrChange>
      </w:pPr>
      <w:del w:id="1770" w:author="Jarema Piekutowski" w:date="2022-09-08T08:48:00Z">
        <w:r w:rsidRPr="001021D7" w:rsidDel="00AC4AE7">
          <w:delText>wyniki badań ilościowych (CAWI/CATI).</w:delText>
        </w:r>
      </w:del>
    </w:p>
    <w:p w14:paraId="277ABA89" w14:textId="4F49D97C" w:rsidR="008362CC" w:rsidRPr="0084657C" w:rsidDel="00AC4AE7" w:rsidRDefault="001D0179" w:rsidP="00AC4AE7">
      <w:pPr>
        <w:rPr>
          <w:del w:id="1771" w:author="Jarema Piekutowski" w:date="2022-09-08T08:48:00Z"/>
          <w:color w:val="4472C4" w:themeColor="accent1"/>
        </w:rPr>
        <w:pPrChange w:id="1772" w:author="Jarema Piekutowski" w:date="2022-09-08T08:48:00Z">
          <w:pPr>
            <w:pStyle w:val="Nagwek2"/>
          </w:pPr>
        </w:pPrChange>
      </w:pPr>
      <w:bookmarkStart w:id="1773" w:name="_Toc112688978"/>
      <w:del w:id="1774" w:author="Jarema Piekutowski" w:date="2022-09-08T08:48:00Z">
        <w:r w:rsidRPr="008362CC" w:rsidDel="00AC4AE7">
          <w:rPr>
            <w:rStyle w:val="Wyrnienieintensywne"/>
            <w:i w:val="0"/>
            <w:iCs w:val="0"/>
          </w:rPr>
          <w:delText>Analizy porównawcze</w:delText>
        </w:r>
        <w:bookmarkEnd w:id="1773"/>
      </w:del>
    </w:p>
    <w:p w14:paraId="5A7A1E6C" w14:textId="7A73DC14" w:rsidR="001D0179" w:rsidRPr="00777EA8" w:rsidDel="00AC4AE7" w:rsidRDefault="001D0179" w:rsidP="00AC4AE7">
      <w:pPr>
        <w:rPr>
          <w:del w:id="1775" w:author="Jarema Piekutowski" w:date="2022-09-08T08:48:00Z"/>
        </w:rPr>
        <w:pPrChange w:id="1776" w:author="Jarema Piekutowski" w:date="2022-09-08T08:48:00Z">
          <w:pPr/>
        </w:pPrChange>
      </w:pPr>
      <w:del w:id="1777" w:author="Jarema Piekutowski" w:date="2022-09-08T08:48:00Z">
        <w:r w:rsidRPr="00777EA8" w:rsidDel="00AC4AE7">
          <w:rPr>
            <w:lang w:eastAsia="pl-PL"/>
          </w:rPr>
          <w:delText xml:space="preserve">Zgodnie z zapisami OPZ </w:delText>
        </w:r>
        <w:r w:rsidRPr="00777EA8" w:rsidDel="00AC4AE7">
          <w:delText>analizy porównawcze z innymi programami operacyjnymi powinny być wykorzystane co najmniej w zadaniu badawczym nr 2 do oceny komplementarności działań POPW z działaniami w ramach innych programów operacyjnych realizowanych w Polsce Wschodniej oraz w zadaniu nr 6 wykorzystując wyniki ewaluacji efektów zagranicznych programów ponadregionalnych o podobnej skali jak POPW.</w:delText>
        </w:r>
        <w:r w:rsidDel="00AC4AE7">
          <w:delText xml:space="preserve"> Wykonawca proponuje również uwzględnienie analiz porównawczych w Zadaniu 3 poprzez analizę działań zaradczych podejmowanych na szczeblu instytucjonalnym w przypadku niższego niż spodziewany popytu na wsparcie.</w:delText>
        </w:r>
      </w:del>
    </w:p>
    <w:p w14:paraId="06177DFB" w14:textId="6A69D051" w:rsidR="008362CC" w:rsidRPr="004C499D" w:rsidDel="00AC4AE7" w:rsidRDefault="001D0179" w:rsidP="00AC4AE7">
      <w:pPr>
        <w:rPr>
          <w:del w:id="1778" w:author="Jarema Piekutowski" w:date="2022-09-08T08:48:00Z"/>
          <w:lang w:eastAsia="pl-PL"/>
        </w:rPr>
        <w:pPrChange w:id="1779" w:author="Jarema Piekutowski" w:date="2022-09-08T08:48:00Z">
          <w:pPr>
            <w:pStyle w:val="Akapitzlist"/>
            <w:numPr>
              <w:numId w:val="24"/>
            </w:numPr>
            <w:ind w:left="432" w:hanging="432"/>
          </w:pPr>
        </w:pPrChange>
      </w:pPr>
      <w:del w:id="1780" w:author="Jarema Piekutowski" w:date="2022-09-08T08:48:00Z">
        <w:r w:rsidRPr="004C499D" w:rsidDel="00AC4AE7">
          <w:rPr>
            <w:lang w:eastAsia="pl-PL"/>
          </w:rPr>
          <w:delText>Zadanie 2</w:delText>
        </w:r>
        <w:r w:rsidR="008362CC" w:rsidRPr="004C499D" w:rsidDel="00AC4AE7">
          <w:rPr>
            <w:lang w:eastAsia="pl-PL"/>
          </w:rPr>
          <w:delText xml:space="preserve"> Identyfikacja czynników wpływających na osiąganie celów POPW</w:delText>
        </w:r>
      </w:del>
    </w:p>
    <w:p w14:paraId="249D8512" w14:textId="1F490AAD" w:rsidR="001D0179" w:rsidDel="00AC4AE7" w:rsidRDefault="001D0179" w:rsidP="00AC4AE7">
      <w:pPr>
        <w:rPr>
          <w:del w:id="1781" w:author="Jarema Piekutowski" w:date="2022-09-08T08:48:00Z"/>
          <w:lang w:eastAsia="pl-PL"/>
        </w:rPr>
        <w:pPrChange w:id="1782" w:author="Jarema Piekutowski" w:date="2022-09-08T08:48:00Z">
          <w:pPr/>
        </w:pPrChange>
      </w:pPr>
      <w:del w:id="1783" w:author="Jarema Piekutowski" w:date="2022-09-08T08:48:00Z">
        <w:r w:rsidDel="00AC4AE7">
          <w:rPr>
            <w:lang w:eastAsia="pl-PL"/>
          </w:rPr>
          <w:delText>W Zadaniu 2 analiza porównawcza między POPW a programami krajowymi i regionalnymi zostanie przeprowadzona w ujęciu:</w:delText>
        </w:r>
      </w:del>
    </w:p>
    <w:p w14:paraId="4A06C7F3" w14:textId="76A49A5F" w:rsidR="001D0179" w:rsidDel="00AC4AE7" w:rsidRDefault="001D0179" w:rsidP="00AC4AE7">
      <w:pPr>
        <w:rPr>
          <w:del w:id="1784" w:author="Jarema Piekutowski" w:date="2022-09-08T08:48:00Z"/>
          <w:lang w:eastAsia="pl-PL"/>
        </w:rPr>
        <w:pPrChange w:id="1785" w:author="Jarema Piekutowski" w:date="2022-09-08T08:48:00Z">
          <w:pPr>
            <w:pStyle w:val="Akapitzlist"/>
            <w:numPr>
              <w:numId w:val="20"/>
            </w:numPr>
            <w:ind w:hanging="360"/>
          </w:pPr>
        </w:pPrChange>
      </w:pPr>
      <w:commentRangeStart w:id="1786"/>
      <w:del w:id="1787" w:author="Jarema Piekutowski" w:date="2022-09-08T08:48:00Z">
        <w:r w:rsidDel="00AC4AE7">
          <w:rPr>
            <w:lang w:eastAsia="pl-PL"/>
          </w:rPr>
          <w:delText>liczby</w:delText>
        </w:r>
        <w:commentRangeEnd w:id="1786"/>
        <w:r w:rsidR="00470819" w:rsidDel="00AC4AE7">
          <w:rPr>
            <w:rStyle w:val="Odwoaniedokomentarza"/>
          </w:rPr>
          <w:commentReference w:id="1786"/>
        </w:r>
        <w:r w:rsidDel="00AC4AE7">
          <w:rPr>
            <w:lang w:eastAsia="pl-PL"/>
          </w:rPr>
          <w:delText xml:space="preserve"> rozwiązywanych umów, </w:delText>
        </w:r>
      </w:del>
    </w:p>
    <w:p w14:paraId="013188E7" w14:textId="0F7FAFDA" w:rsidR="001D0179" w:rsidDel="00AC4AE7" w:rsidRDefault="001D0179" w:rsidP="00AC4AE7">
      <w:pPr>
        <w:rPr>
          <w:del w:id="1788" w:author="Jarema Piekutowski" w:date="2022-09-08T08:48:00Z"/>
          <w:lang w:eastAsia="pl-PL"/>
        </w:rPr>
        <w:pPrChange w:id="1789" w:author="Jarema Piekutowski" w:date="2022-09-08T08:48:00Z">
          <w:pPr>
            <w:pStyle w:val="Akapitzlist"/>
            <w:numPr>
              <w:numId w:val="20"/>
            </w:numPr>
            <w:ind w:hanging="360"/>
          </w:pPr>
        </w:pPrChange>
      </w:pPr>
      <w:del w:id="1790" w:author="Jarema Piekutowski" w:date="2022-09-08T08:48:00Z">
        <w:r w:rsidDel="00AC4AE7">
          <w:rPr>
            <w:lang w:eastAsia="pl-PL"/>
          </w:rPr>
          <w:delText>zmian wartości docelowych wskaźników na etapie realizacji poszczególnych programów operacyjnych,</w:delText>
        </w:r>
      </w:del>
    </w:p>
    <w:p w14:paraId="645DAE4D" w14:textId="379E81E9" w:rsidR="001D0179" w:rsidDel="00AC4AE7" w:rsidRDefault="001D0179" w:rsidP="00AC4AE7">
      <w:pPr>
        <w:rPr>
          <w:del w:id="1791" w:author="Jarema Piekutowski" w:date="2022-09-08T08:48:00Z"/>
          <w:lang w:eastAsia="pl-PL"/>
        </w:rPr>
        <w:pPrChange w:id="1792" w:author="Jarema Piekutowski" w:date="2022-09-08T08:48:00Z">
          <w:pPr>
            <w:pStyle w:val="Akapitzlist"/>
            <w:numPr>
              <w:numId w:val="20"/>
            </w:numPr>
            <w:ind w:hanging="360"/>
          </w:pPr>
        </w:pPrChange>
      </w:pPr>
      <w:del w:id="1793" w:author="Jarema Piekutowski" w:date="2022-09-08T08:48:00Z">
        <w:r w:rsidDel="00AC4AE7">
          <w:rPr>
            <w:lang w:eastAsia="pl-PL"/>
          </w:rPr>
          <w:delText>ewentualnych kolizji związanych z nakładaniem się harmonogramu naboru w poszczególnych programach operacyjnych,</w:delText>
        </w:r>
      </w:del>
    </w:p>
    <w:p w14:paraId="78F4BC80" w14:textId="0172ED09" w:rsidR="001D0179" w:rsidDel="00AC4AE7" w:rsidRDefault="001D0179" w:rsidP="00AC4AE7">
      <w:pPr>
        <w:rPr>
          <w:del w:id="1794" w:author="Jarema Piekutowski" w:date="2022-09-08T08:48:00Z"/>
          <w:lang w:eastAsia="pl-PL"/>
        </w:rPr>
        <w:pPrChange w:id="1795" w:author="Jarema Piekutowski" w:date="2022-09-08T08:48:00Z">
          <w:pPr>
            <w:pStyle w:val="Akapitzlist"/>
            <w:numPr>
              <w:numId w:val="20"/>
            </w:numPr>
            <w:ind w:hanging="360"/>
          </w:pPr>
        </w:pPrChange>
      </w:pPr>
      <w:del w:id="1796" w:author="Jarema Piekutowski" w:date="2022-09-08T08:48:00Z">
        <w:r w:rsidDel="00AC4AE7">
          <w:rPr>
            <w:lang w:eastAsia="pl-PL"/>
          </w:rPr>
          <w:delText>konkurencyjności wsparcia z innych programów operacyjnych  (w kategoriach wysokości dofinansowania, minimalnej wartości projektu, wymagań wykraczających poza zapisy wytycznych obszarowych)</w:delText>
        </w:r>
      </w:del>
    </w:p>
    <w:p w14:paraId="5FF081D2" w14:textId="52015A2F" w:rsidR="001D0179" w:rsidDel="00AC4AE7" w:rsidRDefault="001D0179" w:rsidP="00AC4AE7">
      <w:pPr>
        <w:rPr>
          <w:del w:id="1797" w:author="Jarema Piekutowski" w:date="2022-09-08T08:48:00Z"/>
          <w:lang w:eastAsia="pl-PL"/>
        </w:rPr>
        <w:pPrChange w:id="1798" w:author="Jarema Piekutowski" w:date="2022-09-08T08:48:00Z">
          <w:pPr/>
        </w:pPrChange>
      </w:pPr>
      <w:del w:id="1799" w:author="Jarema Piekutowski" w:date="2022-09-08T08:48:00Z">
        <w:r w:rsidDel="00AC4AE7">
          <w:rPr>
            <w:lang w:eastAsia="pl-PL"/>
          </w:rPr>
          <w:delText xml:space="preserve">Źródłem danych będą zapisy dokumentacji konkursowej,  </w:delText>
        </w:r>
        <w:r w:rsidR="008362CC" w:rsidDel="00AC4AE7">
          <w:rPr>
            <w:lang w:eastAsia="pl-PL"/>
          </w:rPr>
          <w:delText>s</w:delText>
        </w:r>
        <w:r w:rsidDel="00AC4AE7">
          <w:rPr>
            <w:lang w:eastAsia="pl-PL"/>
          </w:rPr>
          <w:delText xml:space="preserve">prawozdania z realizacji programów, ogólnodostępna dokumentacja konkursowa wraz z harmonogramem naborów oraz wyniki badania CAWI/CATI i IDI z beneficjentami. </w:delText>
        </w:r>
      </w:del>
    </w:p>
    <w:p w14:paraId="28B130EE" w14:textId="2DEE03B7" w:rsidR="001D0179" w:rsidRPr="00992CC8" w:rsidDel="00AC4AE7" w:rsidRDefault="001D0179" w:rsidP="00AC4AE7">
      <w:pPr>
        <w:rPr>
          <w:del w:id="1800" w:author="Jarema Piekutowski" w:date="2022-09-08T08:48:00Z"/>
          <w:lang w:eastAsia="pl-PL"/>
        </w:rPr>
        <w:pPrChange w:id="1801" w:author="Jarema Piekutowski" w:date="2022-09-08T08:48:00Z">
          <w:pPr/>
        </w:pPrChange>
      </w:pPr>
      <w:del w:id="1802" w:author="Jarema Piekutowski" w:date="2022-09-08T08:48:00Z">
        <w:r w:rsidDel="00AC4AE7">
          <w:rPr>
            <w:lang w:eastAsia="pl-PL"/>
          </w:rPr>
          <w:delText xml:space="preserve">Informacje pozyskane w ramach analizy porównawczej zostaną przedstawione w postaci matrycy dla każdego typu projektu realizowanego w POPW w ramach danego PI. </w:delText>
        </w:r>
      </w:del>
    </w:p>
    <w:p w14:paraId="60FA3797" w14:textId="1DA0BE10" w:rsidR="008362CC" w:rsidRPr="006036F6" w:rsidDel="00AC4AE7" w:rsidRDefault="001D0179" w:rsidP="00AC4AE7">
      <w:pPr>
        <w:rPr>
          <w:del w:id="1803" w:author="Jarema Piekutowski" w:date="2022-09-08T08:48:00Z"/>
          <w:lang w:eastAsia="pl-PL"/>
        </w:rPr>
        <w:pPrChange w:id="1804" w:author="Jarema Piekutowski" w:date="2022-09-08T08:48:00Z">
          <w:pPr>
            <w:pStyle w:val="Akapitzlist"/>
            <w:numPr>
              <w:numId w:val="12"/>
            </w:numPr>
            <w:ind w:hanging="360"/>
          </w:pPr>
        </w:pPrChange>
      </w:pPr>
      <w:del w:id="1805" w:author="Jarema Piekutowski" w:date="2022-09-08T08:48:00Z">
        <w:r w:rsidRPr="00E7455A" w:rsidDel="00AC4AE7">
          <w:rPr>
            <w:lang w:eastAsia="pl-PL"/>
          </w:rPr>
          <w:delText>Zadanie 3</w:delText>
        </w:r>
        <w:r w:rsidR="008362CC" w:rsidDel="00AC4AE7">
          <w:rPr>
            <w:lang w:eastAsia="pl-PL"/>
          </w:rPr>
          <w:delText xml:space="preserve"> Ocena instytucjonalnych i operacyjnych środków zaradczych</w:delText>
        </w:r>
      </w:del>
    </w:p>
    <w:p w14:paraId="3DF6D829" w14:textId="615690A6" w:rsidR="001D0179" w:rsidRPr="00992CC8" w:rsidDel="00AC4AE7" w:rsidRDefault="001D0179" w:rsidP="00AC4AE7">
      <w:pPr>
        <w:rPr>
          <w:del w:id="1806" w:author="Jarema Piekutowski" w:date="2022-09-08T08:48:00Z"/>
          <w:rFonts w:eastAsia="Times New Roman" w:cstheme="minorHAnsi"/>
          <w:lang w:eastAsia="pl-PL"/>
        </w:rPr>
        <w:pPrChange w:id="1807" w:author="Jarema Piekutowski" w:date="2022-09-08T08:48:00Z">
          <w:pPr/>
        </w:pPrChange>
      </w:pPr>
      <w:del w:id="1808" w:author="Jarema Piekutowski" w:date="2022-09-08T08:48:00Z">
        <w:r w:rsidRPr="00992CC8" w:rsidDel="00AC4AE7">
          <w:delText>W ramach zadania</w:delText>
        </w:r>
        <w:r w:rsidDel="00AC4AE7">
          <w:delText xml:space="preserve"> 3 analizy porównawcze obejmą  środki zaradcze podejmowane przez instytucje zarządzające komplementarnych programów operacyjnych w sytuacji niskiego zainteresowania potencjalnych wnioskodawców lub ryzyka rozwiązania umów. Źródłem danych będą sprawozdania z realizacji programów. </w:delText>
        </w:r>
        <w:r w:rsidDel="00AC4AE7">
          <w:rPr>
            <w:rFonts w:eastAsia="Times New Roman" w:cstheme="minorHAnsi"/>
            <w:lang w:eastAsia="pl-PL"/>
          </w:rPr>
          <w:delText xml:space="preserve">Informacje pozyskane w ramach analizy porównawczej zostaną przedstawione w postaci matrycy dla każdego typu projektu realizowanego w POPW w ramach danego PI. </w:delText>
        </w:r>
      </w:del>
    </w:p>
    <w:p w14:paraId="41CF741C" w14:textId="39E6E3D8" w:rsidR="001D0179" w:rsidDel="00AC4AE7" w:rsidRDefault="001D0179" w:rsidP="00AC4AE7">
      <w:pPr>
        <w:rPr>
          <w:del w:id="1809" w:author="Jarema Piekutowski" w:date="2022-09-08T08:48:00Z"/>
        </w:rPr>
        <w:pPrChange w:id="1810" w:author="Jarema Piekutowski" w:date="2022-09-08T08:48:00Z">
          <w:pPr>
            <w:pStyle w:val="Akapitzlist"/>
            <w:numPr>
              <w:numId w:val="19"/>
            </w:numPr>
            <w:ind w:hanging="360"/>
          </w:pPr>
        </w:pPrChange>
      </w:pPr>
      <w:del w:id="1811" w:author="Jarema Piekutowski" w:date="2022-09-08T08:48:00Z">
        <w:r w:rsidRPr="00A10B6A" w:rsidDel="00AC4AE7">
          <w:delText>Zadanie 6</w:delText>
        </w:r>
        <w:r w:rsidR="001021D7" w:rsidDel="00AC4AE7">
          <w:delText xml:space="preserve"> </w:delText>
        </w:r>
        <w:r w:rsidR="004C499D" w:rsidDel="00AC4AE7">
          <w:delText xml:space="preserve"> </w:delText>
        </w:r>
        <w:r w:rsidR="004C499D" w:rsidDel="00AC4AE7">
          <w:rPr>
            <w:lang w:eastAsia="pl-PL"/>
          </w:rPr>
          <w:delText>Ocena europejskiej wartości dodanej POPW</w:delText>
        </w:r>
      </w:del>
    </w:p>
    <w:p w14:paraId="4EA6407F" w14:textId="4F251686" w:rsidR="001D0179" w:rsidDel="00AC4AE7" w:rsidRDefault="001D0179" w:rsidP="00AC4AE7">
      <w:pPr>
        <w:rPr>
          <w:del w:id="1812" w:author="Jarema Piekutowski" w:date="2022-09-08T08:48:00Z"/>
        </w:rPr>
        <w:pPrChange w:id="1813" w:author="Jarema Piekutowski" w:date="2022-09-08T08:48:00Z">
          <w:pPr/>
        </w:pPrChange>
      </w:pPr>
      <w:del w:id="1814" w:author="Jarema Piekutowski" w:date="2022-09-08T08:48:00Z">
        <w:r w:rsidDel="00AC4AE7">
          <w:delText xml:space="preserve">Pierwszym krokiem postępowania badawczego będzie identyfikacja i kwerenda raportów ewaluacyjnych ponadregionalnych programów operacyjnych w skali UE. Następnie, na ich podstawie, wyszczególnione zostaną czynniki EAV odnotowane w przedmiotowych raportach i opracowaniach, opisane szerzej w rozdziale </w:delText>
        </w:r>
        <w:r w:rsidR="00C36486" w:rsidDel="00AC4AE7">
          <w:delText xml:space="preserve"> </w:delText>
        </w:r>
        <w:r w:rsidR="00E91302" w:rsidDel="00AC4AE7">
          <w:delText>6</w:delText>
        </w:r>
        <w:r w:rsidR="00C36486" w:rsidDel="00AC4AE7">
          <w:delText>.6</w:delText>
        </w:r>
      </w:del>
      <w:ins w:id="1815" w:author="Pokorski Jacek" w:date="2022-09-05T14:02:00Z">
        <w:del w:id="1816" w:author="Jarema Piekutowski" w:date="2022-09-08T08:48:00Z">
          <w:r w:rsidR="007A2893" w:rsidDel="00AC4AE7">
            <w:delText>,</w:delText>
          </w:r>
        </w:del>
      </w:ins>
      <w:del w:id="1817" w:author="Jarema Piekutowski" w:date="2022-09-08T08:48:00Z">
        <w:r w:rsidR="00C36486" w:rsidDel="00AC4AE7">
          <w:delText xml:space="preserve"> </w:delText>
        </w:r>
        <w:r w:rsidDel="00AC4AE7">
          <w:delText xml:space="preserve">opisującym sposób udzielania odpowiedzi na Zadanie 6. W końcowym etapie postępowania badawczego przeprowadzona zostanie analiza porównawcza wniosków płynących z analizy raportów ewaluacyjnych innych ponadregionalnych programów operacyjnych w UE z wynikami postepowania badawczego określającego europejską wartość dodaną wsparcia POPW w jego poszczególnych obszarach. </w:delText>
        </w:r>
      </w:del>
    </w:p>
    <w:p w14:paraId="2FDD5271" w14:textId="3643CCDF" w:rsidR="004C499D" w:rsidDel="00AC4AE7" w:rsidRDefault="004C499D" w:rsidP="00AC4AE7">
      <w:pPr>
        <w:rPr>
          <w:del w:id="1818" w:author="Jarema Piekutowski" w:date="2022-09-08T08:48:00Z"/>
        </w:rPr>
        <w:pPrChange w:id="1819" w:author="Jarema Piekutowski" w:date="2022-09-08T08:48:00Z">
          <w:pPr>
            <w:pStyle w:val="Nagwek2"/>
          </w:pPr>
        </w:pPrChange>
      </w:pPr>
      <w:bookmarkStart w:id="1820" w:name="_Toc112688979"/>
      <w:del w:id="1821" w:author="Jarema Piekutowski" w:date="2022-09-08T08:48:00Z">
        <w:r w:rsidDel="00AC4AE7">
          <w:delText>Panele ekspertów</w:delText>
        </w:r>
        <w:bookmarkEnd w:id="1820"/>
      </w:del>
    </w:p>
    <w:p w14:paraId="6624B36B" w14:textId="3B665F0B" w:rsidR="00CE5CB9" w:rsidRPr="00CE5CB9" w:rsidDel="00AC4AE7" w:rsidRDefault="001D0179" w:rsidP="00AC4AE7">
      <w:pPr>
        <w:rPr>
          <w:del w:id="1822" w:author="Jarema Piekutowski" w:date="2022-09-08T08:48:00Z"/>
          <w:rStyle w:val="Wyrnienieintensywne"/>
          <w:i w:val="0"/>
          <w:iCs w:val="0"/>
        </w:rPr>
        <w:pPrChange w:id="1823" w:author="Jarema Piekutowski" w:date="2022-09-08T08:48:00Z">
          <w:pPr/>
        </w:pPrChange>
      </w:pPr>
      <w:del w:id="1824" w:author="Jarema Piekutowski" w:date="2022-09-08T08:48:00Z">
        <w:r w:rsidDel="00AC4AE7">
          <w:delText xml:space="preserve"> </w:delText>
        </w:r>
        <w:r w:rsidR="00CE5CB9" w:rsidRPr="00CE5CB9" w:rsidDel="00AC4AE7">
          <w:rPr>
            <w:rStyle w:val="Wyrnienieintensywne"/>
            <w:i w:val="0"/>
            <w:iCs w:val="0"/>
          </w:rPr>
          <w:delText>Opis metody</w:delText>
        </w:r>
      </w:del>
    </w:p>
    <w:p w14:paraId="2903F361" w14:textId="2BA228F0" w:rsidR="00CE5CB9" w:rsidRPr="00CE5CB9" w:rsidDel="00AC4AE7" w:rsidRDefault="00CE5CB9" w:rsidP="00AC4AE7">
      <w:pPr>
        <w:rPr>
          <w:del w:id="1825" w:author="Jarema Piekutowski" w:date="2022-09-08T08:48:00Z"/>
          <w:rStyle w:val="Wyrnienieintensywne"/>
          <w:rFonts w:cstheme="minorHAnsi"/>
          <w:i w:val="0"/>
          <w:iCs w:val="0"/>
          <w:color w:val="auto"/>
        </w:rPr>
        <w:pPrChange w:id="1826" w:author="Jarema Piekutowski" w:date="2022-09-08T08:48:00Z">
          <w:pPr/>
        </w:pPrChange>
      </w:pPr>
      <w:del w:id="1827" w:author="Jarema Piekutowski" w:date="2022-09-08T08:48:00Z">
        <w:r w:rsidRPr="00CE5CB9" w:rsidDel="00AC4AE7">
          <w:rPr>
            <w:rStyle w:val="Wyrnienieintensywne"/>
            <w:rFonts w:cstheme="minorHAnsi"/>
            <w:i w:val="0"/>
            <w:iCs w:val="0"/>
            <w:color w:val="auto"/>
          </w:rPr>
          <w:delText>Panel ekspertów to dyskusja zaproszonych ekspertów moderowana przez osobę prowadzącą spotkanie. Eksperci zapraszani na panele ekspertów posiadają wiedzę i doświadczenie w dziedzinie, której dotyczy panel aby mogli prowadzić merytoryczną dyskusję. W trakcie badania planujemy przeprowadzenie dwóch typów panelu ekspertów.</w:delText>
        </w:r>
      </w:del>
    </w:p>
    <w:p w14:paraId="179C8C1C" w14:textId="689EE576" w:rsidR="00CE5CB9" w:rsidRPr="00CE5CB9" w:rsidDel="00AC4AE7" w:rsidRDefault="00CE5CB9" w:rsidP="00AC4AE7">
      <w:pPr>
        <w:rPr>
          <w:del w:id="1828" w:author="Jarema Piekutowski" w:date="2022-09-08T08:48:00Z"/>
          <w:rStyle w:val="Wyrnienieintensywne"/>
          <w:rFonts w:cstheme="minorHAnsi"/>
          <w:b/>
          <w:bCs/>
          <w:i w:val="0"/>
          <w:iCs w:val="0"/>
          <w:color w:val="auto"/>
        </w:rPr>
        <w:pPrChange w:id="1829" w:author="Jarema Piekutowski" w:date="2022-09-08T08:48:00Z">
          <w:pPr/>
        </w:pPrChange>
      </w:pPr>
      <w:del w:id="1830" w:author="Jarema Piekutowski" w:date="2022-09-08T08:48:00Z">
        <w:r w:rsidRPr="00CE5CB9" w:rsidDel="00AC4AE7">
          <w:rPr>
            <w:rStyle w:val="Wyrnienieintensywne"/>
            <w:rFonts w:cstheme="minorHAnsi"/>
            <w:b/>
            <w:bCs/>
            <w:i w:val="0"/>
            <w:iCs w:val="0"/>
            <w:color w:val="auto"/>
          </w:rPr>
          <w:delText>Panel ekspertów I - Panel członków zespołu badawczego</w:delText>
        </w:r>
      </w:del>
    </w:p>
    <w:p w14:paraId="6BB7C6AA" w14:textId="0CCB2B7F" w:rsidR="00CE5CB9" w:rsidRPr="00CE5CB9" w:rsidDel="00AC4AE7" w:rsidRDefault="00CE5CB9" w:rsidP="00AC4AE7">
      <w:pPr>
        <w:rPr>
          <w:del w:id="1831" w:author="Jarema Piekutowski" w:date="2022-09-08T08:48:00Z"/>
          <w:rStyle w:val="Wyrnienieintensywne"/>
          <w:rFonts w:cstheme="minorHAnsi"/>
          <w:i w:val="0"/>
          <w:iCs w:val="0"/>
          <w:color w:val="auto"/>
        </w:rPr>
        <w:pPrChange w:id="1832" w:author="Jarema Piekutowski" w:date="2022-09-08T08:48:00Z">
          <w:pPr/>
        </w:pPrChange>
      </w:pPr>
      <w:del w:id="1833" w:author="Jarema Piekutowski" w:date="2022-09-08T08:48:00Z">
        <w:r w:rsidRPr="00CE5CB9" w:rsidDel="00AC4AE7">
          <w:rPr>
            <w:rStyle w:val="Wyrnienieintensywne"/>
            <w:rFonts w:cstheme="minorHAnsi"/>
            <w:i w:val="0"/>
            <w:iCs w:val="0"/>
            <w:color w:val="auto"/>
          </w:rPr>
          <w:delText>Pierwszym panelem, jaki zostanie przeprowadzony w trakcie trwania badania, będzie panel członków zespołu badawczego. Podczas panelu poddane dyskusji zostaną dotychczasowe wyniki badań oraz omówione zostaną problemy, jakie wystąpiły do tej pory w realizacji badania. Ponadto, uspójnione zostaną wnioski oraz rekomendacje z badania wypracowane przez poszczególnych członków zespołu, co następnie umożliwi poddanie ich weryfikacji podczas paneli ekspertów II.</w:delText>
        </w:r>
      </w:del>
    </w:p>
    <w:p w14:paraId="044D6651" w14:textId="4F899E9A" w:rsidR="00CE5CB9" w:rsidRPr="00CE5CB9" w:rsidDel="00AC4AE7" w:rsidRDefault="00CE5CB9" w:rsidP="00AC4AE7">
      <w:pPr>
        <w:rPr>
          <w:del w:id="1834" w:author="Jarema Piekutowski" w:date="2022-09-08T08:48:00Z"/>
          <w:rStyle w:val="Wyrnienieintensywne"/>
          <w:rFonts w:cstheme="minorHAnsi"/>
          <w:b/>
          <w:bCs/>
          <w:i w:val="0"/>
          <w:iCs w:val="0"/>
          <w:color w:val="auto"/>
        </w:rPr>
        <w:pPrChange w:id="1835" w:author="Jarema Piekutowski" w:date="2022-09-08T08:48:00Z">
          <w:pPr/>
        </w:pPrChange>
      </w:pPr>
      <w:del w:id="1836" w:author="Jarema Piekutowski" w:date="2022-09-08T08:48:00Z">
        <w:r w:rsidRPr="00CE5CB9" w:rsidDel="00AC4AE7">
          <w:rPr>
            <w:rStyle w:val="Wyrnienieintensywne"/>
            <w:rFonts w:cstheme="minorHAnsi"/>
            <w:b/>
            <w:bCs/>
            <w:i w:val="0"/>
            <w:iCs w:val="0"/>
            <w:color w:val="auto"/>
          </w:rPr>
          <w:delText>Panele ekspertów II  - Panele z ekspertami zewnętrznymi</w:delText>
        </w:r>
      </w:del>
    </w:p>
    <w:p w14:paraId="285ADCF6" w14:textId="7021E6E8" w:rsidR="00CE5CB9" w:rsidRPr="00CE5CB9" w:rsidDel="00AC4AE7" w:rsidRDefault="00CE5CB9" w:rsidP="00AC4AE7">
      <w:pPr>
        <w:rPr>
          <w:del w:id="1837" w:author="Jarema Piekutowski" w:date="2022-09-08T08:48:00Z"/>
          <w:rStyle w:val="Wyrnienieintensywne"/>
          <w:rFonts w:cstheme="minorHAnsi"/>
          <w:i w:val="0"/>
          <w:iCs w:val="0"/>
          <w:color w:val="auto"/>
        </w:rPr>
        <w:pPrChange w:id="1838" w:author="Jarema Piekutowski" w:date="2022-09-08T08:48:00Z">
          <w:pPr/>
        </w:pPrChange>
      </w:pPr>
      <w:del w:id="1839" w:author="Jarema Piekutowski" w:date="2022-09-08T08:48:00Z">
        <w:r w:rsidRPr="00CE5CB9" w:rsidDel="00AC4AE7">
          <w:rPr>
            <w:rStyle w:val="Wyrnienieintensywne"/>
            <w:rFonts w:cstheme="minorHAnsi"/>
            <w:i w:val="0"/>
            <w:iCs w:val="0"/>
            <w:color w:val="auto"/>
          </w:rPr>
          <w:delText xml:space="preserve">Celem paneli ekspertów będzie omówienie i weryfikacja najważniejszych wniosków z badania, a także przedyskutowanie i uzupełnienie propozycji wstępnych rekomendacji, wypracowanych przez Wykonawcę. Zostaną one przeprowadzony w końcowej fazie realizacji badań terenowych (przed złożeniem projektu raportu końcowego z badania). </w:delText>
        </w:r>
      </w:del>
    </w:p>
    <w:p w14:paraId="40DB914C" w14:textId="04AFF0FB" w:rsidR="00CE5CB9" w:rsidRPr="00CE5CB9" w:rsidDel="00AC4AE7" w:rsidRDefault="00CE5CB9" w:rsidP="00AC4AE7">
      <w:pPr>
        <w:rPr>
          <w:del w:id="1840" w:author="Jarema Piekutowski" w:date="2022-09-08T08:48:00Z"/>
          <w:rStyle w:val="Wyrnienieintensywne"/>
          <w:rFonts w:cstheme="minorHAnsi"/>
          <w:i w:val="0"/>
          <w:iCs w:val="0"/>
          <w:color w:val="auto"/>
        </w:rPr>
        <w:pPrChange w:id="1841" w:author="Jarema Piekutowski" w:date="2022-09-08T08:48:00Z">
          <w:pPr/>
        </w:pPrChange>
      </w:pPr>
      <w:del w:id="1842" w:author="Jarema Piekutowski" w:date="2022-09-08T08:48:00Z">
        <w:r w:rsidRPr="00CE5CB9" w:rsidDel="00AC4AE7">
          <w:rPr>
            <w:rStyle w:val="Wyrnienieintensywne"/>
            <w:rFonts w:cstheme="minorHAnsi"/>
            <w:i w:val="0"/>
            <w:iCs w:val="0"/>
            <w:color w:val="auto"/>
          </w:rPr>
          <w:delText>Panel będzie prowadzony w sposób ustrukturyzowany, z wykorzystaniem prezentacji. Uczestnicy spotkania zapoznają się z kluczowymi wynikami badania, które następnie będą omówione w trakcie moderowanej dyskusji, aktywizującej uczestników.  Eksperci zostaną poproszeni o ustosunkowanie się do materiału roboczego przedstawionego im przez Wykonawcę. Podejmowane w trakcie panelu kwestie będą odnosić się nie tylko do wiedzy eksperckiej uczestników, ale również intuicji opartej na ich wieloletnim doświadczeniu. Spotkanie pozwoli także ocenić, czy wszystkie problemy istotne z punktu widzenia ewaluacji zostały uwzględnione we wstępnych wnioskach wypracowanych przez Wykonawcę. Uwagi, sugestie i propozycje ekspertów przyczynią się do ostatecznego sformułowania rekomendacji z badania. Ostateczna wersja wniosków i rekomendacji przedstawiona Zamawiającemu będzie więc w możliwie najpełniejszy sposób odpowiadać celom stawianym badaniu.</w:delText>
        </w:r>
      </w:del>
    </w:p>
    <w:p w14:paraId="4261F8D6" w14:textId="0ABA1C40" w:rsidR="00CE5CB9" w:rsidRPr="00CE5CB9" w:rsidDel="00AC4AE7" w:rsidRDefault="00CE5CB9" w:rsidP="00AC4AE7">
      <w:pPr>
        <w:rPr>
          <w:del w:id="1843" w:author="Jarema Piekutowski" w:date="2022-09-08T08:48:00Z"/>
          <w:rStyle w:val="Wyrnienieintensywne"/>
          <w:rFonts w:cstheme="minorHAnsi"/>
          <w:i w:val="0"/>
          <w:iCs w:val="0"/>
          <w:color w:val="auto"/>
        </w:rPr>
        <w:pPrChange w:id="1844" w:author="Jarema Piekutowski" w:date="2022-09-08T08:48:00Z">
          <w:pPr/>
        </w:pPrChange>
      </w:pPr>
      <w:del w:id="1845" w:author="Jarema Piekutowski" w:date="2022-09-08T08:48:00Z">
        <w:r w:rsidRPr="00CE5CB9" w:rsidDel="00AC4AE7">
          <w:rPr>
            <w:rStyle w:val="Wyrnienieintensywne"/>
            <w:rFonts w:cstheme="minorHAnsi"/>
            <w:i w:val="0"/>
            <w:iCs w:val="0"/>
            <w:color w:val="auto"/>
          </w:rPr>
          <w:delText xml:space="preserve">Eksperci powinni mieć możliwość zapoznania się z wynikami analiz, które będą stanowiły podstawę ich pracy. Dlatego też uczestnicy panelu na minimum 3 dni przed spotkaniem zostaną zaznajomieni z ramowymi wynikami badań (m.in. z wnioskami i wstępnymi rekomendacjami), tak by na ich podstawie mogli się odnieść do zagadnień badawczych. Równocześnie, pomimo wcześniejszego przekazania panelistom materiałów, na początku spotkania zostaną przypomniane i zaakcentowane najważniejsze kwestie – po to, by dyskusja koncentrowała się na zagadnieniach istotnych z punktu widzenia celów badania i celów panelu. </w:delText>
        </w:r>
      </w:del>
    </w:p>
    <w:p w14:paraId="4393F69E" w14:textId="09A8622E" w:rsidR="00CE5CB9" w:rsidRPr="00CE5CB9" w:rsidDel="00AC4AE7" w:rsidRDefault="00CE5CB9" w:rsidP="00AC4AE7">
      <w:pPr>
        <w:rPr>
          <w:del w:id="1846" w:author="Jarema Piekutowski" w:date="2022-09-08T08:48:00Z"/>
          <w:rStyle w:val="Wyrnienieintensywne"/>
          <w:rFonts w:cstheme="minorHAnsi"/>
          <w:i w:val="0"/>
          <w:iCs w:val="0"/>
          <w:color w:val="auto"/>
        </w:rPr>
        <w:pPrChange w:id="1847" w:author="Jarema Piekutowski" w:date="2022-09-08T08:48:00Z">
          <w:pPr/>
        </w:pPrChange>
      </w:pPr>
      <w:del w:id="1848" w:author="Jarema Piekutowski" w:date="2022-09-08T08:48:00Z">
        <w:r w:rsidRPr="00CE5CB9" w:rsidDel="00AC4AE7">
          <w:rPr>
            <w:rStyle w:val="Wyrnienieintensywne"/>
            <w:rFonts w:cstheme="minorHAnsi"/>
            <w:i w:val="0"/>
            <w:iCs w:val="0"/>
            <w:color w:val="auto"/>
          </w:rPr>
          <w:delText>Scenariusz spotkania będzie miał charakter otwarty, co umożliwi pogłębienie dyskusji w obszarach o potencjalnie szczególnie dużej wartości dodanej dla treści produktów badania. Ponieważ przebieg panelu eksperckiego oraz dokładny zakres tematyczny poruszanych podczas niego kwestii jest w znacznej mierze determinowany wynikiem przeprowadzonych prac badawczych, to program panelu powstanie dopiero po wstępnej analizie zgromadzonych danych. Tym niemniej kluczowe będzie odnoszenie się do celów badania.</w:delText>
        </w:r>
      </w:del>
    </w:p>
    <w:p w14:paraId="1E68F32D" w14:textId="5B1806B7" w:rsidR="00CE5CB9" w:rsidRPr="00CE5CB9" w:rsidDel="00AC4AE7" w:rsidRDefault="00CE5CB9" w:rsidP="00AC4AE7">
      <w:pPr>
        <w:rPr>
          <w:del w:id="1849" w:author="Jarema Piekutowski" w:date="2022-09-08T08:48:00Z"/>
          <w:rStyle w:val="Wyrnienieintensywne"/>
          <w:rFonts w:cstheme="minorHAnsi"/>
          <w:i w:val="0"/>
          <w:iCs w:val="0"/>
          <w:color w:val="auto"/>
        </w:rPr>
        <w:pPrChange w:id="1850" w:author="Jarema Piekutowski" w:date="2022-09-08T08:48:00Z">
          <w:pPr/>
        </w:pPrChange>
      </w:pPr>
      <w:del w:id="1851" w:author="Jarema Piekutowski" w:date="2022-09-08T08:48:00Z">
        <w:r w:rsidRPr="00CE5CB9" w:rsidDel="00AC4AE7">
          <w:rPr>
            <w:rStyle w:val="Wyrnienieintensywne"/>
            <w:rFonts w:cstheme="minorHAnsi"/>
            <w:i w:val="0"/>
            <w:iCs w:val="0"/>
            <w:color w:val="auto"/>
          </w:rPr>
          <w:delText>Z każdego spotkania zostanie sporządzone nagranie audiowizualne, a także transkrypcja, które to zostaną udostępnione Zamawiającemu.</w:delText>
        </w:r>
      </w:del>
    </w:p>
    <w:p w14:paraId="3B45CEC7" w14:textId="30E4AE64" w:rsidR="00CE5CB9" w:rsidRPr="00CE5CB9" w:rsidDel="00AC4AE7" w:rsidRDefault="00CE5CB9" w:rsidP="00AC4AE7">
      <w:pPr>
        <w:rPr>
          <w:del w:id="1852" w:author="Jarema Piekutowski" w:date="2022-09-08T08:48:00Z"/>
          <w:rFonts w:eastAsia="Times New Roman" w:cstheme="minorHAnsi"/>
          <w:lang w:eastAsia="pl-PL"/>
        </w:rPr>
        <w:pPrChange w:id="1853" w:author="Jarema Piekutowski" w:date="2022-09-08T08:48:00Z">
          <w:pPr/>
        </w:pPrChange>
      </w:pPr>
      <w:del w:id="1854" w:author="Jarema Piekutowski" w:date="2022-09-08T08:48:00Z">
        <w:r w:rsidRPr="00CE5CB9" w:rsidDel="00AC4AE7">
          <w:rPr>
            <w:rFonts w:eastAsia="Times New Roman" w:cstheme="minorHAnsi"/>
            <w:color w:val="4472C4" w:themeColor="accent1"/>
            <w:lang w:eastAsia="pl-PL"/>
          </w:rPr>
          <w:delText xml:space="preserve">Dobór próby </w:delText>
        </w:r>
      </w:del>
    </w:p>
    <w:p w14:paraId="001A8270" w14:textId="2AC2D59F" w:rsidR="00CE5CB9" w:rsidRPr="00A33CE1" w:rsidDel="00AC4AE7" w:rsidRDefault="00CE5CB9" w:rsidP="00AC4AE7">
      <w:pPr>
        <w:rPr>
          <w:del w:id="1855" w:author="Jarema Piekutowski" w:date="2022-09-08T08:48:00Z"/>
          <w:rFonts w:cstheme="minorHAnsi"/>
        </w:rPr>
        <w:pPrChange w:id="1856" w:author="Jarema Piekutowski" w:date="2022-09-08T08:48:00Z">
          <w:pPr/>
        </w:pPrChange>
      </w:pPr>
      <w:del w:id="1857" w:author="Jarema Piekutowski" w:date="2022-09-08T08:48:00Z">
        <w:r w:rsidRPr="00A33CE1" w:rsidDel="00AC4AE7">
          <w:rPr>
            <w:rFonts w:cstheme="minorHAnsi"/>
          </w:rPr>
          <w:delText>Dobór próby w przypadku panel</w:delText>
        </w:r>
        <w:r w:rsidDel="00AC4AE7">
          <w:rPr>
            <w:rFonts w:cstheme="minorHAnsi"/>
          </w:rPr>
          <w:delText>i</w:delText>
        </w:r>
        <w:r w:rsidRPr="00A33CE1" w:rsidDel="00AC4AE7">
          <w:rPr>
            <w:rFonts w:cstheme="minorHAnsi"/>
          </w:rPr>
          <w:delText xml:space="preserve"> ekspertów będzie mieć charakter celowy. Oznacza to, iż do udziału w spotkaniu zaproszone zostaną osoby o doświadczeniu praktycznym lub akademickim. Z jednej strony – w odniesieniu do ekspertów – powyższy dobór wynika z konieczności wyboru osób, które ze względu na swoją praktyczną wiedzę i doświadczenie mogą udzielić informacji cennych z punktu widzenia celów badania oraz potrzeb informacyjnych Wykonawcy determinowanych sformułowanymi pytaniami badawczymi. Z drugiej strony – w odniesieniu do przedstawicieli praktyków</w:delText>
        </w:r>
        <w:r w:rsidDel="00AC4AE7">
          <w:rPr>
            <w:rFonts w:cstheme="minorHAnsi"/>
          </w:rPr>
          <w:delText xml:space="preserve"> </w:delText>
        </w:r>
        <w:r w:rsidRPr="00A33CE1" w:rsidDel="00AC4AE7">
          <w:rPr>
            <w:rFonts w:cstheme="minorHAnsi"/>
          </w:rPr>
          <w:delText>– stanowi on pochodną przekonania o potrzebie sformułowania rekomendacji nie tylko teoretycznie uzasadnionych i merytorycznie wzorcowych, ale również możliwych do implementacji przez podmioty, których one de facto dotyczą.</w:delText>
        </w:r>
        <w:r w:rsidDel="00AC4AE7">
          <w:rPr>
            <w:rFonts w:cstheme="minorHAnsi"/>
          </w:rPr>
          <w:delText xml:space="preserve"> </w:delText>
        </w:r>
        <w:r w:rsidRPr="006B02F6" w:rsidDel="00AC4AE7">
          <w:rPr>
            <w:rFonts w:cstheme="minorHAnsi"/>
          </w:rPr>
          <w:delText>Dobierając uczestników paneli ekspertów, będziemy starali się zapewnić jak największą różnorodność grupy.</w:delText>
        </w:r>
      </w:del>
    </w:p>
    <w:p w14:paraId="140AA382" w14:textId="0E7CD275" w:rsidR="00CE5CB9" w:rsidRPr="00A33CE1" w:rsidDel="00AC4AE7" w:rsidRDefault="00CE5CB9" w:rsidP="00AC4AE7">
      <w:pPr>
        <w:rPr>
          <w:del w:id="1858" w:author="Jarema Piekutowski" w:date="2022-09-08T08:48:00Z"/>
          <w:rFonts w:cstheme="minorHAnsi"/>
        </w:rPr>
        <w:pPrChange w:id="1859" w:author="Jarema Piekutowski" w:date="2022-09-08T08:48:00Z">
          <w:pPr/>
        </w:pPrChange>
      </w:pPr>
      <w:del w:id="1860" w:author="Jarema Piekutowski" w:date="2022-09-08T08:48:00Z">
        <w:r w:rsidRPr="00A33CE1" w:rsidDel="00AC4AE7">
          <w:rPr>
            <w:rFonts w:cstheme="minorHAnsi"/>
          </w:rPr>
          <w:delText xml:space="preserve">Eksperci zaproponowani przez Wykonawcę zostaną najpierw przedstawieni Zamawiającemu w celu uzyskania jego akceptacji dla udziału w panelu. W przypadku niedostępności proponowanych ekspertów zaproponowane zostaną inne osoby z listy rezerwowej. Ostateczny skład panelu ekspertów zostanie uzgodniony z Zamawiającym w drodze kontaktów roboczych nie później niż </w:delText>
        </w:r>
        <w:r w:rsidDel="00AC4AE7">
          <w:rPr>
            <w:rFonts w:cstheme="minorHAnsi"/>
          </w:rPr>
          <w:delText>7 dni</w:delText>
        </w:r>
        <w:r w:rsidRPr="00A33CE1" w:rsidDel="00AC4AE7">
          <w:rPr>
            <w:rFonts w:cstheme="minorHAnsi"/>
          </w:rPr>
          <w:delText xml:space="preserve"> przed planowanym terminem panelu.</w:delText>
        </w:r>
      </w:del>
    </w:p>
    <w:p w14:paraId="772F7B21" w14:textId="140845B9" w:rsidR="00CE5CB9" w:rsidRPr="00A33CE1" w:rsidDel="00AC4AE7" w:rsidRDefault="00CE5CB9" w:rsidP="00AC4AE7">
      <w:pPr>
        <w:rPr>
          <w:del w:id="1861" w:author="Jarema Piekutowski" w:date="2022-09-08T08:48:00Z"/>
          <w:rFonts w:cstheme="minorHAnsi"/>
        </w:rPr>
        <w:pPrChange w:id="1862" w:author="Jarema Piekutowski" w:date="2022-09-08T08:48:00Z">
          <w:pPr/>
        </w:pPrChange>
      </w:pPr>
      <w:del w:id="1863" w:author="Jarema Piekutowski" w:date="2022-09-08T08:48:00Z">
        <w:r w:rsidDel="00AC4AE7">
          <w:rPr>
            <w:rFonts w:cstheme="minorHAnsi"/>
          </w:rPr>
          <w:delText xml:space="preserve">Przeprowadzone zostaną dwa panele ekspertów. </w:delText>
        </w:r>
        <w:r w:rsidRPr="00A33CE1" w:rsidDel="00AC4AE7">
          <w:rPr>
            <w:rFonts w:cstheme="minorHAnsi"/>
          </w:rPr>
          <w:delText>W</w:delText>
        </w:r>
        <w:r w:rsidDel="00AC4AE7">
          <w:rPr>
            <w:rFonts w:cstheme="minorHAnsi"/>
          </w:rPr>
          <w:delText xml:space="preserve"> każdym</w:delText>
        </w:r>
        <w:r w:rsidRPr="00A33CE1" w:rsidDel="00AC4AE7">
          <w:rPr>
            <w:rFonts w:cstheme="minorHAnsi"/>
          </w:rPr>
          <w:delText xml:space="preserve"> </w:delText>
        </w:r>
        <w:r w:rsidDel="00AC4AE7">
          <w:rPr>
            <w:rFonts w:cstheme="minorHAnsi"/>
          </w:rPr>
          <w:delText>z nich</w:delText>
        </w:r>
        <w:r w:rsidRPr="00A33CE1" w:rsidDel="00AC4AE7">
          <w:rPr>
            <w:rFonts w:cstheme="minorHAnsi"/>
          </w:rPr>
          <w:delText xml:space="preserve"> weźmie udział ok. </w:delText>
        </w:r>
        <w:r w:rsidDel="00AC4AE7">
          <w:rPr>
            <w:rFonts w:cstheme="minorHAnsi"/>
          </w:rPr>
          <w:delText>5-6</w:delText>
        </w:r>
        <w:r w:rsidRPr="00A33CE1" w:rsidDel="00AC4AE7">
          <w:rPr>
            <w:rFonts w:cstheme="minorHAnsi"/>
          </w:rPr>
          <w:delText xml:space="preserve"> osób. </w:delText>
        </w:r>
        <w:commentRangeStart w:id="1864"/>
        <w:commentRangeStart w:id="1865"/>
        <w:r w:rsidDel="00AC4AE7">
          <w:rPr>
            <w:rFonts w:cstheme="minorHAnsi"/>
          </w:rPr>
          <w:delText>W</w:delText>
        </w:r>
        <w:commentRangeEnd w:id="1864"/>
        <w:r w:rsidR="007A2893" w:rsidDel="00AC4AE7">
          <w:rPr>
            <w:rStyle w:val="Odwoaniedokomentarza"/>
          </w:rPr>
          <w:commentReference w:id="1864"/>
        </w:r>
        <w:r w:rsidDel="00AC4AE7">
          <w:rPr>
            <w:rFonts w:cstheme="minorHAnsi"/>
          </w:rPr>
          <w:delText xml:space="preserve"> ramach</w:delText>
        </w:r>
        <w:r w:rsidRPr="00290473" w:rsidDel="00AC4AE7">
          <w:rPr>
            <w:rFonts w:cstheme="minorHAnsi"/>
          </w:rPr>
          <w:delText xml:space="preserve"> </w:delText>
        </w:r>
        <w:r w:rsidDel="00AC4AE7">
          <w:rPr>
            <w:rFonts w:cstheme="minorHAnsi"/>
          </w:rPr>
          <w:delText>O</w:delText>
        </w:r>
        <w:r w:rsidRPr="00290473" w:rsidDel="00AC4AE7">
          <w:rPr>
            <w:rFonts w:cstheme="minorHAnsi"/>
          </w:rPr>
          <w:delText xml:space="preserve">si </w:delText>
        </w:r>
        <w:r w:rsidDel="00AC4AE7">
          <w:rPr>
            <w:rFonts w:cstheme="minorHAnsi"/>
          </w:rPr>
          <w:delText>P</w:delText>
        </w:r>
        <w:r w:rsidRPr="00290473" w:rsidDel="00AC4AE7">
          <w:rPr>
            <w:rFonts w:cstheme="minorHAnsi"/>
          </w:rPr>
          <w:delText>riorytetowej</w:delText>
        </w:r>
        <w:r w:rsidDel="00AC4AE7">
          <w:rPr>
            <w:rFonts w:cstheme="minorHAnsi"/>
          </w:rPr>
          <w:delText xml:space="preserve"> III proponujemy</w:delText>
        </w:r>
        <w:r w:rsidRPr="00290473" w:rsidDel="00AC4AE7">
          <w:rPr>
            <w:rFonts w:cstheme="minorHAnsi"/>
          </w:rPr>
          <w:delText xml:space="preserve"> przeprowadz</w:delText>
        </w:r>
        <w:r w:rsidDel="00AC4AE7">
          <w:rPr>
            <w:rFonts w:cstheme="minorHAnsi"/>
          </w:rPr>
          <w:delText>enie dwóch lub trzech</w:delText>
        </w:r>
        <w:r w:rsidRPr="00290473" w:rsidDel="00AC4AE7">
          <w:rPr>
            <w:rFonts w:cstheme="minorHAnsi"/>
          </w:rPr>
          <w:delText xml:space="preserve"> wywiad</w:delText>
        </w:r>
        <w:r w:rsidDel="00AC4AE7">
          <w:rPr>
            <w:rFonts w:cstheme="minorHAnsi"/>
          </w:rPr>
          <w:delText>ów</w:delText>
        </w:r>
        <w:r w:rsidRPr="00290473" w:rsidDel="00AC4AE7">
          <w:rPr>
            <w:rFonts w:cstheme="minorHAnsi"/>
          </w:rPr>
          <w:delText xml:space="preserve"> </w:delText>
        </w:r>
        <w:r w:rsidDel="00AC4AE7">
          <w:rPr>
            <w:rFonts w:cstheme="minorHAnsi"/>
          </w:rPr>
          <w:delText>pogłębionych</w:delText>
        </w:r>
        <w:r w:rsidRPr="00290473" w:rsidDel="00AC4AE7">
          <w:rPr>
            <w:rFonts w:cstheme="minorHAnsi"/>
          </w:rPr>
          <w:delText xml:space="preserve">. </w:delText>
        </w:r>
        <w:r w:rsidDel="00AC4AE7">
          <w:rPr>
            <w:rFonts w:cstheme="minorHAnsi"/>
          </w:rPr>
          <w:delText>W ramach każdego z nich możliwa będzie</w:delText>
        </w:r>
        <w:r w:rsidRPr="00290473" w:rsidDel="00AC4AE7">
          <w:rPr>
            <w:rFonts w:cstheme="minorHAnsi"/>
          </w:rPr>
          <w:delText xml:space="preserve"> </w:delText>
        </w:r>
        <w:r w:rsidDel="00AC4AE7">
          <w:rPr>
            <w:rFonts w:cstheme="minorHAnsi"/>
          </w:rPr>
          <w:delText>realizacja</w:delText>
        </w:r>
        <w:r w:rsidRPr="00290473" w:rsidDel="00AC4AE7">
          <w:rPr>
            <w:rFonts w:cstheme="minorHAnsi"/>
          </w:rPr>
          <w:delText xml:space="preserve"> diad lub triad</w:delText>
        </w:r>
        <w:r w:rsidDel="00AC4AE7">
          <w:rPr>
            <w:rFonts w:cstheme="minorHAnsi"/>
          </w:rPr>
          <w:delText xml:space="preserve">. Taki dobór próby uzasadniamy jednorodnością projektów realizowanych w ramach OP III, a także jednym typem beneficjenta (PKP PLK S.A.). </w:delText>
        </w:r>
        <w:commentRangeEnd w:id="1865"/>
        <w:r w:rsidR="00AC50F9" w:rsidDel="00AC4AE7">
          <w:rPr>
            <w:rStyle w:val="Odwoaniedokomentarza"/>
          </w:rPr>
          <w:commentReference w:id="1865"/>
        </w:r>
        <w:r w:rsidDel="00AC4AE7">
          <w:rPr>
            <w:rFonts w:cstheme="minorHAnsi"/>
          </w:rPr>
          <w:delText xml:space="preserve">W tym przypadku </w:delText>
        </w:r>
        <w:r w:rsidRPr="005414CB" w:rsidDel="00AC4AE7">
          <w:rPr>
            <w:rFonts w:cstheme="minorHAnsi"/>
          </w:rPr>
          <w:delText>wywiady będą stanowić większą wartość dodaną dla badania, z uwagi na możliwość dokładnego omówienia najbardziej problematycznych za</w:delText>
        </w:r>
        <w:r w:rsidDel="00AC4AE7">
          <w:rPr>
            <w:rFonts w:cstheme="minorHAnsi"/>
          </w:rPr>
          <w:delText xml:space="preserve">gadnień w ramach wąskiego obszaru tematycznego. Rozmowa indywidualna zapewnia większą </w:delText>
        </w:r>
        <w:r w:rsidRPr="00132F31" w:rsidDel="00AC4AE7">
          <w:rPr>
            <w:rFonts w:cstheme="minorHAnsi"/>
          </w:rPr>
          <w:delText>szczegółow</w:delText>
        </w:r>
        <w:r w:rsidDel="00AC4AE7">
          <w:rPr>
            <w:rFonts w:cstheme="minorHAnsi"/>
          </w:rPr>
          <w:delText>ość</w:delText>
        </w:r>
        <w:r w:rsidRPr="00132F31" w:rsidDel="00AC4AE7">
          <w:rPr>
            <w:rFonts w:cstheme="minorHAnsi"/>
          </w:rPr>
          <w:delText xml:space="preserve"> niż </w:delText>
        </w:r>
        <w:r w:rsidDel="00AC4AE7">
          <w:rPr>
            <w:rFonts w:cstheme="minorHAnsi"/>
          </w:rPr>
          <w:delText>spotkanie</w:delText>
        </w:r>
        <w:r w:rsidRPr="00132F31" w:rsidDel="00AC4AE7">
          <w:rPr>
            <w:rFonts w:cstheme="minorHAnsi"/>
          </w:rPr>
          <w:delText xml:space="preserve"> grupow</w:delText>
        </w:r>
        <w:r w:rsidDel="00AC4AE7">
          <w:rPr>
            <w:rFonts w:cstheme="minorHAnsi"/>
          </w:rPr>
          <w:delText xml:space="preserve">e, </w:delText>
        </w:r>
        <w:r w:rsidRPr="00132F31" w:rsidDel="00AC4AE7">
          <w:rPr>
            <w:rFonts w:cstheme="minorHAnsi"/>
          </w:rPr>
          <w:delText>ze względu na większą swobodę wypowiedzi</w:delText>
        </w:r>
        <w:r w:rsidDel="00AC4AE7">
          <w:rPr>
            <w:rFonts w:cstheme="minorHAnsi"/>
          </w:rPr>
          <w:delText xml:space="preserve">, pogłębianie istotnych kwestii, </w:delText>
        </w:r>
        <w:r w:rsidRPr="00132F31" w:rsidDel="00AC4AE7">
          <w:rPr>
            <w:rFonts w:cstheme="minorHAnsi"/>
          </w:rPr>
          <w:delText>możliwość zadawania przez prowadzącego dodatkowych pytań</w:delText>
        </w:r>
        <w:r w:rsidDel="00AC4AE7">
          <w:rPr>
            <w:rFonts w:cstheme="minorHAnsi"/>
          </w:rPr>
          <w:delText xml:space="preserve">. </w:delText>
        </w:r>
        <w:r w:rsidRPr="00132F31" w:rsidDel="00AC4AE7">
          <w:rPr>
            <w:rFonts w:cstheme="minorHAnsi"/>
          </w:rPr>
          <w:delText xml:space="preserve">Nie występuje negatywny wpływ ze strony grupy, co może mieć miejsce w </w:delText>
        </w:r>
        <w:r w:rsidDel="00AC4AE7">
          <w:rPr>
            <w:rFonts w:cstheme="minorHAnsi"/>
          </w:rPr>
          <w:delText>panelach ekspertów.</w:delText>
        </w:r>
      </w:del>
    </w:p>
    <w:p w14:paraId="7393A571" w14:textId="66571D89" w:rsidR="00CE5CB9" w:rsidRPr="00A33CE1" w:rsidDel="00AC4AE7" w:rsidRDefault="00CE5CB9" w:rsidP="00AC4AE7">
      <w:pPr>
        <w:rPr>
          <w:del w:id="1866" w:author="Jarema Piekutowski" w:date="2022-09-08T08:48:00Z"/>
          <w:rFonts w:cstheme="minorHAnsi"/>
        </w:rPr>
        <w:pPrChange w:id="1867" w:author="Jarema Piekutowski" w:date="2022-09-08T08:48:00Z">
          <w:pPr/>
        </w:pPrChange>
      </w:pPr>
      <w:commentRangeStart w:id="1868"/>
      <w:del w:id="1869" w:author="Jarema Piekutowski" w:date="2022-09-08T08:48:00Z">
        <w:r w:rsidRPr="00A33CE1" w:rsidDel="00AC4AE7">
          <w:rPr>
            <w:rFonts w:cstheme="minorHAnsi"/>
          </w:rPr>
          <w:delText>Wykonawca</w:delText>
        </w:r>
        <w:commentRangeEnd w:id="1868"/>
        <w:r w:rsidR="007A2893" w:rsidDel="00AC4AE7">
          <w:rPr>
            <w:rStyle w:val="Odwoaniedokomentarza"/>
          </w:rPr>
          <w:commentReference w:id="1868"/>
        </w:r>
        <w:r w:rsidRPr="00A33CE1" w:rsidDel="00AC4AE7">
          <w:rPr>
            <w:rFonts w:cstheme="minorHAnsi"/>
          </w:rPr>
          <w:delText xml:space="preserve"> poinformuje zawczasu Zamawiającego o terminie przeprowadzania</w:delText>
        </w:r>
        <w:r w:rsidDel="00AC4AE7">
          <w:rPr>
            <w:rFonts w:cstheme="minorHAnsi"/>
          </w:rPr>
          <w:delText xml:space="preserve"> każdego</w:delText>
        </w:r>
        <w:r w:rsidRPr="00A33CE1" w:rsidDel="00AC4AE7">
          <w:rPr>
            <w:rFonts w:cstheme="minorHAnsi"/>
          </w:rPr>
          <w:delText xml:space="preserve"> panelu, by umożliwić przedstawicielowi Zamawiającego udział w spotkaniu. </w:delText>
        </w:r>
      </w:del>
    </w:p>
    <w:p w14:paraId="023EC73B" w14:textId="00043149" w:rsidR="00CE5CB9" w:rsidRPr="00A33CE1" w:rsidDel="00AC4AE7" w:rsidRDefault="00CE5CB9" w:rsidP="00AC4AE7">
      <w:pPr>
        <w:rPr>
          <w:del w:id="1870" w:author="Jarema Piekutowski" w:date="2022-09-08T08:48:00Z"/>
          <w:rFonts w:cstheme="minorHAnsi"/>
        </w:rPr>
        <w:pPrChange w:id="1871" w:author="Jarema Piekutowski" w:date="2022-09-08T08:48:00Z">
          <w:pPr/>
        </w:pPrChange>
      </w:pPr>
      <w:del w:id="1872" w:author="Jarema Piekutowski" w:date="2022-09-08T08:48:00Z">
        <w:r w:rsidRPr="00A33CE1" w:rsidDel="00AC4AE7">
          <w:rPr>
            <w:rFonts w:cstheme="minorHAnsi"/>
          </w:rPr>
          <w:delText xml:space="preserve">Zaproszeni eksperci zostaną poproszeni o wyrażenie opinii na temat ustalonych w toku badania zagadnień podczas około dwugodzinnego spotkania. </w:delText>
        </w:r>
        <w:r w:rsidDel="00AC4AE7">
          <w:rPr>
            <w:rFonts w:cstheme="minorHAnsi"/>
          </w:rPr>
          <w:delText>Każdy p</w:delText>
        </w:r>
        <w:r w:rsidRPr="00A33CE1" w:rsidDel="00AC4AE7">
          <w:rPr>
            <w:rFonts w:cstheme="minorHAnsi"/>
          </w:rPr>
          <w:delText xml:space="preserve">anel będzie moderował członek zespołu badawczego, dysponujący wiedzą i umiejętnościami pozwalającymi mu na właściwe poprowadzenie dyskusji, tj. wykorzystanie (uprzednio zaprojektowanej) struktury określającej charakter i sposób dyskusji oraz „kanalizującej” pracę grupy w taki sposób, by zgromadzić wiedzę pozwalającą osiągnąć cele postawione przed panelem. </w:delText>
        </w:r>
      </w:del>
    </w:p>
    <w:p w14:paraId="3D6DDA8E" w14:textId="51BFD842" w:rsidR="00CE5CB9" w:rsidDel="00AC4AE7" w:rsidRDefault="00CE5CB9" w:rsidP="00AC4AE7">
      <w:pPr>
        <w:rPr>
          <w:del w:id="1873" w:author="Jarema Piekutowski" w:date="2022-09-08T08:48:00Z"/>
          <w:rFonts w:cstheme="minorHAnsi"/>
        </w:rPr>
        <w:pPrChange w:id="1874" w:author="Jarema Piekutowski" w:date="2022-09-08T08:48:00Z">
          <w:pPr/>
        </w:pPrChange>
      </w:pPr>
      <w:del w:id="1875" w:author="Jarema Piekutowski" w:date="2022-09-08T08:48:00Z">
        <w:r w:rsidRPr="00A33CE1" w:rsidDel="00AC4AE7">
          <w:rPr>
            <w:rFonts w:cstheme="minorHAnsi"/>
          </w:rPr>
          <w:delText>Wykonawca proponuje, aby panel</w:delText>
        </w:r>
        <w:r w:rsidDel="00AC4AE7">
          <w:rPr>
            <w:rFonts w:cstheme="minorHAnsi"/>
          </w:rPr>
          <w:delText>e</w:delText>
        </w:r>
        <w:r w:rsidRPr="00A33CE1" w:rsidDel="00AC4AE7">
          <w:rPr>
            <w:rFonts w:cstheme="minorHAnsi"/>
          </w:rPr>
          <w:delText xml:space="preserve"> ekspertów odbył</w:delText>
        </w:r>
        <w:r w:rsidDel="00AC4AE7">
          <w:rPr>
            <w:rFonts w:cstheme="minorHAnsi"/>
          </w:rPr>
          <w:delText>y</w:delText>
        </w:r>
        <w:r w:rsidRPr="00A33CE1" w:rsidDel="00AC4AE7">
          <w:rPr>
            <w:rFonts w:cstheme="minorHAnsi"/>
          </w:rPr>
          <w:delText xml:space="preserve"> się w formie zdalnej tj. za pośrednictwem komunikatorów Zoom/Teams lub pokrewnych. Z doświadczenia Wykonawcy wynika, że eksperci chętniej uczestniczą w działaniach, które wymagają od nich mniejszego zaangażowania czasowego. Wobec tego, prawdopodobnie będą oni bardziej skłonni wziąć udział w spotkaniu online, niż stacjonarnym, co często wymagałoby przemieszczenia się i tym samym konieczności przerwania pracy danego dnia/szukania zastępstwa. Ponadto, badanie będzie przypadało na okres </w:delText>
        </w:r>
        <w:r w:rsidDel="00AC4AE7">
          <w:rPr>
            <w:rFonts w:cstheme="minorHAnsi"/>
          </w:rPr>
          <w:delText>jesienno-</w:delText>
        </w:r>
        <w:r w:rsidRPr="00A33CE1" w:rsidDel="00AC4AE7">
          <w:rPr>
            <w:rFonts w:cstheme="minorHAnsi"/>
          </w:rPr>
          <w:delText>zimowy, co (jak pokazały ostatnie 2 lata) jest związane z wyższym ryzykiem zagrożenia wystąpienia epidemii Covid-19, a tym samym koniecznością ograniczenia kontaktów bezpośrednich.</w:delText>
        </w:r>
      </w:del>
    </w:p>
    <w:p w14:paraId="3A66554D" w14:textId="559EFDEB" w:rsidR="00CE5CB9" w:rsidDel="00AC4AE7" w:rsidRDefault="00CE5CB9" w:rsidP="00AC4AE7">
      <w:pPr>
        <w:rPr>
          <w:del w:id="1876" w:author="Jarema Piekutowski" w:date="2022-09-08T08:48:00Z"/>
          <w:rFonts w:cstheme="minorHAnsi"/>
        </w:rPr>
        <w:pPrChange w:id="1877" w:author="Jarema Piekutowski" w:date="2022-09-08T08:48:00Z">
          <w:pPr/>
        </w:pPrChange>
      </w:pPr>
      <w:del w:id="1878" w:author="Jarema Piekutowski" w:date="2022-09-08T08:48:00Z">
        <w:r w:rsidDel="00AC4AE7">
          <w:rPr>
            <w:rFonts w:cstheme="minorHAnsi"/>
          </w:rPr>
          <w:delText>Poniżej zaprezentowane zostały propozycje panelistów w ramach poszczególnych Osi Priorytetowych. Biorąc pod uwagę możliwość niedyspozycyjności części osób, zaproponowano szerokie listy ekspertów, w celu ewentualnej możliwości rekrutacji do panelu innych osób.</w:delText>
        </w:r>
      </w:del>
    </w:p>
    <w:p w14:paraId="02E3420B" w14:textId="308E2BA8" w:rsidR="00CE5CB9" w:rsidRPr="00C3722E" w:rsidDel="00AC4AE7" w:rsidRDefault="00CE5CB9" w:rsidP="00AC4AE7">
      <w:pPr>
        <w:rPr>
          <w:del w:id="1879" w:author="Jarema Piekutowski" w:date="2022-09-08T08:48:00Z"/>
          <w:i/>
        </w:rPr>
        <w:pPrChange w:id="1880" w:author="Jarema Piekutowski" w:date="2022-09-08T08:48:00Z">
          <w:pPr>
            <w:pStyle w:val="Legenda"/>
          </w:pPr>
        </w:pPrChange>
      </w:pPr>
      <w:bookmarkStart w:id="1881" w:name="_Toc112692633"/>
      <w:bookmarkStart w:id="1882" w:name="_Hlk112676734"/>
      <w:del w:id="1883" w:author="Jarema Piekutowski" w:date="2022-09-08T08:48:00Z">
        <w:r w:rsidRPr="00C3722E" w:rsidDel="00AC4AE7">
          <w:delText xml:space="preserve">Tabela </w:delText>
        </w:r>
        <w:r w:rsidR="00000000" w:rsidDel="00AC4AE7">
          <w:fldChar w:fldCharType="begin"/>
        </w:r>
        <w:r w:rsidR="00000000" w:rsidDel="00AC4AE7">
          <w:delInstrText xml:space="preserve"> SEQ Tabela \* ARABIC </w:delInstrText>
        </w:r>
        <w:r w:rsidR="00000000" w:rsidDel="00AC4AE7">
          <w:fldChar w:fldCharType="separate"/>
        </w:r>
        <w:r w:rsidR="004E29DA" w:rsidDel="00AC4AE7">
          <w:rPr>
            <w:noProof/>
          </w:rPr>
          <w:delText>16</w:delText>
        </w:r>
        <w:r w:rsidR="00000000" w:rsidDel="00AC4AE7">
          <w:rPr>
            <w:noProof/>
          </w:rPr>
          <w:fldChar w:fldCharType="end"/>
        </w:r>
        <w:r w:rsidRPr="00C3722E" w:rsidDel="00AC4AE7">
          <w:delText xml:space="preserve"> Panel ekspertów dla Osi Priorytetowej I - Przedsiębiorcza Polska Wschodnia</w:delText>
        </w:r>
        <w:bookmarkEnd w:id="1881"/>
      </w:del>
    </w:p>
    <w:tbl>
      <w:tblPr>
        <w:tblStyle w:val="Tabelasiatki4akcent5"/>
        <w:tblW w:w="0" w:type="auto"/>
        <w:tblLook w:val="04A0" w:firstRow="1" w:lastRow="0" w:firstColumn="1" w:lastColumn="0" w:noHBand="0" w:noVBand="1"/>
      </w:tblPr>
      <w:tblGrid>
        <w:gridCol w:w="4957"/>
        <w:gridCol w:w="4105"/>
      </w:tblGrid>
      <w:tr w:rsidR="00CE5CB9" w:rsidRPr="00290473" w:rsidDel="00AC4AE7" w14:paraId="6FC89329" w14:textId="62364238" w:rsidTr="00CE5CB9">
        <w:trPr>
          <w:cnfStyle w:val="100000000000" w:firstRow="1" w:lastRow="0" w:firstColumn="0" w:lastColumn="0" w:oddVBand="0" w:evenVBand="0" w:oddHBand="0" w:evenHBand="0" w:firstRowFirstColumn="0" w:firstRowLastColumn="0" w:lastRowFirstColumn="0" w:lastRowLastColumn="0"/>
          <w:tblHeader/>
          <w:del w:id="1884"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63695604" w14:textId="47B148A4" w:rsidR="00CE5CB9" w:rsidRPr="00290473" w:rsidDel="00AC4AE7" w:rsidRDefault="00CE5CB9" w:rsidP="00AC4AE7">
            <w:pPr>
              <w:rPr>
                <w:del w:id="1885" w:author="Jarema Piekutowski" w:date="2022-09-08T08:48:00Z"/>
                <w:rFonts w:cstheme="minorHAnsi"/>
              </w:rPr>
              <w:pPrChange w:id="1886" w:author="Jarema Piekutowski" w:date="2022-09-08T08:48:00Z">
                <w:pPr/>
              </w:pPrChange>
            </w:pPr>
            <w:del w:id="1887" w:author="Jarema Piekutowski" w:date="2022-09-08T08:48:00Z">
              <w:r w:rsidRPr="00290473" w:rsidDel="00AC4AE7">
                <w:rPr>
                  <w:rFonts w:cstheme="minorHAnsi"/>
                </w:rPr>
                <w:delText xml:space="preserve">Podmiot </w:delText>
              </w:r>
            </w:del>
          </w:p>
        </w:tc>
        <w:tc>
          <w:tcPr>
            <w:tcW w:w="4105" w:type="dxa"/>
          </w:tcPr>
          <w:p w14:paraId="5B15D63C" w14:textId="6914E8DC" w:rsidR="00CE5CB9" w:rsidRPr="00290473" w:rsidDel="00AC4AE7" w:rsidRDefault="00CE5CB9" w:rsidP="00AC4AE7">
            <w:pPr>
              <w:cnfStyle w:val="100000000000" w:firstRow="1" w:lastRow="0" w:firstColumn="0" w:lastColumn="0" w:oddVBand="0" w:evenVBand="0" w:oddHBand="0" w:evenHBand="0" w:firstRowFirstColumn="0" w:firstRowLastColumn="0" w:lastRowFirstColumn="0" w:lastRowLastColumn="0"/>
              <w:rPr>
                <w:del w:id="1888" w:author="Jarema Piekutowski" w:date="2022-09-08T08:48:00Z"/>
                <w:rFonts w:cstheme="minorHAnsi"/>
              </w:rPr>
              <w:pPrChange w:id="1889"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1890" w:author="Jarema Piekutowski" w:date="2022-09-08T08:48:00Z">
              <w:r w:rsidDel="00AC4AE7">
                <w:rPr>
                  <w:rFonts w:cstheme="minorHAnsi"/>
                </w:rPr>
                <w:delText>Ekspert</w:delText>
              </w:r>
            </w:del>
          </w:p>
        </w:tc>
      </w:tr>
      <w:tr w:rsidR="00CE5CB9" w:rsidRPr="00290473" w:rsidDel="00AC4AE7" w14:paraId="4685090A" w14:textId="1E1E4FD9" w:rsidTr="00AC50F9">
        <w:trPr>
          <w:cnfStyle w:val="000000100000" w:firstRow="0" w:lastRow="0" w:firstColumn="0" w:lastColumn="0" w:oddVBand="0" w:evenVBand="0" w:oddHBand="1" w:evenHBand="0" w:firstRowFirstColumn="0" w:firstRowLastColumn="0" w:lastRowFirstColumn="0" w:lastRowLastColumn="0"/>
          <w:del w:id="1891"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7CC28427" w14:textId="07581AF1" w:rsidR="00CE5CB9" w:rsidRPr="005414CB" w:rsidDel="00AC4AE7" w:rsidRDefault="00CE5CB9" w:rsidP="00AC4AE7">
            <w:pPr>
              <w:rPr>
                <w:del w:id="1892" w:author="Jarema Piekutowski" w:date="2022-09-08T08:48:00Z"/>
                <w:rFonts w:cstheme="minorHAnsi"/>
                <w:b w:val="0"/>
                <w:bCs w:val="0"/>
              </w:rPr>
              <w:pPrChange w:id="1893" w:author="Jarema Piekutowski" w:date="2022-09-08T08:48:00Z">
                <w:pPr/>
              </w:pPrChange>
            </w:pPr>
            <w:del w:id="1894" w:author="Jarema Piekutowski" w:date="2022-09-08T08:48:00Z">
              <w:r w:rsidRPr="005414CB" w:rsidDel="00AC4AE7">
                <w:rPr>
                  <w:rFonts w:cstheme="minorHAnsi"/>
                  <w:b w:val="0"/>
                  <w:bCs w:val="0"/>
                </w:rPr>
                <w:delText>Zakład Podstaw i Strategii Zarządzania, Uniwersytet w Białymstoku</w:delText>
              </w:r>
            </w:del>
          </w:p>
        </w:tc>
        <w:tc>
          <w:tcPr>
            <w:tcW w:w="4105" w:type="dxa"/>
          </w:tcPr>
          <w:p w14:paraId="4D54BA89" w14:textId="419C2403"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1895" w:author="Jarema Piekutowski" w:date="2022-09-08T08:48:00Z"/>
                <w:rFonts w:cstheme="minorHAnsi"/>
              </w:rPr>
              <w:pPrChange w:id="1896"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commentRangeStart w:id="1897"/>
            <w:del w:id="1898" w:author="Jarema Piekutowski" w:date="2022-09-08T08:48:00Z">
              <w:r w:rsidRPr="00290473" w:rsidDel="00AC4AE7">
                <w:rPr>
                  <w:rFonts w:cstheme="minorHAnsi"/>
                </w:rPr>
                <w:delText>Bogusław Plawgo (kierownik zakładu)</w:delText>
              </w:r>
              <w:commentRangeEnd w:id="1897"/>
              <w:r w:rsidR="00EE603F" w:rsidDel="00AC4AE7">
                <w:rPr>
                  <w:rStyle w:val="Odwoaniedokomentarza"/>
                </w:rPr>
                <w:commentReference w:id="1897"/>
              </w:r>
            </w:del>
          </w:p>
        </w:tc>
      </w:tr>
      <w:tr w:rsidR="00CE5CB9" w:rsidRPr="00290473" w:rsidDel="00AC4AE7" w14:paraId="5DED77B6" w14:textId="30B6BC6C" w:rsidTr="00AC50F9">
        <w:trPr>
          <w:del w:id="1899"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78B8945A" w14:textId="44B1A205" w:rsidR="00CE5CB9" w:rsidRPr="00CE5CB9" w:rsidDel="00AC4AE7" w:rsidRDefault="00CE5CB9" w:rsidP="00AC4AE7">
            <w:pPr>
              <w:rPr>
                <w:del w:id="1900" w:author="Jarema Piekutowski" w:date="2022-09-08T08:48:00Z"/>
                <w:rFonts w:cstheme="minorHAnsi"/>
                <w:b w:val="0"/>
                <w:bCs w:val="0"/>
                <w:lang w:val="en-US"/>
              </w:rPr>
              <w:pPrChange w:id="1901" w:author="Jarema Piekutowski" w:date="2022-09-08T08:48:00Z">
                <w:pPr/>
              </w:pPrChange>
            </w:pPr>
            <w:del w:id="1902" w:author="Jarema Piekutowski" w:date="2022-09-08T08:48:00Z">
              <w:r w:rsidRPr="00CE5CB9" w:rsidDel="00AC4AE7">
                <w:rPr>
                  <w:rFonts w:cstheme="minorHAnsi"/>
                  <w:b w:val="0"/>
                  <w:bCs w:val="0"/>
                  <w:lang w:val="en-US"/>
                </w:rPr>
                <w:delText>Head of Business Development, Fundacja Digital University</w:delText>
              </w:r>
            </w:del>
          </w:p>
        </w:tc>
        <w:tc>
          <w:tcPr>
            <w:tcW w:w="4105" w:type="dxa"/>
          </w:tcPr>
          <w:p w14:paraId="5C204B16" w14:textId="635AE2AC"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1903" w:author="Jarema Piekutowski" w:date="2022-09-08T08:48:00Z"/>
                <w:rFonts w:cstheme="minorHAnsi"/>
              </w:rPr>
              <w:pPrChange w:id="190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905" w:author="Jarema Piekutowski" w:date="2022-09-08T08:48:00Z">
              <w:r w:rsidRPr="00290473" w:rsidDel="00AC4AE7">
                <w:rPr>
                  <w:rFonts w:cstheme="minorHAnsi"/>
                </w:rPr>
                <w:delText>Izabela Bartnicka</w:delText>
              </w:r>
            </w:del>
          </w:p>
        </w:tc>
      </w:tr>
      <w:tr w:rsidR="00CE5CB9" w:rsidRPr="00290473" w:rsidDel="00AC4AE7" w14:paraId="79448EEE" w14:textId="383B231E" w:rsidTr="00AC50F9">
        <w:trPr>
          <w:cnfStyle w:val="000000100000" w:firstRow="0" w:lastRow="0" w:firstColumn="0" w:lastColumn="0" w:oddVBand="0" w:evenVBand="0" w:oddHBand="1" w:evenHBand="0" w:firstRowFirstColumn="0" w:firstRowLastColumn="0" w:lastRowFirstColumn="0" w:lastRowLastColumn="0"/>
          <w:del w:id="1906"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7A167075" w14:textId="2F7CB3FB" w:rsidR="00CE5CB9" w:rsidRPr="005414CB" w:rsidDel="00AC4AE7" w:rsidRDefault="00CE5CB9" w:rsidP="00AC4AE7">
            <w:pPr>
              <w:rPr>
                <w:del w:id="1907" w:author="Jarema Piekutowski" w:date="2022-09-08T08:48:00Z"/>
                <w:rFonts w:cstheme="minorHAnsi"/>
                <w:b w:val="0"/>
                <w:bCs w:val="0"/>
              </w:rPr>
              <w:pPrChange w:id="1908" w:author="Jarema Piekutowski" w:date="2022-09-08T08:48:00Z">
                <w:pPr/>
              </w:pPrChange>
            </w:pPr>
            <w:del w:id="1909" w:author="Jarema Piekutowski" w:date="2022-09-08T08:48:00Z">
              <w:r w:rsidRPr="005414CB" w:rsidDel="00AC4AE7">
                <w:rPr>
                  <w:rFonts w:cstheme="minorHAnsi"/>
                  <w:b w:val="0"/>
                  <w:bCs w:val="0"/>
                </w:rPr>
                <w:delText>Białostocki Park Naukowo-Technologiczny</w:delText>
              </w:r>
            </w:del>
          </w:p>
        </w:tc>
        <w:tc>
          <w:tcPr>
            <w:tcW w:w="4105" w:type="dxa"/>
          </w:tcPr>
          <w:p w14:paraId="49E5358F" w14:textId="5FF43FA9"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1910" w:author="Jarema Piekutowski" w:date="2022-09-08T08:48:00Z"/>
                <w:rFonts w:cstheme="minorHAnsi"/>
              </w:rPr>
              <w:pPrChange w:id="191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912" w:author="Jarema Piekutowski" w:date="2022-09-08T08:48:00Z">
              <w:r w:rsidRPr="00290473" w:rsidDel="00AC4AE7">
                <w:rPr>
                  <w:rFonts w:cstheme="minorHAnsi"/>
                </w:rPr>
                <w:delText>Anna Daszuta-Zalewska (dyrektorka)</w:delText>
              </w:r>
            </w:del>
          </w:p>
        </w:tc>
      </w:tr>
      <w:tr w:rsidR="00CE5CB9" w:rsidRPr="00290473" w:rsidDel="00AC4AE7" w14:paraId="0451682D" w14:textId="5567E8F9" w:rsidTr="00AC50F9">
        <w:trPr>
          <w:del w:id="1913"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562C3473" w14:textId="6D44D46E" w:rsidR="00CE5CB9" w:rsidRPr="005414CB" w:rsidDel="00AC4AE7" w:rsidRDefault="00CE5CB9" w:rsidP="00AC4AE7">
            <w:pPr>
              <w:rPr>
                <w:del w:id="1914" w:author="Jarema Piekutowski" w:date="2022-09-08T08:48:00Z"/>
                <w:rFonts w:cstheme="minorHAnsi"/>
                <w:b w:val="0"/>
                <w:bCs w:val="0"/>
              </w:rPr>
              <w:pPrChange w:id="1915" w:author="Jarema Piekutowski" w:date="2022-09-08T08:48:00Z">
                <w:pPr/>
              </w:pPrChange>
            </w:pPr>
            <w:del w:id="1916" w:author="Jarema Piekutowski" w:date="2022-09-08T08:48:00Z">
              <w:r w:rsidRPr="005414CB" w:rsidDel="00AC4AE7">
                <w:rPr>
                  <w:rFonts w:cstheme="minorHAnsi"/>
                  <w:b w:val="0"/>
                  <w:bCs w:val="0"/>
                </w:rPr>
                <w:delText>Związek Przedsiębiorców i Pracodawców Podkarpackich, firmy Nowa Telefonia sp. z o.o. i Progress Active sp. z o. o.</w:delText>
              </w:r>
            </w:del>
          </w:p>
        </w:tc>
        <w:tc>
          <w:tcPr>
            <w:tcW w:w="4105" w:type="dxa"/>
          </w:tcPr>
          <w:p w14:paraId="78E50082" w14:textId="17E8B4AC"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1917" w:author="Jarema Piekutowski" w:date="2022-09-08T08:48:00Z"/>
                <w:rFonts w:cstheme="minorHAnsi"/>
              </w:rPr>
              <w:pPrChange w:id="1918"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919" w:author="Jarema Piekutowski" w:date="2022-09-08T08:48:00Z">
              <w:r w:rsidRPr="00290473" w:rsidDel="00AC4AE7">
                <w:rPr>
                  <w:rFonts w:cstheme="minorHAnsi"/>
                </w:rPr>
                <w:delText>Mariusz Cząstkiewicz (założyciel związku, właściciel firm)</w:delText>
              </w:r>
            </w:del>
          </w:p>
        </w:tc>
      </w:tr>
      <w:tr w:rsidR="00CE5CB9" w:rsidRPr="00290473" w:rsidDel="00AC4AE7" w14:paraId="04CCE46C" w14:textId="1B7184FF" w:rsidTr="00AC50F9">
        <w:trPr>
          <w:cnfStyle w:val="000000100000" w:firstRow="0" w:lastRow="0" w:firstColumn="0" w:lastColumn="0" w:oddVBand="0" w:evenVBand="0" w:oddHBand="1" w:evenHBand="0" w:firstRowFirstColumn="0" w:firstRowLastColumn="0" w:lastRowFirstColumn="0" w:lastRowLastColumn="0"/>
          <w:del w:id="1920"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42163E05" w14:textId="4E393EF3" w:rsidR="00CE5CB9" w:rsidRPr="005414CB" w:rsidDel="00AC4AE7" w:rsidRDefault="00CE5CB9" w:rsidP="00AC4AE7">
            <w:pPr>
              <w:rPr>
                <w:del w:id="1921" w:author="Jarema Piekutowski" w:date="2022-09-08T08:48:00Z"/>
                <w:rFonts w:cstheme="minorHAnsi"/>
                <w:b w:val="0"/>
                <w:bCs w:val="0"/>
              </w:rPr>
              <w:pPrChange w:id="1922" w:author="Jarema Piekutowski" w:date="2022-09-08T08:48:00Z">
                <w:pPr/>
              </w:pPrChange>
            </w:pPr>
            <w:del w:id="1923" w:author="Jarema Piekutowski" w:date="2022-09-08T08:48:00Z">
              <w:r w:rsidRPr="005414CB" w:rsidDel="00AC4AE7">
                <w:rPr>
                  <w:rFonts w:cstheme="minorHAnsi"/>
                  <w:b w:val="0"/>
                  <w:bCs w:val="0"/>
                </w:rPr>
                <w:delText>Podlaski Związek Pracodawców</w:delText>
              </w:r>
            </w:del>
          </w:p>
        </w:tc>
        <w:tc>
          <w:tcPr>
            <w:tcW w:w="4105" w:type="dxa"/>
          </w:tcPr>
          <w:p w14:paraId="6A561E14" w14:textId="3C8A29C7"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1924" w:author="Jarema Piekutowski" w:date="2022-09-08T08:48:00Z"/>
                <w:rFonts w:cstheme="minorHAnsi"/>
              </w:rPr>
              <w:pPrChange w:id="192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926" w:author="Jarema Piekutowski" w:date="2022-09-08T08:48:00Z">
              <w:r w:rsidRPr="00290473" w:rsidDel="00AC4AE7">
                <w:rPr>
                  <w:rFonts w:cstheme="minorHAnsi"/>
                </w:rPr>
                <w:delText>Tomasz Kozłowski (prezes)</w:delText>
              </w:r>
            </w:del>
          </w:p>
        </w:tc>
      </w:tr>
      <w:tr w:rsidR="00CE5CB9" w:rsidRPr="00290473" w:rsidDel="00AC4AE7" w14:paraId="152F141C" w14:textId="10C05C88" w:rsidTr="00AC50F9">
        <w:trPr>
          <w:del w:id="1927"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4363C014" w14:textId="63F49848" w:rsidR="00CE5CB9" w:rsidRPr="005414CB" w:rsidDel="00AC4AE7" w:rsidRDefault="00CE5CB9" w:rsidP="00AC4AE7">
            <w:pPr>
              <w:rPr>
                <w:del w:id="1928" w:author="Jarema Piekutowski" w:date="2022-09-08T08:48:00Z"/>
                <w:rFonts w:cstheme="minorHAnsi"/>
                <w:b w:val="0"/>
                <w:bCs w:val="0"/>
              </w:rPr>
              <w:pPrChange w:id="1929" w:author="Jarema Piekutowski" w:date="2022-09-08T08:48:00Z">
                <w:pPr/>
              </w:pPrChange>
            </w:pPr>
            <w:del w:id="1930" w:author="Jarema Piekutowski" w:date="2022-09-08T08:48:00Z">
              <w:r w:rsidRPr="005414CB" w:rsidDel="00AC4AE7">
                <w:rPr>
                  <w:rFonts w:cstheme="minorHAnsi"/>
                  <w:b w:val="0"/>
                  <w:bCs w:val="0"/>
                </w:rPr>
                <w:delText>Związek Przedsiębiorców i Pracodawców Lubelskie</w:delText>
              </w:r>
            </w:del>
          </w:p>
        </w:tc>
        <w:tc>
          <w:tcPr>
            <w:tcW w:w="4105" w:type="dxa"/>
          </w:tcPr>
          <w:p w14:paraId="64CC859F" w14:textId="6CEB0F8C"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1931" w:author="Jarema Piekutowski" w:date="2022-09-08T08:48:00Z"/>
                <w:rFonts w:cstheme="minorHAnsi"/>
              </w:rPr>
              <w:pPrChange w:id="1932"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933" w:author="Jarema Piekutowski" w:date="2022-09-08T08:48:00Z">
              <w:r w:rsidRPr="00290473" w:rsidDel="00AC4AE7">
                <w:rPr>
                  <w:rFonts w:cstheme="minorHAnsi"/>
                </w:rPr>
                <w:delText>Leszek Kędzierawski (prezes zarządu)</w:delText>
              </w:r>
            </w:del>
          </w:p>
        </w:tc>
      </w:tr>
      <w:tr w:rsidR="00CE5CB9" w:rsidRPr="00290473" w:rsidDel="00AC4AE7" w14:paraId="3A7C6ECD" w14:textId="5DC966A5" w:rsidTr="00AC50F9">
        <w:trPr>
          <w:cnfStyle w:val="000000100000" w:firstRow="0" w:lastRow="0" w:firstColumn="0" w:lastColumn="0" w:oddVBand="0" w:evenVBand="0" w:oddHBand="1" w:evenHBand="0" w:firstRowFirstColumn="0" w:firstRowLastColumn="0" w:lastRowFirstColumn="0" w:lastRowLastColumn="0"/>
          <w:del w:id="1934"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4A232680" w14:textId="61A0FC5B" w:rsidR="00CE5CB9" w:rsidRPr="005414CB" w:rsidDel="00AC4AE7" w:rsidRDefault="00CE5CB9" w:rsidP="00AC4AE7">
            <w:pPr>
              <w:rPr>
                <w:del w:id="1935" w:author="Jarema Piekutowski" w:date="2022-09-08T08:48:00Z"/>
                <w:rFonts w:cstheme="minorHAnsi"/>
                <w:b w:val="0"/>
                <w:bCs w:val="0"/>
              </w:rPr>
              <w:pPrChange w:id="1936" w:author="Jarema Piekutowski" w:date="2022-09-08T08:48:00Z">
                <w:pPr/>
              </w:pPrChange>
            </w:pPr>
            <w:del w:id="1937" w:author="Jarema Piekutowski" w:date="2022-09-08T08:48:00Z">
              <w:r w:rsidRPr="005414CB" w:rsidDel="00AC4AE7">
                <w:rPr>
                  <w:rFonts w:cstheme="minorHAnsi"/>
                  <w:b w:val="0"/>
                  <w:bCs w:val="0"/>
                </w:rPr>
                <w:delText xml:space="preserve">Politechnika Rzeszowska, Katedra Przedsiębiorczości, Zarządzania i Ekoinnowacyjności </w:delText>
              </w:r>
            </w:del>
          </w:p>
        </w:tc>
        <w:tc>
          <w:tcPr>
            <w:tcW w:w="4105" w:type="dxa"/>
          </w:tcPr>
          <w:p w14:paraId="4188DC69" w14:textId="685D4914"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1938" w:author="Jarema Piekutowski" w:date="2022-09-08T08:48:00Z"/>
                <w:rFonts w:cstheme="minorHAnsi"/>
              </w:rPr>
              <w:pPrChange w:id="1939"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940" w:author="Jarema Piekutowski" w:date="2022-09-08T08:48:00Z">
              <w:r w:rsidRPr="00290473" w:rsidDel="00AC4AE7">
                <w:rPr>
                  <w:rFonts w:cstheme="minorHAnsi"/>
                </w:rPr>
                <w:delText>prof. dr hab. Inż. Woźniak Leszek</w:delText>
              </w:r>
            </w:del>
          </w:p>
        </w:tc>
      </w:tr>
      <w:tr w:rsidR="00CE5CB9" w:rsidRPr="00290473" w:rsidDel="00AC4AE7" w14:paraId="34EF72F8" w14:textId="20CD7314" w:rsidTr="00AC50F9">
        <w:trPr>
          <w:del w:id="1941"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4E27C3B9" w14:textId="7BE9869B" w:rsidR="00CE5CB9" w:rsidRPr="005414CB" w:rsidDel="00AC4AE7" w:rsidRDefault="00CE5CB9" w:rsidP="00AC4AE7">
            <w:pPr>
              <w:rPr>
                <w:del w:id="1942" w:author="Jarema Piekutowski" w:date="2022-09-08T08:48:00Z"/>
                <w:rFonts w:cstheme="minorHAnsi"/>
                <w:b w:val="0"/>
                <w:bCs w:val="0"/>
              </w:rPr>
              <w:pPrChange w:id="1943" w:author="Jarema Piekutowski" w:date="2022-09-08T08:48:00Z">
                <w:pPr/>
              </w:pPrChange>
            </w:pPr>
            <w:del w:id="1944" w:author="Jarema Piekutowski" w:date="2022-09-08T08:48:00Z">
              <w:r w:rsidRPr="005414CB" w:rsidDel="00AC4AE7">
                <w:rPr>
                  <w:rFonts w:cstheme="minorHAnsi"/>
                  <w:b w:val="0"/>
                  <w:bCs w:val="0"/>
                </w:rPr>
                <w:delText xml:space="preserve">Politechnika Rzeszowska, Katedra Przedsiębiorczości, Zarządzania i Ekoinnowacyjności </w:delText>
              </w:r>
            </w:del>
          </w:p>
        </w:tc>
        <w:tc>
          <w:tcPr>
            <w:tcW w:w="4105" w:type="dxa"/>
          </w:tcPr>
          <w:p w14:paraId="668C719D" w14:textId="0316E7F6"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1945" w:author="Jarema Piekutowski" w:date="2022-09-08T08:48:00Z"/>
                <w:rFonts w:cstheme="minorHAnsi"/>
              </w:rPr>
              <w:pPrChange w:id="1946"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947" w:author="Jarema Piekutowski" w:date="2022-09-08T08:48:00Z">
              <w:r w:rsidRPr="00290473" w:rsidDel="00AC4AE7">
                <w:rPr>
                  <w:rFonts w:cstheme="minorHAnsi"/>
                </w:rPr>
                <w:delText>dr hab. Bogusław Piotr Bembenek</w:delText>
              </w:r>
            </w:del>
          </w:p>
        </w:tc>
      </w:tr>
      <w:tr w:rsidR="00CE5CB9" w:rsidRPr="00290473" w:rsidDel="00AC4AE7" w14:paraId="5C96AEC3" w14:textId="7E22148C" w:rsidTr="00AC50F9">
        <w:trPr>
          <w:cnfStyle w:val="000000100000" w:firstRow="0" w:lastRow="0" w:firstColumn="0" w:lastColumn="0" w:oddVBand="0" w:evenVBand="0" w:oddHBand="1" w:evenHBand="0" w:firstRowFirstColumn="0" w:firstRowLastColumn="0" w:lastRowFirstColumn="0" w:lastRowLastColumn="0"/>
          <w:del w:id="1948"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611A7340" w14:textId="0392F344" w:rsidR="00CE5CB9" w:rsidRPr="005414CB" w:rsidDel="00AC4AE7" w:rsidRDefault="00CE5CB9" w:rsidP="00AC4AE7">
            <w:pPr>
              <w:rPr>
                <w:del w:id="1949" w:author="Jarema Piekutowski" w:date="2022-09-08T08:48:00Z"/>
                <w:rFonts w:cstheme="minorHAnsi"/>
                <w:b w:val="0"/>
                <w:bCs w:val="0"/>
              </w:rPr>
              <w:pPrChange w:id="1950" w:author="Jarema Piekutowski" w:date="2022-09-08T08:48:00Z">
                <w:pPr/>
              </w:pPrChange>
            </w:pPr>
            <w:del w:id="1951" w:author="Jarema Piekutowski" w:date="2022-09-08T08:48:00Z">
              <w:r w:rsidRPr="005414CB" w:rsidDel="00AC4AE7">
                <w:rPr>
                  <w:rFonts w:cstheme="minorHAnsi"/>
                  <w:b w:val="0"/>
                  <w:bCs w:val="0"/>
                </w:rPr>
                <w:delText>Warmińsko-Mazurska Agencja Rozwoju Regionalnego S.A.</w:delText>
              </w:r>
            </w:del>
          </w:p>
        </w:tc>
        <w:tc>
          <w:tcPr>
            <w:tcW w:w="4105" w:type="dxa"/>
          </w:tcPr>
          <w:p w14:paraId="4EC45250" w14:textId="0521D62C"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1952" w:author="Jarema Piekutowski" w:date="2022-09-08T08:48:00Z"/>
                <w:rFonts w:cstheme="minorHAnsi"/>
              </w:rPr>
              <w:pPrChange w:id="1953"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954" w:author="Jarema Piekutowski" w:date="2022-09-08T08:48:00Z">
              <w:r w:rsidRPr="00290473" w:rsidDel="00AC4AE7">
                <w:rPr>
                  <w:rFonts w:cstheme="minorHAnsi"/>
                </w:rPr>
                <w:delText>Marek Karólewski (prezes)</w:delText>
              </w:r>
            </w:del>
          </w:p>
        </w:tc>
      </w:tr>
      <w:tr w:rsidR="00CE5CB9" w:rsidRPr="00290473" w:rsidDel="00AC4AE7" w14:paraId="275DCDA0" w14:textId="560317B2" w:rsidTr="00AC50F9">
        <w:trPr>
          <w:del w:id="1955"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1BBB57AB" w14:textId="1D49507E" w:rsidR="00CE5CB9" w:rsidRPr="005414CB" w:rsidDel="00AC4AE7" w:rsidRDefault="00CE5CB9" w:rsidP="00AC4AE7">
            <w:pPr>
              <w:rPr>
                <w:del w:id="1956" w:author="Jarema Piekutowski" w:date="2022-09-08T08:48:00Z"/>
                <w:rFonts w:cstheme="minorHAnsi"/>
                <w:b w:val="0"/>
                <w:bCs w:val="0"/>
              </w:rPr>
              <w:pPrChange w:id="1957" w:author="Jarema Piekutowski" w:date="2022-09-08T08:48:00Z">
                <w:pPr/>
              </w:pPrChange>
            </w:pPr>
            <w:del w:id="1958" w:author="Jarema Piekutowski" w:date="2022-09-08T08:48:00Z">
              <w:r w:rsidRPr="005414CB" w:rsidDel="00AC4AE7">
                <w:rPr>
                  <w:rFonts w:cstheme="minorHAnsi"/>
                  <w:b w:val="0"/>
                  <w:bCs w:val="0"/>
                </w:rPr>
                <w:delText>Podlaska Fundacja Rozwoju Regionalnego</w:delText>
              </w:r>
            </w:del>
          </w:p>
        </w:tc>
        <w:tc>
          <w:tcPr>
            <w:tcW w:w="4105" w:type="dxa"/>
          </w:tcPr>
          <w:p w14:paraId="7D1EF304" w14:textId="7738B84B"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1959" w:author="Jarema Piekutowski" w:date="2022-09-08T08:48:00Z"/>
                <w:rFonts w:cstheme="minorHAnsi"/>
              </w:rPr>
              <w:pPrChange w:id="1960"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961" w:author="Jarema Piekutowski" w:date="2022-09-08T08:48:00Z">
              <w:r w:rsidRPr="00290473" w:rsidDel="00AC4AE7">
                <w:rPr>
                  <w:rFonts w:cstheme="minorHAnsi"/>
                </w:rPr>
                <w:delText>Marek Dźwigaj (prezes)</w:delText>
              </w:r>
            </w:del>
          </w:p>
        </w:tc>
      </w:tr>
      <w:tr w:rsidR="00CE5CB9" w:rsidRPr="00290473" w:rsidDel="00AC4AE7" w14:paraId="258CB545" w14:textId="0BBDF309" w:rsidTr="00AC50F9">
        <w:trPr>
          <w:cnfStyle w:val="000000100000" w:firstRow="0" w:lastRow="0" w:firstColumn="0" w:lastColumn="0" w:oddVBand="0" w:evenVBand="0" w:oddHBand="1" w:evenHBand="0" w:firstRowFirstColumn="0" w:firstRowLastColumn="0" w:lastRowFirstColumn="0" w:lastRowLastColumn="0"/>
          <w:del w:id="1962"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54A63FA0" w14:textId="512693C2" w:rsidR="00CE5CB9" w:rsidRPr="005414CB" w:rsidDel="00AC4AE7" w:rsidRDefault="00CE5CB9" w:rsidP="00AC4AE7">
            <w:pPr>
              <w:rPr>
                <w:del w:id="1963" w:author="Jarema Piekutowski" w:date="2022-09-08T08:48:00Z"/>
                <w:rFonts w:cstheme="minorHAnsi"/>
                <w:b w:val="0"/>
                <w:bCs w:val="0"/>
              </w:rPr>
              <w:pPrChange w:id="1964" w:author="Jarema Piekutowski" w:date="2022-09-08T08:48:00Z">
                <w:pPr/>
              </w:pPrChange>
            </w:pPr>
            <w:del w:id="1965" w:author="Jarema Piekutowski" w:date="2022-09-08T08:48:00Z">
              <w:r w:rsidRPr="005414CB" w:rsidDel="00AC4AE7">
                <w:rPr>
                  <w:rFonts w:cstheme="minorHAnsi"/>
                  <w:b w:val="0"/>
                  <w:bCs w:val="0"/>
                </w:rPr>
                <w:delText>Lubelski Park Naukowo-Technologiczny S.A.</w:delText>
              </w:r>
            </w:del>
          </w:p>
        </w:tc>
        <w:tc>
          <w:tcPr>
            <w:tcW w:w="4105" w:type="dxa"/>
          </w:tcPr>
          <w:p w14:paraId="08E3C86D" w14:textId="107FA3DC"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1966" w:author="Jarema Piekutowski" w:date="2022-09-08T08:48:00Z"/>
                <w:rFonts w:cstheme="minorHAnsi"/>
              </w:rPr>
              <w:pPrChange w:id="1967"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968" w:author="Jarema Piekutowski" w:date="2022-09-08T08:48:00Z">
              <w:r w:rsidRPr="00290473" w:rsidDel="00AC4AE7">
                <w:rPr>
                  <w:rFonts w:cstheme="minorHAnsi"/>
                </w:rPr>
                <w:delText>Magdalena Stachyra (prezes zarządu)</w:delText>
              </w:r>
            </w:del>
          </w:p>
        </w:tc>
      </w:tr>
      <w:tr w:rsidR="00CE5CB9" w:rsidRPr="00290473" w:rsidDel="00AC4AE7" w14:paraId="0B9E1454" w14:textId="3E6B7AAA" w:rsidTr="00AC50F9">
        <w:trPr>
          <w:del w:id="1969"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2212F056" w14:textId="473A70B0" w:rsidR="00CE5CB9" w:rsidRPr="005414CB" w:rsidDel="00AC4AE7" w:rsidRDefault="00CE5CB9" w:rsidP="00AC4AE7">
            <w:pPr>
              <w:rPr>
                <w:del w:id="1970" w:author="Jarema Piekutowski" w:date="2022-09-08T08:48:00Z"/>
                <w:rFonts w:cstheme="minorHAnsi"/>
                <w:b w:val="0"/>
                <w:bCs w:val="0"/>
              </w:rPr>
              <w:pPrChange w:id="1971" w:author="Jarema Piekutowski" w:date="2022-09-08T08:48:00Z">
                <w:pPr/>
              </w:pPrChange>
            </w:pPr>
            <w:del w:id="1972" w:author="Jarema Piekutowski" w:date="2022-09-08T08:48:00Z">
              <w:r w:rsidRPr="005414CB" w:rsidDel="00AC4AE7">
                <w:rPr>
                  <w:rFonts w:cstheme="minorHAnsi"/>
                  <w:b w:val="0"/>
                  <w:bCs w:val="0"/>
                </w:rPr>
                <w:delText>Lubelska Fundacja Rozwoju</w:delText>
              </w:r>
            </w:del>
          </w:p>
        </w:tc>
        <w:tc>
          <w:tcPr>
            <w:tcW w:w="4105" w:type="dxa"/>
          </w:tcPr>
          <w:p w14:paraId="4B9AC5AB" w14:textId="6BABF1E3"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1973" w:author="Jarema Piekutowski" w:date="2022-09-08T08:48:00Z"/>
                <w:rFonts w:cstheme="minorHAnsi"/>
              </w:rPr>
              <w:pPrChange w:id="197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975" w:author="Jarema Piekutowski" w:date="2022-09-08T08:48:00Z">
              <w:r w:rsidRPr="00290473" w:rsidDel="00AC4AE7">
                <w:rPr>
                  <w:rFonts w:cstheme="minorHAnsi"/>
                </w:rPr>
                <w:delText>Prof. Dr Hab. Andrzej Kidyba (prezes zarządu)</w:delText>
              </w:r>
            </w:del>
          </w:p>
        </w:tc>
      </w:tr>
      <w:tr w:rsidR="00CE5CB9" w:rsidRPr="00290473" w:rsidDel="00AC4AE7" w14:paraId="35D8CBC0" w14:textId="40832809" w:rsidTr="00AC50F9">
        <w:trPr>
          <w:cnfStyle w:val="000000100000" w:firstRow="0" w:lastRow="0" w:firstColumn="0" w:lastColumn="0" w:oddVBand="0" w:evenVBand="0" w:oddHBand="1" w:evenHBand="0" w:firstRowFirstColumn="0" w:firstRowLastColumn="0" w:lastRowFirstColumn="0" w:lastRowLastColumn="0"/>
          <w:del w:id="1976"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4A7EA0DF" w14:textId="09F92EB5" w:rsidR="00CE5CB9" w:rsidRPr="005414CB" w:rsidDel="00AC4AE7" w:rsidRDefault="00CE5CB9" w:rsidP="00AC4AE7">
            <w:pPr>
              <w:rPr>
                <w:del w:id="1977" w:author="Jarema Piekutowski" w:date="2022-09-08T08:48:00Z"/>
                <w:rFonts w:cstheme="minorHAnsi"/>
                <w:b w:val="0"/>
                <w:bCs w:val="0"/>
              </w:rPr>
              <w:pPrChange w:id="1978" w:author="Jarema Piekutowski" w:date="2022-09-08T08:48:00Z">
                <w:pPr/>
              </w:pPrChange>
            </w:pPr>
            <w:del w:id="1979" w:author="Jarema Piekutowski" w:date="2022-09-08T08:48:00Z">
              <w:r w:rsidRPr="005414CB" w:rsidDel="00AC4AE7">
                <w:rPr>
                  <w:rFonts w:cstheme="minorHAnsi"/>
                  <w:b w:val="0"/>
                  <w:bCs w:val="0"/>
                </w:rPr>
                <w:delText xml:space="preserve">Podkarpackie Centrum Rozwoju Przedsiębiorczości </w:delText>
              </w:r>
            </w:del>
          </w:p>
        </w:tc>
        <w:tc>
          <w:tcPr>
            <w:tcW w:w="4105" w:type="dxa"/>
          </w:tcPr>
          <w:p w14:paraId="76EE7A5A" w14:textId="7DBFC205"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1980" w:author="Jarema Piekutowski" w:date="2022-09-08T08:48:00Z"/>
                <w:rFonts w:cstheme="minorHAnsi"/>
              </w:rPr>
              <w:pPrChange w:id="198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982" w:author="Jarema Piekutowski" w:date="2022-09-08T08:48:00Z">
              <w:r w:rsidRPr="00290473" w:rsidDel="00AC4AE7">
                <w:rPr>
                  <w:rFonts w:cstheme="minorHAnsi"/>
                </w:rPr>
                <w:delText>Artur Małek</w:delText>
              </w:r>
            </w:del>
          </w:p>
        </w:tc>
      </w:tr>
      <w:tr w:rsidR="00CE5CB9" w:rsidRPr="00290473" w:rsidDel="00AC4AE7" w14:paraId="78603777" w14:textId="540EEDC1" w:rsidTr="00AC50F9">
        <w:trPr>
          <w:del w:id="1983"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590D64BB" w14:textId="5F6D65E9" w:rsidR="00CE5CB9" w:rsidRPr="005414CB" w:rsidDel="00AC4AE7" w:rsidRDefault="00CE5CB9" w:rsidP="00AC4AE7">
            <w:pPr>
              <w:rPr>
                <w:del w:id="1984" w:author="Jarema Piekutowski" w:date="2022-09-08T08:48:00Z"/>
                <w:rFonts w:cstheme="minorHAnsi"/>
                <w:b w:val="0"/>
                <w:bCs w:val="0"/>
              </w:rPr>
              <w:pPrChange w:id="1985" w:author="Jarema Piekutowski" w:date="2022-09-08T08:48:00Z">
                <w:pPr/>
              </w:pPrChange>
            </w:pPr>
            <w:del w:id="1986" w:author="Jarema Piekutowski" w:date="2022-09-08T08:48:00Z">
              <w:r w:rsidRPr="005414CB" w:rsidDel="00AC4AE7">
                <w:rPr>
                  <w:rFonts w:cstheme="minorHAnsi"/>
                  <w:b w:val="0"/>
                  <w:bCs w:val="0"/>
                </w:rPr>
                <w:delText>Rzeszowska Agencja Rozwoju Regionalnego S.A.</w:delText>
              </w:r>
            </w:del>
          </w:p>
        </w:tc>
        <w:tc>
          <w:tcPr>
            <w:tcW w:w="4105" w:type="dxa"/>
          </w:tcPr>
          <w:p w14:paraId="71DE4DEB" w14:textId="1F712E6E"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1987" w:author="Jarema Piekutowski" w:date="2022-09-08T08:48:00Z"/>
                <w:rFonts w:cstheme="minorHAnsi"/>
              </w:rPr>
              <w:pPrChange w:id="1988"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1989" w:author="Jarema Piekutowski" w:date="2022-09-08T08:48:00Z">
              <w:r w:rsidRPr="00290473" w:rsidDel="00AC4AE7">
                <w:rPr>
                  <w:rFonts w:cstheme="minorHAnsi"/>
                </w:rPr>
                <w:delText>Mariusz Bednarz (prezes zarządu)</w:delText>
              </w:r>
            </w:del>
          </w:p>
        </w:tc>
      </w:tr>
      <w:tr w:rsidR="00CE5CB9" w:rsidRPr="00290473" w:rsidDel="00AC4AE7" w14:paraId="60E022E3" w14:textId="2597924B" w:rsidTr="00AC50F9">
        <w:trPr>
          <w:cnfStyle w:val="000000100000" w:firstRow="0" w:lastRow="0" w:firstColumn="0" w:lastColumn="0" w:oddVBand="0" w:evenVBand="0" w:oddHBand="1" w:evenHBand="0" w:firstRowFirstColumn="0" w:firstRowLastColumn="0" w:lastRowFirstColumn="0" w:lastRowLastColumn="0"/>
          <w:del w:id="1990"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1E3CBD41" w14:textId="0774C3FA" w:rsidR="00CE5CB9" w:rsidRPr="005414CB" w:rsidDel="00AC4AE7" w:rsidRDefault="00CE5CB9" w:rsidP="00AC4AE7">
            <w:pPr>
              <w:rPr>
                <w:del w:id="1991" w:author="Jarema Piekutowski" w:date="2022-09-08T08:48:00Z"/>
                <w:rFonts w:cstheme="minorHAnsi"/>
                <w:b w:val="0"/>
                <w:bCs w:val="0"/>
              </w:rPr>
              <w:pPrChange w:id="1992" w:author="Jarema Piekutowski" w:date="2022-09-08T08:48:00Z">
                <w:pPr/>
              </w:pPrChange>
            </w:pPr>
            <w:del w:id="1993" w:author="Jarema Piekutowski" w:date="2022-09-08T08:48:00Z">
              <w:r w:rsidRPr="005414CB" w:rsidDel="00AC4AE7">
                <w:rPr>
                  <w:rFonts w:cstheme="minorHAnsi"/>
                  <w:b w:val="0"/>
                  <w:bCs w:val="0"/>
                </w:rPr>
                <w:delText>Główny Urząd Statystyczny</w:delText>
              </w:r>
            </w:del>
          </w:p>
        </w:tc>
        <w:tc>
          <w:tcPr>
            <w:tcW w:w="4105" w:type="dxa"/>
          </w:tcPr>
          <w:p w14:paraId="1B35252E" w14:textId="2463D964"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1994" w:author="Jarema Piekutowski" w:date="2022-09-08T08:48:00Z"/>
                <w:rFonts w:cstheme="minorHAnsi"/>
              </w:rPr>
              <w:pPrChange w:id="199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1996" w:author="Jarema Piekutowski" w:date="2022-09-08T08:48:00Z">
              <w:r w:rsidRPr="00290473" w:rsidDel="00AC4AE7">
                <w:rPr>
                  <w:rFonts w:cstheme="minorHAnsi"/>
                </w:rPr>
                <w:delText>Jabłońska Ma</w:delText>
              </w:r>
              <w:r w:rsidDel="00AC4AE7">
                <w:rPr>
                  <w:rFonts w:cstheme="minorHAnsi"/>
                </w:rPr>
                <w:delText>ł</w:delText>
              </w:r>
              <w:r w:rsidRPr="00290473" w:rsidDel="00AC4AE7">
                <w:rPr>
                  <w:rFonts w:cstheme="minorHAnsi"/>
                </w:rPr>
                <w:delText>gorzata (współautorka pub</w:delText>
              </w:r>
              <w:r w:rsidDel="00AC4AE7">
                <w:rPr>
                  <w:rFonts w:cstheme="minorHAnsi"/>
                </w:rPr>
                <w:delText>l</w:delText>
              </w:r>
              <w:r w:rsidRPr="00290473" w:rsidDel="00AC4AE7">
                <w:rPr>
                  <w:rFonts w:cstheme="minorHAnsi"/>
                </w:rPr>
                <w:delText xml:space="preserve">ikacji </w:delText>
              </w:r>
              <w:r w:rsidDel="00AC4AE7">
                <w:rPr>
                  <w:rFonts w:cstheme="minorHAnsi"/>
                </w:rPr>
                <w:delText>pn. „</w:delText>
              </w:r>
              <w:r w:rsidRPr="00290473" w:rsidDel="00AC4AE7">
                <w:rPr>
                  <w:rFonts w:cstheme="minorHAnsi"/>
                </w:rPr>
                <w:delText>Czynniki rozwoju przedsiębiorczości w Polsce Wschodniej</w:delText>
              </w:r>
              <w:r w:rsidDel="00AC4AE7">
                <w:rPr>
                  <w:rFonts w:cstheme="minorHAnsi"/>
                </w:rPr>
                <w:delText>”</w:delText>
              </w:r>
              <w:r w:rsidRPr="00290473" w:rsidDel="00AC4AE7">
                <w:rPr>
                  <w:rFonts w:cstheme="minorHAnsi"/>
                </w:rPr>
                <w:delText>)</w:delText>
              </w:r>
            </w:del>
          </w:p>
        </w:tc>
      </w:tr>
      <w:tr w:rsidR="00CE5CB9" w:rsidRPr="00290473" w:rsidDel="00AC4AE7" w14:paraId="7A6EAE73" w14:textId="6BF59C3B" w:rsidTr="00AC50F9">
        <w:trPr>
          <w:del w:id="1997" w:author="Jarema Piekutowski" w:date="2022-09-08T08:48:00Z"/>
        </w:trPr>
        <w:tc>
          <w:tcPr>
            <w:cnfStyle w:val="001000000000" w:firstRow="0" w:lastRow="0" w:firstColumn="1" w:lastColumn="0" w:oddVBand="0" w:evenVBand="0" w:oddHBand="0" w:evenHBand="0" w:firstRowFirstColumn="0" w:firstRowLastColumn="0" w:lastRowFirstColumn="0" w:lastRowLastColumn="0"/>
            <w:tcW w:w="4957" w:type="dxa"/>
          </w:tcPr>
          <w:p w14:paraId="11A73BC1" w14:textId="5C0C5CEF" w:rsidR="00CE5CB9" w:rsidRPr="005414CB" w:rsidDel="00AC4AE7" w:rsidRDefault="00CE5CB9" w:rsidP="00AC4AE7">
            <w:pPr>
              <w:rPr>
                <w:del w:id="1998" w:author="Jarema Piekutowski" w:date="2022-09-08T08:48:00Z"/>
                <w:rFonts w:cstheme="minorHAnsi"/>
                <w:b w:val="0"/>
                <w:bCs w:val="0"/>
              </w:rPr>
              <w:pPrChange w:id="1999" w:author="Jarema Piekutowski" w:date="2022-09-08T08:48:00Z">
                <w:pPr/>
              </w:pPrChange>
            </w:pPr>
            <w:del w:id="2000" w:author="Jarema Piekutowski" w:date="2022-09-08T08:48:00Z">
              <w:r w:rsidRPr="005414CB" w:rsidDel="00AC4AE7">
                <w:rPr>
                  <w:rFonts w:cstheme="minorHAnsi"/>
                  <w:b w:val="0"/>
                  <w:bCs w:val="0"/>
                </w:rPr>
                <w:delText>Politechnika Rzeszowska</w:delText>
              </w:r>
            </w:del>
          </w:p>
        </w:tc>
        <w:tc>
          <w:tcPr>
            <w:tcW w:w="4105" w:type="dxa"/>
          </w:tcPr>
          <w:p w14:paraId="57AC140F" w14:textId="25237C2B"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2001" w:author="Jarema Piekutowski" w:date="2022-09-08T08:48:00Z"/>
                <w:rFonts w:cstheme="minorHAnsi"/>
              </w:rPr>
              <w:pPrChange w:id="2002"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003" w:author="Jarema Piekutowski" w:date="2022-09-08T08:48:00Z">
              <w:r w:rsidRPr="00290473" w:rsidDel="00AC4AE7">
                <w:rPr>
                  <w:rFonts w:cstheme="minorHAnsi"/>
                </w:rPr>
                <w:delText xml:space="preserve">dr hab. Jacek Strojny (autor publikacji </w:delText>
              </w:r>
              <w:r w:rsidDel="00AC4AE7">
                <w:rPr>
                  <w:rFonts w:cstheme="minorHAnsi"/>
                </w:rPr>
                <w:delText>pn. „</w:delText>
              </w:r>
              <w:r w:rsidRPr="00290473" w:rsidDel="00AC4AE7">
                <w:rPr>
                  <w:rFonts w:cstheme="minorHAnsi"/>
                </w:rPr>
                <w:delText>Przedsiębiorczość Polski Wschodniej – ocena potencjału</w:delText>
              </w:r>
            </w:del>
          </w:p>
          <w:p w14:paraId="7F8A5F15" w14:textId="4742E26F"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2004" w:author="Jarema Piekutowski" w:date="2022-09-08T08:48:00Z"/>
                <w:rFonts w:cstheme="minorHAnsi"/>
              </w:rPr>
              <w:pPrChange w:id="2005"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006" w:author="Jarema Piekutowski" w:date="2022-09-08T08:48:00Z">
              <w:r w:rsidRPr="00290473" w:rsidDel="00AC4AE7">
                <w:rPr>
                  <w:rFonts w:cstheme="minorHAnsi"/>
                </w:rPr>
                <w:delText>rozwojowego z wykorzystaniem analizy porównawczej</w:delText>
              </w:r>
              <w:r w:rsidDel="00AC4AE7">
                <w:rPr>
                  <w:rFonts w:cstheme="minorHAnsi"/>
                </w:rPr>
                <w:delText>”</w:delText>
              </w:r>
              <w:r w:rsidRPr="00290473" w:rsidDel="00AC4AE7">
                <w:rPr>
                  <w:rFonts w:cstheme="minorHAnsi"/>
                </w:rPr>
                <w:delText>)</w:delText>
              </w:r>
            </w:del>
          </w:p>
        </w:tc>
      </w:tr>
    </w:tbl>
    <w:p w14:paraId="17EE22BB" w14:textId="2921F712" w:rsidR="00CE5CB9" w:rsidRPr="00C3722E" w:rsidDel="00AC4AE7" w:rsidRDefault="00CE5CB9" w:rsidP="00AC4AE7">
      <w:pPr>
        <w:rPr>
          <w:del w:id="2007" w:author="Jarema Piekutowski" w:date="2022-09-08T08:48:00Z"/>
          <w:rFonts w:cstheme="minorHAnsi"/>
        </w:rPr>
        <w:pPrChange w:id="2008" w:author="Jarema Piekutowski" w:date="2022-09-08T08:48:00Z">
          <w:pPr/>
        </w:pPrChange>
      </w:pPr>
      <w:del w:id="2009" w:author="Jarema Piekutowski" w:date="2022-09-08T08:48:00Z">
        <w:r w:rsidDel="00AC4AE7">
          <w:rPr>
            <w:rFonts w:cstheme="minorHAnsi"/>
          </w:rPr>
          <w:delText>Źródło: opracowanie własne</w:delText>
        </w:r>
      </w:del>
    </w:p>
    <w:p w14:paraId="25B722A0" w14:textId="25E6CC99" w:rsidR="00CE5CB9" w:rsidRPr="00C3722E" w:rsidDel="00AC4AE7" w:rsidRDefault="00CE5CB9" w:rsidP="00AC4AE7">
      <w:pPr>
        <w:rPr>
          <w:del w:id="2010" w:author="Jarema Piekutowski" w:date="2022-09-08T08:48:00Z"/>
          <w:i/>
        </w:rPr>
        <w:pPrChange w:id="2011" w:author="Jarema Piekutowski" w:date="2022-09-08T08:48:00Z">
          <w:pPr>
            <w:pStyle w:val="Legenda"/>
          </w:pPr>
        </w:pPrChange>
      </w:pPr>
      <w:bookmarkStart w:id="2012" w:name="_Toc112692634"/>
      <w:del w:id="2013" w:author="Jarema Piekutowski" w:date="2022-09-08T08:48:00Z">
        <w:r w:rsidRPr="00C3722E" w:rsidDel="00AC4AE7">
          <w:delText xml:space="preserve">Tabela </w:delText>
        </w:r>
        <w:r w:rsidR="00000000" w:rsidDel="00AC4AE7">
          <w:fldChar w:fldCharType="begin"/>
        </w:r>
        <w:r w:rsidR="00000000" w:rsidDel="00AC4AE7">
          <w:delInstrText xml:space="preserve"> SEQ Tabela \* ARABIC </w:delInstrText>
        </w:r>
        <w:r w:rsidR="00000000" w:rsidDel="00AC4AE7">
          <w:fldChar w:fldCharType="separate"/>
        </w:r>
        <w:r w:rsidR="004E29DA" w:rsidDel="00AC4AE7">
          <w:rPr>
            <w:noProof/>
          </w:rPr>
          <w:delText>17</w:delText>
        </w:r>
        <w:r w:rsidR="00000000" w:rsidDel="00AC4AE7">
          <w:rPr>
            <w:noProof/>
          </w:rPr>
          <w:fldChar w:fldCharType="end"/>
        </w:r>
        <w:r w:rsidRPr="00C3722E" w:rsidDel="00AC4AE7">
          <w:delText xml:space="preserve"> Panel ekspertów dla Osi Priorytetowej II – Nowoczesna infrastruktura transportowa</w:delText>
        </w:r>
        <w:bookmarkEnd w:id="2012"/>
      </w:del>
    </w:p>
    <w:tbl>
      <w:tblPr>
        <w:tblStyle w:val="Tabelasiatki4akcent5"/>
        <w:tblW w:w="0" w:type="auto"/>
        <w:tblLook w:val="04A0" w:firstRow="1" w:lastRow="0" w:firstColumn="1" w:lastColumn="0" w:noHBand="0" w:noVBand="1"/>
      </w:tblPr>
      <w:tblGrid>
        <w:gridCol w:w="4531"/>
        <w:gridCol w:w="4531"/>
      </w:tblGrid>
      <w:tr w:rsidR="00CE5CB9" w:rsidRPr="00290473" w:rsidDel="00AC4AE7" w14:paraId="616A3A52" w14:textId="2FAD7CD7" w:rsidTr="00CE5CB9">
        <w:trPr>
          <w:cnfStyle w:val="100000000000" w:firstRow="1" w:lastRow="0" w:firstColumn="0" w:lastColumn="0" w:oddVBand="0" w:evenVBand="0" w:oddHBand="0" w:evenHBand="0" w:firstRowFirstColumn="0" w:firstRowLastColumn="0" w:lastRowFirstColumn="0" w:lastRowLastColumn="0"/>
          <w:tblHeader/>
          <w:del w:id="2014"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7DB81190" w14:textId="1DC9A254" w:rsidR="00CE5CB9" w:rsidRPr="00290473" w:rsidDel="00AC4AE7" w:rsidRDefault="00CE5CB9" w:rsidP="00AC4AE7">
            <w:pPr>
              <w:rPr>
                <w:del w:id="2015" w:author="Jarema Piekutowski" w:date="2022-09-08T08:48:00Z"/>
                <w:rFonts w:cstheme="minorHAnsi"/>
              </w:rPr>
              <w:pPrChange w:id="2016" w:author="Jarema Piekutowski" w:date="2022-09-08T08:48:00Z">
                <w:pPr/>
              </w:pPrChange>
            </w:pPr>
            <w:del w:id="2017" w:author="Jarema Piekutowski" w:date="2022-09-08T08:48:00Z">
              <w:r w:rsidDel="00AC4AE7">
                <w:rPr>
                  <w:rFonts w:cstheme="minorHAnsi"/>
                </w:rPr>
                <w:delText>Podmiot</w:delText>
              </w:r>
            </w:del>
          </w:p>
        </w:tc>
        <w:tc>
          <w:tcPr>
            <w:tcW w:w="4531" w:type="dxa"/>
          </w:tcPr>
          <w:p w14:paraId="1986BF6B" w14:textId="536A4A34" w:rsidR="00CE5CB9" w:rsidRPr="00290473" w:rsidDel="00AC4AE7" w:rsidRDefault="00CE5CB9" w:rsidP="00AC4AE7">
            <w:pPr>
              <w:cnfStyle w:val="100000000000" w:firstRow="1" w:lastRow="0" w:firstColumn="0" w:lastColumn="0" w:oddVBand="0" w:evenVBand="0" w:oddHBand="0" w:evenHBand="0" w:firstRowFirstColumn="0" w:firstRowLastColumn="0" w:lastRowFirstColumn="0" w:lastRowLastColumn="0"/>
              <w:rPr>
                <w:del w:id="2018" w:author="Jarema Piekutowski" w:date="2022-09-08T08:48:00Z"/>
                <w:rFonts w:cstheme="minorHAnsi"/>
              </w:rPr>
              <w:pPrChange w:id="2019"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2020" w:author="Jarema Piekutowski" w:date="2022-09-08T08:48:00Z">
              <w:r w:rsidDel="00AC4AE7">
                <w:rPr>
                  <w:rFonts w:cstheme="minorHAnsi"/>
                </w:rPr>
                <w:delText>Ekspert</w:delText>
              </w:r>
            </w:del>
          </w:p>
        </w:tc>
      </w:tr>
      <w:tr w:rsidR="00CE5CB9" w:rsidRPr="00290473" w:rsidDel="00AC4AE7" w14:paraId="4B692955" w14:textId="5A712FC9" w:rsidTr="00AC50F9">
        <w:trPr>
          <w:cnfStyle w:val="000000100000" w:firstRow="0" w:lastRow="0" w:firstColumn="0" w:lastColumn="0" w:oddVBand="0" w:evenVBand="0" w:oddHBand="1" w:evenHBand="0" w:firstRowFirstColumn="0" w:firstRowLastColumn="0" w:lastRowFirstColumn="0" w:lastRowLastColumn="0"/>
          <w:del w:id="2021"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434C3C72" w14:textId="31C1CB22" w:rsidR="00CE5CB9" w:rsidRPr="000C75F0" w:rsidDel="00AC4AE7" w:rsidRDefault="00CE5CB9" w:rsidP="00AC4AE7">
            <w:pPr>
              <w:rPr>
                <w:del w:id="2022" w:author="Jarema Piekutowski" w:date="2022-09-08T08:48:00Z"/>
                <w:rFonts w:cstheme="minorHAnsi"/>
                <w:b w:val="0"/>
                <w:bCs w:val="0"/>
              </w:rPr>
              <w:pPrChange w:id="2023" w:author="Jarema Piekutowski" w:date="2022-09-08T08:48:00Z">
                <w:pPr/>
              </w:pPrChange>
            </w:pPr>
            <w:del w:id="2024" w:author="Jarema Piekutowski" w:date="2022-09-08T08:48:00Z">
              <w:r w:rsidRPr="000C75F0" w:rsidDel="00AC4AE7">
                <w:rPr>
                  <w:rFonts w:cstheme="minorHAnsi"/>
                  <w:b w:val="0"/>
                  <w:bCs w:val="0"/>
                </w:rPr>
                <w:delText>Polska Akademia Nauk, Instytut Geografii i Przestrzennego Zagospodarowania, Zakład Przestrzennego Zagospodarowania</w:delText>
              </w:r>
            </w:del>
          </w:p>
        </w:tc>
        <w:tc>
          <w:tcPr>
            <w:tcW w:w="4531" w:type="dxa"/>
          </w:tcPr>
          <w:p w14:paraId="5EB7C764" w14:textId="5DB3EBFD"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025" w:author="Jarema Piekutowski" w:date="2022-09-08T08:48:00Z"/>
                <w:rFonts w:cstheme="minorHAnsi"/>
              </w:rPr>
              <w:pPrChange w:id="2026"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027" w:author="Jarema Piekutowski" w:date="2022-09-08T08:48:00Z">
              <w:r w:rsidRPr="00290473" w:rsidDel="00AC4AE7">
                <w:rPr>
                  <w:rFonts w:cstheme="minorHAnsi"/>
                </w:rPr>
                <w:delText xml:space="preserve">prof. dr hab. Piotr Rosik (autor </w:delText>
              </w:r>
              <w:r w:rsidRPr="00290473" w:rsidDel="00AC4AE7">
                <w:rPr>
                  <w:rFonts w:cstheme="minorHAnsi"/>
                  <w:i/>
                  <w:iCs/>
                </w:rPr>
                <w:delText>Analiza potrzeb inwestycyjnych i uzasadnienie założeń operacyjnych dla Polski Wschodniej na lata 2014–2020 w obszarze transport miejski, Ministerstwo Rozwoju Regionalnego</w:delText>
              </w:r>
              <w:r w:rsidRPr="00290473" w:rsidDel="00AC4AE7">
                <w:rPr>
                  <w:rFonts w:cstheme="minorHAnsi"/>
                </w:rPr>
                <w:delText>)</w:delText>
              </w:r>
            </w:del>
          </w:p>
        </w:tc>
      </w:tr>
      <w:tr w:rsidR="00CE5CB9" w:rsidRPr="00290473" w:rsidDel="00AC4AE7" w14:paraId="33139F8B" w14:textId="3BAE190C" w:rsidTr="00AC50F9">
        <w:trPr>
          <w:del w:id="2028"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1C639233" w14:textId="5FA76CA1" w:rsidR="00CE5CB9" w:rsidRPr="000C75F0" w:rsidDel="00AC4AE7" w:rsidRDefault="00CE5CB9" w:rsidP="00AC4AE7">
            <w:pPr>
              <w:rPr>
                <w:del w:id="2029" w:author="Jarema Piekutowski" w:date="2022-09-08T08:48:00Z"/>
                <w:rFonts w:cstheme="minorHAnsi"/>
                <w:b w:val="0"/>
                <w:bCs w:val="0"/>
              </w:rPr>
              <w:pPrChange w:id="2030" w:author="Jarema Piekutowski" w:date="2022-09-08T08:48:00Z">
                <w:pPr/>
              </w:pPrChange>
            </w:pPr>
            <w:del w:id="2031" w:author="Jarema Piekutowski" w:date="2022-09-08T08:48:00Z">
              <w:r w:rsidRPr="000C75F0" w:rsidDel="00AC4AE7">
                <w:rPr>
                  <w:rFonts w:cstheme="minorHAnsi"/>
                  <w:b w:val="0"/>
                  <w:bCs w:val="0"/>
                </w:rPr>
                <w:delText>Polska Akademia Nauk, Instytut Geografii i Przestrzennego Zagospodarowania, Zakład Przestrzennego Zagospodarowania</w:delText>
              </w:r>
            </w:del>
          </w:p>
        </w:tc>
        <w:tc>
          <w:tcPr>
            <w:tcW w:w="4531" w:type="dxa"/>
          </w:tcPr>
          <w:p w14:paraId="32EC6CB8" w14:textId="24ADD416"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2032" w:author="Jarema Piekutowski" w:date="2022-09-08T08:48:00Z"/>
                <w:rFonts w:cstheme="minorHAnsi"/>
              </w:rPr>
              <w:pPrChange w:id="2033"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034" w:author="Jarema Piekutowski" w:date="2022-09-08T08:48:00Z">
              <w:r w:rsidRPr="00290473" w:rsidDel="00AC4AE7">
                <w:rPr>
                  <w:rFonts w:cstheme="minorHAnsi"/>
                </w:rPr>
                <w:delText xml:space="preserve">prof. </w:delText>
              </w:r>
              <w:r w:rsidRPr="001D7D85" w:rsidDel="00AC4AE7">
                <w:rPr>
                  <w:rFonts w:cstheme="minorHAnsi"/>
                </w:rPr>
                <w:delText>dr hab. Tomasz Komornicki (kierownik zakładu, panelista konferencji w Rzeszowie „Zrównoważona mobilność - jak integrować polityki sektorowe miasta?”)</w:delText>
              </w:r>
            </w:del>
          </w:p>
        </w:tc>
      </w:tr>
      <w:tr w:rsidR="00CE5CB9" w:rsidRPr="00290473" w:rsidDel="00AC4AE7" w14:paraId="5B370647" w14:textId="47530B73" w:rsidTr="00AC50F9">
        <w:trPr>
          <w:cnfStyle w:val="000000100000" w:firstRow="0" w:lastRow="0" w:firstColumn="0" w:lastColumn="0" w:oddVBand="0" w:evenVBand="0" w:oddHBand="1" w:evenHBand="0" w:firstRowFirstColumn="0" w:firstRowLastColumn="0" w:lastRowFirstColumn="0" w:lastRowLastColumn="0"/>
          <w:del w:id="2035"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12DC6307" w14:textId="250B4758" w:rsidR="00CE5CB9" w:rsidRPr="000C75F0" w:rsidDel="00AC4AE7" w:rsidRDefault="00CE5CB9" w:rsidP="00AC4AE7">
            <w:pPr>
              <w:rPr>
                <w:del w:id="2036" w:author="Jarema Piekutowski" w:date="2022-09-08T08:48:00Z"/>
                <w:rFonts w:cstheme="minorHAnsi"/>
                <w:b w:val="0"/>
                <w:bCs w:val="0"/>
              </w:rPr>
              <w:pPrChange w:id="2037" w:author="Jarema Piekutowski" w:date="2022-09-08T08:48:00Z">
                <w:pPr/>
              </w:pPrChange>
            </w:pPr>
            <w:del w:id="2038" w:author="Jarema Piekutowski" w:date="2022-09-08T08:48:00Z">
              <w:r w:rsidRPr="000C75F0" w:rsidDel="00AC4AE7">
                <w:rPr>
                  <w:rFonts w:cstheme="minorHAnsi"/>
                  <w:b w:val="0"/>
                  <w:bCs w:val="0"/>
                </w:rPr>
                <w:delText>Polska Akademia Nauk, Instytut Geografii i Przestrzennego Zagospodarowania, Zakład Przestrzennego Zagospodarowania ,Zespół Systemów Informacji Geograficznej i Kartografii</w:delText>
              </w:r>
            </w:del>
          </w:p>
        </w:tc>
        <w:tc>
          <w:tcPr>
            <w:tcW w:w="4531" w:type="dxa"/>
          </w:tcPr>
          <w:p w14:paraId="2BCFBA9E" w14:textId="2E9C9028"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039" w:author="Jarema Piekutowski" w:date="2022-09-08T08:48:00Z"/>
                <w:rFonts w:cstheme="minorHAnsi"/>
              </w:rPr>
              <w:pPrChange w:id="2040"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041" w:author="Jarema Piekutowski" w:date="2022-09-08T08:48:00Z">
              <w:r w:rsidRPr="00290473" w:rsidDel="00AC4AE7">
                <w:rPr>
                  <w:rFonts w:cstheme="minorHAnsi"/>
                </w:rPr>
                <w:delText>mgr Sławomir Goliszek</w:delText>
              </w:r>
            </w:del>
          </w:p>
        </w:tc>
      </w:tr>
      <w:tr w:rsidR="00CE5CB9" w:rsidRPr="00290473" w:rsidDel="00AC4AE7" w14:paraId="34A29C25" w14:textId="21E314E1" w:rsidTr="00AC50F9">
        <w:trPr>
          <w:del w:id="2042"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68F8CB8D" w14:textId="6EA2B8AA" w:rsidR="00CE5CB9" w:rsidRPr="000C75F0" w:rsidDel="00AC4AE7" w:rsidRDefault="00CE5CB9" w:rsidP="00AC4AE7">
            <w:pPr>
              <w:rPr>
                <w:del w:id="2043" w:author="Jarema Piekutowski" w:date="2022-09-08T08:48:00Z"/>
                <w:rFonts w:cstheme="minorHAnsi"/>
                <w:b w:val="0"/>
                <w:bCs w:val="0"/>
              </w:rPr>
              <w:pPrChange w:id="2044" w:author="Jarema Piekutowski" w:date="2022-09-08T08:48:00Z">
                <w:pPr/>
              </w:pPrChange>
            </w:pPr>
            <w:del w:id="2045" w:author="Jarema Piekutowski" w:date="2022-09-08T08:48:00Z">
              <w:r w:rsidRPr="000C75F0" w:rsidDel="00AC4AE7">
                <w:rPr>
                  <w:rFonts w:cstheme="minorHAnsi"/>
                  <w:b w:val="0"/>
                  <w:bCs w:val="0"/>
                </w:rPr>
                <w:delText>Uniwersytet Technologiczno-Humanistyczny im. Kazimierza Pułaskiego w Radomiu,</w:delText>
              </w:r>
            </w:del>
          </w:p>
          <w:p w14:paraId="2BA5C06F" w14:textId="5C64F6E2" w:rsidR="00CE5CB9" w:rsidRPr="000C75F0" w:rsidDel="00AC4AE7" w:rsidRDefault="00CE5CB9" w:rsidP="00AC4AE7">
            <w:pPr>
              <w:rPr>
                <w:del w:id="2046" w:author="Jarema Piekutowski" w:date="2022-09-08T08:48:00Z"/>
                <w:rFonts w:cstheme="minorHAnsi"/>
                <w:b w:val="0"/>
                <w:bCs w:val="0"/>
              </w:rPr>
              <w:pPrChange w:id="2047" w:author="Jarema Piekutowski" w:date="2022-09-08T08:48:00Z">
                <w:pPr/>
              </w:pPrChange>
            </w:pPr>
            <w:del w:id="2048" w:author="Jarema Piekutowski" w:date="2022-09-08T08:48:00Z">
              <w:r w:rsidRPr="000C75F0" w:rsidDel="00AC4AE7">
                <w:rPr>
                  <w:rFonts w:cstheme="minorHAnsi"/>
                  <w:b w:val="0"/>
                  <w:bCs w:val="0"/>
                </w:rPr>
                <w:delText>Wydział Ekonomii i Finansów</w:delText>
              </w:r>
            </w:del>
          </w:p>
        </w:tc>
        <w:tc>
          <w:tcPr>
            <w:tcW w:w="4531" w:type="dxa"/>
          </w:tcPr>
          <w:p w14:paraId="10D41E7F" w14:textId="078C0687"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2049" w:author="Jarema Piekutowski" w:date="2022-09-08T08:48:00Z"/>
                <w:rFonts w:cstheme="minorHAnsi"/>
              </w:rPr>
              <w:pPrChange w:id="2050"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051" w:author="Jarema Piekutowski" w:date="2022-09-08T08:48:00Z">
              <w:r w:rsidRPr="00290473" w:rsidDel="00AC4AE7">
                <w:rPr>
                  <w:rFonts w:cstheme="minorHAnsi"/>
                </w:rPr>
                <w:delText xml:space="preserve">Artur Orzeł (autor </w:delText>
              </w:r>
              <w:r w:rsidRPr="00290473" w:rsidDel="00AC4AE7">
                <w:rPr>
                  <w:rFonts w:cstheme="minorHAnsi"/>
                  <w:i/>
                  <w:iCs/>
                </w:rPr>
                <w:delText>Zrównoważony transport miejski w ramach POPW 2014–2020</w:delText>
              </w:r>
              <w:r w:rsidRPr="00290473" w:rsidDel="00AC4AE7">
                <w:rPr>
                  <w:rFonts w:cstheme="minorHAnsi"/>
                </w:rPr>
                <w:delText xml:space="preserve"> oraz </w:delText>
              </w:r>
              <w:r w:rsidRPr="00290473" w:rsidDel="00AC4AE7">
                <w:rPr>
                  <w:rFonts w:cstheme="minorHAnsi"/>
                  <w:i/>
                  <w:iCs/>
                </w:rPr>
                <w:delText>Zrównoważony transport miejski miasta Lublin w perspektywie Programu Operacyjnego Polska Wschodnia 2014-2020</w:delText>
              </w:r>
              <w:r w:rsidRPr="00290473" w:rsidDel="00AC4AE7">
                <w:rPr>
                  <w:rFonts w:cstheme="minorHAnsi"/>
                </w:rPr>
                <w:delText>)</w:delText>
              </w:r>
            </w:del>
          </w:p>
        </w:tc>
      </w:tr>
      <w:tr w:rsidR="00CE5CB9" w:rsidRPr="00290473" w:rsidDel="00AC4AE7" w14:paraId="0B412CDE" w14:textId="2E295CB1" w:rsidTr="00AC50F9">
        <w:trPr>
          <w:cnfStyle w:val="000000100000" w:firstRow="0" w:lastRow="0" w:firstColumn="0" w:lastColumn="0" w:oddVBand="0" w:evenVBand="0" w:oddHBand="1" w:evenHBand="0" w:firstRowFirstColumn="0" w:firstRowLastColumn="0" w:lastRowFirstColumn="0" w:lastRowLastColumn="0"/>
          <w:del w:id="2052"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5D4CFF25" w14:textId="5B1BBD84" w:rsidR="00CE5CB9" w:rsidRPr="000C75F0" w:rsidDel="00AC4AE7" w:rsidRDefault="00CE5CB9" w:rsidP="00AC4AE7">
            <w:pPr>
              <w:rPr>
                <w:del w:id="2053" w:author="Jarema Piekutowski" w:date="2022-09-08T08:48:00Z"/>
                <w:rFonts w:cstheme="minorHAnsi"/>
                <w:b w:val="0"/>
                <w:bCs w:val="0"/>
              </w:rPr>
              <w:pPrChange w:id="2054" w:author="Jarema Piekutowski" w:date="2022-09-08T08:48:00Z">
                <w:pPr/>
              </w:pPrChange>
            </w:pPr>
            <w:del w:id="2055" w:author="Jarema Piekutowski" w:date="2022-09-08T08:48:00Z">
              <w:r w:rsidRPr="000C75F0" w:rsidDel="00AC4AE7">
                <w:rPr>
                  <w:rFonts w:cstheme="minorHAnsi"/>
                  <w:b w:val="0"/>
                  <w:bCs w:val="0"/>
                </w:rPr>
                <w:delText>Biuro Inżynierii Transportu, Pracownia planowania i badań symulacyjnych sieci transportowych</w:delText>
              </w:r>
            </w:del>
          </w:p>
        </w:tc>
        <w:tc>
          <w:tcPr>
            <w:tcW w:w="4531" w:type="dxa"/>
          </w:tcPr>
          <w:p w14:paraId="6DE5281F" w14:textId="5E9FA928"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056" w:author="Jarema Piekutowski" w:date="2022-09-08T08:48:00Z"/>
                <w:rFonts w:cstheme="minorHAnsi"/>
                <w:i/>
                <w:iCs/>
              </w:rPr>
              <w:pPrChange w:id="2057"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058" w:author="Jarema Piekutowski" w:date="2022-09-08T08:48:00Z">
              <w:r w:rsidRPr="00290473" w:rsidDel="00AC4AE7">
                <w:rPr>
                  <w:rFonts w:cstheme="minorHAnsi"/>
                </w:rPr>
                <w:delText xml:space="preserve">mgr inż. Jacek Thiem (kierownik pracowni, autor </w:delText>
              </w:r>
              <w:r w:rsidRPr="00290473" w:rsidDel="00AC4AE7">
                <w:rPr>
                  <w:rFonts w:cstheme="minorHAnsi"/>
                  <w:i/>
                  <w:iCs/>
                </w:rPr>
                <w:delText>Plan Zrównoważonego Rozwoju Publicznego Transportu Zbiorowego Dla Województwa Podlaskiego</w:delText>
              </w:r>
              <w:r w:rsidRPr="00290473" w:rsidDel="00AC4AE7">
                <w:rPr>
                  <w:rFonts w:cstheme="minorHAnsi"/>
                </w:rPr>
                <w:delText>)</w:delText>
              </w:r>
            </w:del>
          </w:p>
        </w:tc>
      </w:tr>
      <w:tr w:rsidR="00CE5CB9" w:rsidRPr="00290473" w:rsidDel="00AC4AE7" w14:paraId="5AF0FF31" w14:textId="607B9C88" w:rsidTr="00AC50F9">
        <w:trPr>
          <w:del w:id="2059"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5E630103" w14:textId="60D59B36" w:rsidR="00CE5CB9" w:rsidRPr="000C75F0" w:rsidDel="00AC4AE7" w:rsidRDefault="00CE5CB9" w:rsidP="00AC4AE7">
            <w:pPr>
              <w:rPr>
                <w:del w:id="2060" w:author="Jarema Piekutowski" w:date="2022-09-08T08:48:00Z"/>
                <w:rFonts w:cstheme="minorHAnsi"/>
                <w:b w:val="0"/>
                <w:bCs w:val="0"/>
              </w:rPr>
              <w:pPrChange w:id="2061" w:author="Jarema Piekutowski" w:date="2022-09-08T08:48:00Z">
                <w:pPr/>
              </w:pPrChange>
            </w:pPr>
            <w:del w:id="2062" w:author="Jarema Piekutowski" w:date="2022-09-08T08:48:00Z">
              <w:r w:rsidRPr="000C75F0" w:rsidDel="00AC4AE7">
                <w:rPr>
                  <w:rFonts w:cstheme="minorHAnsi"/>
                  <w:b w:val="0"/>
                  <w:bCs w:val="0"/>
                </w:rPr>
                <w:delText>Państwowa Wyższa Szkoła Zawodowa w Koninie, Wydział Społeczno- Ekonomiczny</w:delText>
              </w:r>
            </w:del>
          </w:p>
        </w:tc>
        <w:tc>
          <w:tcPr>
            <w:tcW w:w="4531" w:type="dxa"/>
          </w:tcPr>
          <w:p w14:paraId="172AAB0E" w14:textId="535AE121"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2063" w:author="Jarema Piekutowski" w:date="2022-09-08T08:48:00Z"/>
                <w:rFonts w:cstheme="minorHAnsi"/>
              </w:rPr>
              <w:pPrChange w:id="206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065" w:author="Jarema Piekutowski" w:date="2022-09-08T08:48:00Z">
              <w:r w:rsidRPr="00290473" w:rsidDel="00AC4AE7">
                <w:rPr>
                  <w:rFonts w:cstheme="minorHAnsi"/>
                </w:rPr>
                <w:delText xml:space="preserve">Dr Stanisław Ejdys ( autor publikacji </w:delText>
              </w:r>
              <w:r w:rsidRPr="00290473" w:rsidDel="00AC4AE7">
                <w:rPr>
                  <w:rFonts w:cstheme="minorHAnsi"/>
                  <w:i/>
                  <w:iCs/>
                </w:rPr>
                <w:delText>Spójny i zrównoważony system transportowy Warmii i Mazur</w:delText>
              </w:r>
              <w:r w:rsidRPr="00290473" w:rsidDel="00AC4AE7">
                <w:rPr>
                  <w:rFonts w:cstheme="minorHAnsi"/>
                </w:rPr>
                <w:delText xml:space="preserve">) </w:delText>
              </w:r>
            </w:del>
          </w:p>
        </w:tc>
      </w:tr>
      <w:tr w:rsidR="00CE5CB9" w:rsidRPr="00290473" w:rsidDel="00AC4AE7" w14:paraId="1CB46A8A" w14:textId="57026898" w:rsidTr="00AC50F9">
        <w:trPr>
          <w:cnfStyle w:val="000000100000" w:firstRow="0" w:lastRow="0" w:firstColumn="0" w:lastColumn="0" w:oddVBand="0" w:evenVBand="0" w:oddHBand="1" w:evenHBand="0" w:firstRowFirstColumn="0" w:firstRowLastColumn="0" w:lastRowFirstColumn="0" w:lastRowLastColumn="0"/>
          <w:del w:id="2066"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6A7AE319" w14:textId="4F5A4892" w:rsidR="00CE5CB9" w:rsidRPr="000C75F0" w:rsidDel="00AC4AE7" w:rsidRDefault="00CE5CB9" w:rsidP="00AC4AE7">
            <w:pPr>
              <w:rPr>
                <w:del w:id="2067" w:author="Jarema Piekutowski" w:date="2022-09-08T08:48:00Z"/>
                <w:rFonts w:cstheme="minorHAnsi"/>
                <w:b w:val="0"/>
                <w:bCs w:val="0"/>
              </w:rPr>
              <w:pPrChange w:id="2068" w:author="Jarema Piekutowski" w:date="2022-09-08T08:48:00Z">
                <w:pPr/>
              </w:pPrChange>
            </w:pPr>
            <w:del w:id="2069" w:author="Jarema Piekutowski" w:date="2022-09-08T08:48:00Z">
              <w:r w:rsidRPr="000C75F0" w:rsidDel="00AC4AE7">
                <w:rPr>
                  <w:rFonts w:cstheme="minorHAnsi"/>
                  <w:b w:val="0"/>
                  <w:bCs w:val="0"/>
                </w:rPr>
                <w:delText>Katedra Rozwoju Regionalnego i Przestrzennego SGH</w:delText>
              </w:r>
            </w:del>
          </w:p>
        </w:tc>
        <w:tc>
          <w:tcPr>
            <w:tcW w:w="4531" w:type="dxa"/>
          </w:tcPr>
          <w:p w14:paraId="0767304B" w14:textId="579A56D7"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070" w:author="Jarema Piekutowski" w:date="2022-09-08T08:48:00Z"/>
                <w:rFonts w:cstheme="minorHAnsi"/>
              </w:rPr>
              <w:pPrChange w:id="207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072" w:author="Jarema Piekutowski" w:date="2022-09-08T08:48:00Z">
              <w:r w:rsidRPr="00290473" w:rsidDel="00AC4AE7">
                <w:rPr>
                  <w:rFonts w:cstheme="minorHAnsi"/>
                </w:rPr>
                <w:delText xml:space="preserve">dr Paulina Legutko-Kobus (współautorka dokumentu </w:delText>
              </w:r>
              <w:r w:rsidRPr="00290473" w:rsidDel="00AC4AE7">
                <w:rPr>
                  <w:rFonts w:cstheme="minorHAnsi"/>
                  <w:i/>
                  <w:iCs/>
                </w:rPr>
                <w:delText>Plan Adaptacji Miasta do zmian klimatu – Białystok, Olsztyn)</w:delText>
              </w:r>
            </w:del>
          </w:p>
        </w:tc>
      </w:tr>
      <w:tr w:rsidR="00CE5CB9" w:rsidRPr="00290473" w:rsidDel="00AC4AE7" w14:paraId="526FEA12" w14:textId="1CC3830D" w:rsidTr="00AC50F9">
        <w:trPr>
          <w:del w:id="2073"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5067F9F0" w14:textId="73B711E8" w:rsidR="00CE5CB9" w:rsidRPr="000C75F0" w:rsidDel="00AC4AE7" w:rsidRDefault="00CE5CB9" w:rsidP="00AC4AE7">
            <w:pPr>
              <w:rPr>
                <w:del w:id="2074" w:author="Jarema Piekutowski" w:date="2022-09-08T08:48:00Z"/>
                <w:rFonts w:cstheme="minorHAnsi"/>
                <w:b w:val="0"/>
                <w:bCs w:val="0"/>
              </w:rPr>
              <w:pPrChange w:id="2075" w:author="Jarema Piekutowski" w:date="2022-09-08T08:48:00Z">
                <w:pPr/>
              </w:pPrChange>
            </w:pPr>
            <w:del w:id="2076" w:author="Jarema Piekutowski" w:date="2022-09-08T08:48:00Z">
              <w:r w:rsidRPr="000C75F0" w:rsidDel="00AC4AE7">
                <w:rPr>
                  <w:rFonts w:cstheme="minorHAnsi"/>
                  <w:b w:val="0"/>
                  <w:bCs w:val="0"/>
                </w:rPr>
                <w:delText>Krajowy Ośrodek Zmian Klimatu</w:delText>
              </w:r>
            </w:del>
          </w:p>
          <w:p w14:paraId="3FEC42CE" w14:textId="4356B9BE" w:rsidR="00CE5CB9" w:rsidRPr="000C75F0" w:rsidDel="00AC4AE7" w:rsidRDefault="00CE5CB9" w:rsidP="00AC4AE7">
            <w:pPr>
              <w:rPr>
                <w:del w:id="2077" w:author="Jarema Piekutowski" w:date="2022-09-08T08:48:00Z"/>
                <w:rFonts w:cstheme="minorHAnsi"/>
                <w:b w:val="0"/>
                <w:bCs w:val="0"/>
              </w:rPr>
              <w:pPrChange w:id="2078" w:author="Jarema Piekutowski" w:date="2022-09-08T08:48:00Z">
                <w:pPr/>
              </w:pPrChange>
            </w:pPr>
            <w:del w:id="2079" w:author="Jarema Piekutowski" w:date="2022-09-08T08:48:00Z">
              <w:r w:rsidRPr="000C75F0" w:rsidDel="00AC4AE7">
                <w:rPr>
                  <w:rFonts w:cstheme="minorHAnsi"/>
                  <w:b w:val="0"/>
                  <w:bCs w:val="0"/>
                </w:rPr>
                <w:delText>Instytut Ochrony Środowiska-Państwowy Instytut Badawczy</w:delText>
              </w:r>
            </w:del>
          </w:p>
        </w:tc>
        <w:tc>
          <w:tcPr>
            <w:tcW w:w="4531" w:type="dxa"/>
          </w:tcPr>
          <w:p w14:paraId="65CBB1C6" w14:textId="091C4659"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2080" w:author="Jarema Piekutowski" w:date="2022-09-08T08:48:00Z"/>
                <w:rFonts w:cstheme="minorHAnsi"/>
              </w:rPr>
              <w:pPrChange w:id="2081"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082" w:author="Jarema Piekutowski" w:date="2022-09-08T08:48:00Z">
              <w:r w:rsidRPr="00290473" w:rsidDel="00AC4AE7">
                <w:rPr>
                  <w:rFonts w:cstheme="minorHAnsi"/>
                </w:rPr>
                <w:delText xml:space="preserve">dr Agnieszka Kuśmierz ( kierowniczka zespołu opracowującego </w:delText>
              </w:r>
              <w:r w:rsidRPr="00290473" w:rsidDel="00AC4AE7">
                <w:rPr>
                  <w:rFonts w:cstheme="minorHAnsi"/>
                  <w:i/>
                  <w:iCs/>
                </w:rPr>
                <w:delText>Plan Adaptacji Miasta do zmian klimatu – Lublin oraz Kielce</w:delText>
              </w:r>
              <w:r w:rsidRPr="00290473" w:rsidDel="00AC4AE7">
                <w:rPr>
                  <w:rFonts w:cstheme="minorHAnsi"/>
                </w:rPr>
                <w:delText>)</w:delText>
              </w:r>
            </w:del>
          </w:p>
        </w:tc>
      </w:tr>
      <w:tr w:rsidR="00CE5CB9" w:rsidRPr="00290473" w:rsidDel="00AC4AE7" w14:paraId="451AB082" w14:textId="1CF86294" w:rsidTr="00AC50F9">
        <w:trPr>
          <w:cnfStyle w:val="000000100000" w:firstRow="0" w:lastRow="0" w:firstColumn="0" w:lastColumn="0" w:oddVBand="0" w:evenVBand="0" w:oddHBand="1" w:evenHBand="0" w:firstRowFirstColumn="0" w:firstRowLastColumn="0" w:lastRowFirstColumn="0" w:lastRowLastColumn="0"/>
          <w:del w:id="2083"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2A739905" w14:textId="7DEC490E" w:rsidR="00CE5CB9" w:rsidRPr="000C75F0" w:rsidDel="00AC4AE7" w:rsidRDefault="00CE5CB9" w:rsidP="00AC4AE7">
            <w:pPr>
              <w:rPr>
                <w:del w:id="2084" w:author="Jarema Piekutowski" w:date="2022-09-08T08:48:00Z"/>
                <w:rFonts w:cstheme="minorHAnsi"/>
                <w:b w:val="0"/>
                <w:bCs w:val="0"/>
              </w:rPr>
              <w:pPrChange w:id="2085" w:author="Jarema Piekutowski" w:date="2022-09-08T08:48:00Z">
                <w:pPr/>
              </w:pPrChange>
            </w:pPr>
            <w:del w:id="2086" w:author="Jarema Piekutowski" w:date="2022-09-08T08:48:00Z">
              <w:r w:rsidRPr="000C75F0" w:rsidDel="00AC4AE7">
                <w:rPr>
                  <w:rFonts w:cstheme="minorHAnsi"/>
                  <w:b w:val="0"/>
                  <w:bCs w:val="0"/>
                </w:rPr>
                <w:delText>Uniwersytet w Białymstoku, Katedra Rozwoju Społeczno-Gospodarczego, Zakład Zrównoważonego Rozwoju</w:delText>
              </w:r>
            </w:del>
          </w:p>
        </w:tc>
        <w:tc>
          <w:tcPr>
            <w:tcW w:w="4531" w:type="dxa"/>
          </w:tcPr>
          <w:p w14:paraId="2FC21E8C" w14:textId="73EB17AE"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087" w:author="Jarema Piekutowski" w:date="2022-09-08T08:48:00Z"/>
                <w:rFonts w:cstheme="minorHAnsi"/>
              </w:rPr>
              <w:pPrChange w:id="208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089" w:author="Jarema Piekutowski" w:date="2022-09-08T08:48:00Z">
              <w:r w:rsidRPr="00290473" w:rsidDel="00AC4AE7">
                <w:rPr>
                  <w:rFonts w:cstheme="minorHAnsi"/>
                </w:rPr>
                <w:delText>dr hab. Dariusz Kiełczewski (kierownik katedry i zakładu)</w:delText>
              </w:r>
            </w:del>
          </w:p>
        </w:tc>
      </w:tr>
      <w:tr w:rsidR="00CE5CB9" w:rsidRPr="00290473" w:rsidDel="00AC4AE7" w14:paraId="168D1D86" w14:textId="6DFF9149" w:rsidTr="00AC50F9">
        <w:trPr>
          <w:del w:id="2090"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2BF2484A" w14:textId="620B053F" w:rsidR="00CE5CB9" w:rsidRPr="00CF6FAF" w:rsidDel="00AC4AE7" w:rsidRDefault="00CE5CB9" w:rsidP="00AC4AE7">
            <w:pPr>
              <w:rPr>
                <w:del w:id="2091" w:author="Jarema Piekutowski" w:date="2022-09-08T08:48:00Z"/>
                <w:rFonts w:cstheme="minorHAnsi"/>
                <w:b w:val="0"/>
                <w:bCs w:val="0"/>
              </w:rPr>
              <w:pPrChange w:id="2092" w:author="Jarema Piekutowski" w:date="2022-09-08T08:48:00Z">
                <w:pPr/>
              </w:pPrChange>
            </w:pPr>
            <w:del w:id="2093" w:author="Jarema Piekutowski" w:date="2022-09-08T08:48:00Z">
              <w:r w:rsidRPr="00CF6FAF" w:rsidDel="00AC4AE7">
                <w:rPr>
                  <w:rFonts w:cstheme="minorHAnsi"/>
                  <w:b w:val="0"/>
                  <w:bCs w:val="0"/>
                </w:rPr>
                <w:delText>Portal internetowy „Transport publiczny” powiązany z Zespołem Doradców Gospodarczych TOR</w:delText>
              </w:r>
            </w:del>
          </w:p>
        </w:tc>
        <w:tc>
          <w:tcPr>
            <w:tcW w:w="4531" w:type="dxa"/>
          </w:tcPr>
          <w:p w14:paraId="08CC094A" w14:textId="19DA7D24" w:rsidR="00CE5CB9" w:rsidRPr="00CF6FAF" w:rsidDel="00AC4AE7" w:rsidRDefault="00CE5CB9" w:rsidP="00AC4AE7">
            <w:pPr>
              <w:cnfStyle w:val="000000000000" w:firstRow="0" w:lastRow="0" w:firstColumn="0" w:lastColumn="0" w:oddVBand="0" w:evenVBand="0" w:oddHBand="0" w:evenHBand="0" w:firstRowFirstColumn="0" w:firstRowLastColumn="0" w:lastRowFirstColumn="0" w:lastRowLastColumn="0"/>
              <w:rPr>
                <w:del w:id="2094" w:author="Jarema Piekutowski" w:date="2022-09-08T08:48:00Z"/>
                <w:rFonts w:cstheme="minorHAnsi"/>
              </w:rPr>
              <w:pPrChange w:id="2095"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096" w:author="Jarema Piekutowski" w:date="2022-09-08T08:48:00Z">
              <w:r w:rsidRPr="00CF6FAF" w:rsidDel="00AC4AE7">
                <w:rPr>
                  <w:rFonts w:cstheme="minorHAnsi"/>
                </w:rPr>
                <w:delText xml:space="preserve">Kasper Fiszer </w:delText>
              </w:r>
            </w:del>
          </w:p>
        </w:tc>
      </w:tr>
      <w:tr w:rsidR="00CE5CB9" w:rsidRPr="00290473" w:rsidDel="00AC4AE7" w14:paraId="63199EB8" w14:textId="58EAF8E5" w:rsidTr="00AC50F9">
        <w:trPr>
          <w:cnfStyle w:val="000000100000" w:firstRow="0" w:lastRow="0" w:firstColumn="0" w:lastColumn="0" w:oddVBand="0" w:evenVBand="0" w:oddHBand="1" w:evenHBand="0" w:firstRowFirstColumn="0" w:firstRowLastColumn="0" w:lastRowFirstColumn="0" w:lastRowLastColumn="0"/>
          <w:del w:id="2097"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3EB255A7" w14:textId="3E057DF5" w:rsidR="00CE5CB9" w:rsidRPr="00CF6FAF" w:rsidDel="00AC4AE7" w:rsidRDefault="00CE5CB9" w:rsidP="00AC4AE7">
            <w:pPr>
              <w:rPr>
                <w:del w:id="2098" w:author="Jarema Piekutowski" w:date="2022-09-08T08:48:00Z"/>
                <w:rFonts w:cstheme="minorHAnsi"/>
                <w:b w:val="0"/>
                <w:bCs w:val="0"/>
              </w:rPr>
              <w:pPrChange w:id="2099" w:author="Jarema Piekutowski" w:date="2022-09-08T08:48:00Z">
                <w:pPr/>
              </w:pPrChange>
            </w:pPr>
            <w:del w:id="2100" w:author="Jarema Piekutowski" w:date="2022-09-08T08:48:00Z">
              <w:r w:rsidRPr="00CF6FAF" w:rsidDel="00AC4AE7">
                <w:rPr>
                  <w:rFonts w:cstheme="minorHAnsi"/>
                  <w:b w:val="0"/>
                  <w:bCs w:val="0"/>
                </w:rPr>
                <w:delText>Zespół Doradców Gospodarczych TOR</w:delText>
              </w:r>
            </w:del>
          </w:p>
        </w:tc>
        <w:tc>
          <w:tcPr>
            <w:tcW w:w="4531" w:type="dxa"/>
          </w:tcPr>
          <w:p w14:paraId="5A8CB571" w14:textId="5829DC08" w:rsidR="00CE5CB9" w:rsidRPr="00CF6FAF" w:rsidDel="00AC4AE7" w:rsidRDefault="00CE5CB9" w:rsidP="00AC4AE7">
            <w:pPr>
              <w:cnfStyle w:val="000000100000" w:firstRow="0" w:lastRow="0" w:firstColumn="0" w:lastColumn="0" w:oddVBand="0" w:evenVBand="0" w:oddHBand="1" w:evenHBand="0" w:firstRowFirstColumn="0" w:firstRowLastColumn="0" w:lastRowFirstColumn="0" w:lastRowLastColumn="0"/>
              <w:rPr>
                <w:del w:id="2101" w:author="Jarema Piekutowski" w:date="2022-09-08T08:48:00Z"/>
              </w:rPr>
              <w:pPrChange w:id="210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103" w:author="Jarema Piekutowski" w:date="2022-09-08T08:48:00Z">
              <w:r w:rsidRPr="00CF6FAF" w:rsidDel="00AC4AE7">
                <w:delText>Krzysztof Ruciński (specjalista m.in. smart city i planowania mobilności miejskiej )</w:delText>
              </w:r>
            </w:del>
          </w:p>
        </w:tc>
      </w:tr>
      <w:tr w:rsidR="00CE5CB9" w:rsidRPr="00290473" w:rsidDel="00AC4AE7" w14:paraId="1948B513" w14:textId="67EF5030" w:rsidTr="00AC50F9">
        <w:trPr>
          <w:del w:id="2104"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68EADD8C" w14:textId="4E04B19F" w:rsidR="00CE5CB9" w:rsidRPr="00CF6FAF" w:rsidDel="00AC4AE7" w:rsidRDefault="00CE5CB9" w:rsidP="00AC4AE7">
            <w:pPr>
              <w:rPr>
                <w:del w:id="2105" w:author="Jarema Piekutowski" w:date="2022-09-08T08:48:00Z"/>
                <w:rFonts w:cstheme="minorHAnsi"/>
                <w:b w:val="0"/>
                <w:bCs w:val="0"/>
              </w:rPr>
              <w:pPrChange w:id="2106" w:author="Jarema Piekutowski" w:date="2022-09-08T08:48:00Z">
                <w:pPr/>
              </w:pPrChange>
            </w:pPr>
            <w:del w:id="2107" w:author="Jarema Piekutowski" w:date="2022-09-08T08:48:00Z">
              <w:r w:rsidRPr="00CF6FAF" w:rsidDel="00AC4AE7">
                <w:rPr>
                  <w:rFonts w:cstheme="minorHAnsi"/>
                  <w:b w:val="0"/>
                  <w:bCs w:val="0"/>
                </w:rPr>
                <w:delText>Katedra Kształtowania i Projektowania Krajobrazu, Instytut Matematyki, Informatyki i Architektury Krajobrazu,</w:delText>
              </w:r>
            </w:del>
          </w:p>
          <w:p w14:paraId="1542227F" w14:textId="5F2F07A4" w:rsidR="00CE5CB9" w:rsidRPr="00CF6FAF" w:rsidDel="00AC4AE7" w:rsidRDefault="00CE5CB9" w:rsidP="00AC4AE7">
            <w:pPr>
              <w:rPr>
                <w:del w:id="2108" w:author="Jarema Piekutowski" w:date="2022-09-08T08:48:00Z"/>
                <w:rFonts w:cstheme="minorHAnsi"/>
                <w:b w:val="0"/>
                <w:bCs w:val="0"/>
              </w:rPr>
              <w:pPrChange w:id="2109" w:author="Jarema Piekutowski" w:date="2022-09-08T08:48:00Z">
                <w:pPr/>
              </w:pPrChange>
            </w:pPr>
            <w:del w:id="2110" w:author="Jarema Piekutowski" w:date="2022-09-08T08:48:00Z">
              <w:r w:rsidRPr="00CF6FAF" w:rsidDel="00AC4AE7">
                <w:rPr>
                  <w:rFonts w:cstheme="minorHAnsi"/>
                  <w:b w:val="0"/>
                  <w:bCs w:val="0"/>
                </w:rPr>
                <w:delText>Wydział Nauk Ścisłych i Nauk o Zdrowiu,</w:delText>
              </w:r>
            </w:del>
          </w:p>
          <w:p w14:paraId="2532256D" w14:textId="3498DFEC" w:rsidR="00CE5CB9" w:rsidRPr="00CF6FAF" w:rsidDel="00AC4AE7" w:rsidRDefault="00CE5CB9" w:rsidP="00AC4AE7">
            <w:pPr>
              <w:rPr>
                <w:del w:id="2111" w:author="Jarema Piekutowski" w:date="2022-09-08T08:48:00Z"/>
                <w:rFonts w:cstheme="minorHAnsi"/>
                <w:b w:val="0"/>
                <w:bCs w:val="0"/>
              </w:rPr>
              <w:pPrChange w:id="2112" w:author="Jarema Piekutowski" w:date="2022-09-08T08:48:00Z">
                <w:pPr/>
              </w:pPrChange>
            </w:pPr>
            <w:del w:id="2113" w:author="Jarema Piekutowski" w:date="2022-09-08T08:48:00Z">
              <w:r w:rsidRPr="00CF6FAF" w:rsidDel="00AC4AE7">
                <w:rPr>
                  <w:rFonts w:cstheme="minorHAnsi"/>
                  <w:b w:val="0"/>
                  <w:bCs w:val="0"/>
                </w:rPr>
                <w:delText>Katolicki Uniwersytet Lubelski Jana Pawła II</w:delText>
              </w:r>
            </w:del>
          </w:p>
        </w:tc>
        <w:tc>
          <w:tcPr>
            <w:tcW w:w="4531" w:type="dxa"/>
          </w:tcPr>
          <w:p w14:paraId="0FD27E6C" w14:textId="2AB7CAE4" w:rsidR="00CE5CB9" w:rsidRPr="00CF6FAF" w:rsidDel="00AC4AE7" w:rsidRDefault="00CE5CB9" w:rsidP="00AC4AE7">
            <w:pPr>
              <w:cnfStyle w:val="000000000000" w:firstRow="0" w:lastRow="0" w:firstColumn="0" w:lastColumn="0" w:oddVBand="0" w:evenVBand="0" w:oddHBand="0" w:evenHBand="0" w:firstRowFirstColumn="0" w:firstRowLastColumn="0" w:lastRowFirstColumn="0" w:lastRowLastColumn="0"/>
              <w:rPr>
                <w:del w:id="2114" w:author="Jarema Piekutowski" w:date="2022-09-08T08:48:00Z"/>
              </w:rPr>
              <w:pPrChange w:id="2115"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116" w:author="Jarema Piekutowski" w:date="2022-09-08T08:48:00Z">
              <w:r w:rsidRPr="00CF6FAF" w:rsidDel="00AC4AE7">
                <w:delText>Dr Jan Kamiński (jeden z mentorów na wydarzeniu „Citython Lublin – poszukiwanie rozwiązań dla zrównoważonej mobilności”</w:delText>
              </w:r>
            </w:del>
          </w:p>
        </w:tc>
      </w:tr>
      <w:tr w:rsidR="00CE5CB9" w:rsidRPr="00290473" w:rsidDel="00AC4AE7" w14:paraId="4E98689C" w14:textId="3424D09C" w:rsidTr="00AC50F9">
        <w:trPr>
          <w:cnfStyle w:val="000000100000" w:firstRow="0" w:lastRow="0" w:firstColumn="0" w:lastColumn="0" w:oddVBand="0" w:evenVBand="0" w:oddHBand="1" w:evenHBand="0" w:firstRowFirstColumn="0" w:firstRowLastColumn="0" w:lastRowFirstColumn="0" w:lastRowLastColumn="0"/>
          <w:del w:id="2117"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15576A74" w14:textId="65A950EF" w:rsidR="00CE5CB9" w:rsidRPr="00CF6FAF" w:rsidDel="00AC4AE7" w:rsidRDefault="00CE5CB9" w:rsidP="00AC4AE7">
            <w:pPr>
              <w:rPr>
                <w:del w:id="2118" w:author="Jarema Piekutowski" w:date="2022-09-08T08:48:00Z"/>
                <w:rFonts w:cstheme="minorHAnsi"/>
                <w:b w:val="0"/>
                <w:bCs w:val="0"/>
              </w:rPr>
              <w:pPrChange w:id="2119" w:author="Jarema Piekutowski" w:date="2022-09-08T08:48:00Z">
                <w:pPr/>
              </w:pPrChange>
            </w:pPr>
            <w:del w:id="2120" w:author="Jarema Piekutowski" w:date="2022-09-08T08:48:00Z">
              <w:r w:rsidRPr="00CF6FAF" w:rsidDel="00AC4AE7">
                <w:rPr>
                  <w:rFonts w:cstheme="minorHAnsi"/>
                  <w:b w:val="0"/>
                  <w:bCs w:val="0"/>
                </w:rPr>
                <w:delText>Zespół Doradców Gospodarczych TOR</w:delText>
              </w:r>
            </w:del>
          </w:p>
        </w:tc>
        <w:tc>
          <w:tcPr>
            <w:tcW w:w="4531" w:type="dxa"/>
          </w:tcPr>
          <w:p w14:paraId="559BA1BB" w14:textId="40C72D62" w:rsidR="00CE5CB9" w:rsidRPr="00CF6FAF" w:rsidDel="00AC4AE7" w:rsidRDefault="00CE5CB9" w:rsidP="00AC4AE7">
            <w:pPr>
              <w:cnfStyle w:val="000000100000" w:firstRow="0" w:lastRow="0" w:firstColumn="0" w:lastColumn="0" w:oddVBand="0" w:evenVBand="0" w:oddHBand="1" w:evenHBand="0" w:firstRowFirstColumn="0" w:firstRowLastColumn="0" w:lastRowFirstColumn="0" w:lastRowLastColumn="0"/>
              <w:rPr>
                <w:del w:id="2121" w:author="Jarema Piekutowski" w:date="2022-09-08T08:48:00Z"/>
              </w:rPr>
              <w:pPrChange w:id="212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123" w:author="Jarema Piekutowski" w:date="2022-09-08T08:48:00Z">
              <w:r w:rsidRPr="00CF6FAF" w:rsidDel="00AC4AE7">
                <w:delText>Łukasz Malinowski (Dyrektor zarządzający pionu TOR Wydawnictwo, Absolwent Uniwersytetu Warszawskiego i Szkoły Głównej Handlowej)</w:delText>
              </w:r>
            </w:del>
          </w:p>
        </w:tc>
      </w:tr>
      <w:tr w:rsidR="00CE5CB9" w:rsidRPr="00290473" w:rsidDel="00AC4AE7" w14:paraId="2FED3B81" w14:textId="04885FE4" w:rsidTr="00AC50F9">
        <w:trPr>
          <w:del w:id="2124"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47F2152B" w14:textId="23D0529F" w:rsidR="00CE5CB9" w:rsidRPr="00CF6FAF" w:rsidDel="00AC4AE7" w:rsidRDefault="00CE5CB9" w:rsidP="00AC4AE7">
            <w:pPr>
              <w:rPr>
                <w:del w:id="2125" w:author="Jarema Piekutowski" w:date="2022-09-08T08:48:00Z"/>
                <w:rFonts w:cstheme="minorHAnsi"/>
                <w:b w:val="0"/>
                <w:bCs w:val="0"/>
              </w:rPr>
              <w:pPrChange w:id="2126" w:author="Jarema Piekutowski" w:date="2022-09-08T08:48:00Z">
                <w:pPr/>
              </w:pPrChange>
            </w:pPr>
            <w:del w:id="2127" w:author="Jarema Piekutowski" w:date="2022-09-08T08:48:00Z">
              <w:r w:rsidRPr="00CF6FAF" w:rsidDel="00AC4AE7">
                <w:rPr>
                  <w:b w:val="0"/>
                  <w:bCs w:val="0"/>
                </w:rPr>
                <w:delText>Wydział Inżynierii Lądowej Politechniki Krakowskiej</w:delText>
              </w:r>
            </w:del>
          </w:p>
        </w:tc>
        <w:tc>
          <w:tcPr>
            <w:tcW w:w="4531" w:type="dxa"/>
          </w:tcPr>
          <w:p w14:paraId="2D22ED10" w14:textId="7EA46A21" w:rsidR="00CE5CB9" w:rsidRPr="00CF6FAF" w:rsidDel="00AC4AE7" w:rsidRDefault="00CE5CB9" w:rsidP="00AC4AE7">
            <w:pPr>
              <w:cnfStyle w:val="000000000000" w:firstRow="0" w:lastRow="0" w:firstColumn="0" w:lastColumn="0" w:oddVBand="0" w:evenVBand="0" w:oddHBand="0" w:evenHBand="0" w:firstRowFirstColumn="0" w:firstRowLastColumn="0" w:lastRowFirstColumn="0" w:lastRowLastColumn="0"/>
              <w:rPr>
                <w:del w:id="2128" w:author="Jarema Piekutowski" w:date="2022-09-08T08:48:00Z"/>
              </w:rPr>
              <w:pPrChange w:id="2129"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130" w:author="Jarema Piekutowski" w:date="2022-09-08T08:48:00Z">
              <w:r w:rsidRPr="00CF6FAF" w:rsidDel="00AC4AE7">
                <w:delText>prof. dr hab. inż. Andrzej Szarata (dziekan Wydziału Inżynierii Lądowej Politechniki Krakowskiej</w:delText>
              </w:r>
            </w:del>
          </w:p>
        </w:tc>
      </w:tr>
      <w:tr w:rsidR="00CE5CB9" w:rsidRPr="00290473" w:rsidDel="00AC4AE7" w14:paraId="15C18FFD" w14:textId="72A9DBBB" w:rsidTr="00AC50F9">
        <w:trPr>
          <w:cnfStyle w:val="000000100000" w:firstRow="0" w:lastRow="0" w:firstColumn="0" w:lastColumn="0" w:oddVBand="0" w:evenVBand="0" w:oddHBand="1" w:evenHBand="0" w:firstRowFirstColumn="0" w:firstRowLastColumn="0" w:lastRowFirstColumn="0" w:lastRowLastColumn="0"/>
          <w:del w:id="2131"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3B10A2A6" w14:textId="1A37E1C3" w:rsidR="00CE5CB9" w:rsidRPr="00CF6FAF" w:rsidDel="00AC4AE7" w:rsidRDefault="00CE5CB9" w:rsidP="00AC4AE7">
            <w:pPr>
              <w:rPr>
                <w:del w:id="2132" w:author="Jarema Piekutowski" w:date="2022-09-08T08:48:00Z"/>
                <w:b w:val="0"/>
                <w:bCs w:val="0"/>
              </w:rPr>
              <w:pPrChange w:id="2133" w:author="Jarema Piekutowski" w:date="2022-09-08T08:48:00Z">
                <w:pPr/>
              </w:pPrChange>
            </w:pPr>
            <w:del w:id="2134" w:author="Jarema Piekutowski" w:date="2022-09-08T08:48:00Z">
              <w:r w:rsidRPr="00CF6FAF" w:rsidDel="00AC4AE7">
                <w:rPr>
                  <w:b w:val="0"/>
                  <w:bCs w:val="0"/>
                </w:rPr>
                <w:delText>Zakład Rozwoju Regionalnego Instytut Geografii i Gospodarki Przestrzennej Uniwersytet Jagielloński w Krakowie</w:delText>
              </w:r>
            </w:del>
          </w:p>
        </w:tc>
        <w:tc>
          <w:tcPr>
            <w:tcW w:w="4531" w:type="dxa"/>
          </w:tcPr>
          <w:p w14:paraId="083C8B88" w14:textId="5E2954DF" w:rsidR="00CE5CB9" w:rsidRPr="00CF6FAF" w:rsidDel="00AC4AE7" w:rsidRDefault="00CE5CB9" w:rsidP="00AC4AE7">
            <w:pPr>
              <w:cnfStyle w:val="000000100000" w:firstRow="0" w:lastRow="0" w:firstColumn="0" w:lastColumn="0" w:oddVBand="0" w:evenVBand="0" w:oddHBand="1" w:evenHBand="0" w:firstRowFirstColumn="0" w:firstRowLastColumn="0" w:lastRowFirstColumn="0" w:lastRowLastColumn="0"/>
              <w:rPr>
                <w:del w:id="2135" w:author="Jarema Piekutowski" w:date="2022-09-08T08:48:00Z"/>
              </w:rPr>
              <w:pPrChange w:id="2136"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137" w:author="Jarema Piekutowski" w:date="2022-09-08T08:48:00Z">
              <w:r w:rsidRPr="00CF6FAF" w:rsidDel="00AC4AE7">
                <w:delText xml:space="preserve">Robert Guzik ( autor publikacji </w:delText>
              </w:r>
              <w:r w:rsidRPr="00CF6FAF" w:rsidDel="00AC4AE7">
                <w:rPr>
                  <w:i/>
                  <w:iCs/>
                </w:rPr>
                <w:delText>Relacje przestrzenne komunikacji zbiorowej i indywidualnej Miejskiego Obszaru Funkcjonalnego Olsztyna w kontekście mobilności miejskiej</w:delText>
              </w:r>
              <w:r w:rsidRPr="00CF6FAF" w:rsidDel="00AC4AE7">
                <w:delText>)</w:delText>
              </w:r>
            </w:del>
          </w:p>
        </w:tc>
      </w:tr>
      <w:tr w:rsidR="00CE5CB9" w:rsidRPr="00290473" w:rsidDel="00AC4AE7" w14:paraId="0A723905" w14:textId="4015FDCB" w:rsidTr="00AC50F9">
        <w:trPr>
          <w:del w:id="2138"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3DBD9D80" w14:textId="60626EA2" w:rsidR="00CE5CB9" w:rsidRPr="00CF6FAF" w:rsidDel="00AC4AE7" w:rsidRDefault="00CE5CB9" w:rsidP="00AC4AE7">
            <w:pPr>
              <w:rPr>
                <w:del w:id="2139" w:author="Jarema Piekutowski" w:date="2022-09-08T08:48:00Z"/>
                <w:rFonts w:cstheme="minorHAnsi"/>
                <w:b w:val="0"/>
                <w:bCs w:val="0"/>
              </w:rPr>
              <w:pPrChange w:id="2140" w:author="Jarema Piekutowski" w:date="2022-09-08T08:48:00Z">
                <w:pPr/>
              </w:pPrChange>
            </w:pPr>
            <w:del w:id="2141" w:author="Jarema Piekutowski" w:date="2022-09-08T08:48:00Z">
              <w:r w:rsidRPr="00CF6FAF" w:rsidDel="00AC4AE7">
                <w:rPr>
                  <w:rFonts w:cstheme="minorHAnsi"/>
                  <w:b w:val="0"/>
                  <w:bCs w:val="0"/>
                </w:rPr>
                <w:delText>Uniwersytet w Białymstoku, Katedra Rozwoju Społeczno-Gospodarczego,</w:delText>
              </w:r>
            </w:del>
          </w:p>
          <w:p w14:paraId="2E500102" w14:textId="67E4B350" w:rsidR="00CE5CB9" w:rsidRPr="00CF6FAF" w:rsidDel="00AC4AE7" w:rsidRDefault="00CE5CB9" w:rsidP="00AC4AE7">
            <w:pPr>
              <w:rPr>
                <w:del w:id="2142" w:author="Jarema Piekutowski" w:date="2022-09-08T08:48:00Z"/>
                <w:b w:val="0"/>
                <w:bCs w:val="0"/>
              </w:rPr>
              <w:pPrChange w:id="2143" w:author="Jarema Piekutowski" w:date="2022-09-08T08:48:00Z">
                <w:pPr/>
              </w:pPrChange>
            </w:pPr>
            <w:del w:id="2144" w:author="Jarema Piekutowski" w:date="2022-09-08T08:48:00Z">
              <w:r w:rsidRPr="00CF6FAF" w:rsidDel="00AC4AE7">
                <w:rPr>
                  <w:rFonts w:cstheme="minorHAnsi"/>
                  <w:b w:val="0"/>
                  <w:bCs w:val="0"/>
                </w:rPr>
                <w:delText>Zakład Rozwoju Lokalnego i Gospodarki Przestrzennej</w:delText>
              </w:r>
            </w:del>
          </w:p>
        </w:tc>
        <w:tc>
          <w:tcPr>
            <w:tcW w:w="4531" w:type="dxa"/>
          </w:tcPr>
          <w:p w14:paraId="4E436478" w14:textId="78B48317" w:rsidR="00CE5CB9" w:rsidRPr="00CF6FAF" w:rsidDel="00AC4AE7" w:rsidRDefault="00CE5CB9" w:rsidP="00AC4AE7">
            <w:pPr>
              <w:cnfStyle w:val="000000000000" w:firstRow="0" w:lastRow="0" w:firstColumn="0" w:lastColumn="0" w:oddVBand="0" w:evenVBand="0" w:oddHBand="0" w:evenHBand="0" w:firstRowFirstColumn="0" w:firstRowLastColumn="0" w:lastRowFirstColumn="0" w:lastRowLastColumn="0"/>
              <w:rPr>
                <w:del w:id="2145" w:author="Jarema Piekutowski" w:date="2022-09-08T08:48:00Z"/>
              </w:rPr>
              <w:pPrChange w:id="2146"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147" w:author="Jarema Piekutowski" w:date="2022-09-08T08:48:00Z">
              <w:r w:rsidRPr="00290473" w:rsidDel="00AC4AE7">
                <w:rPr>
                  <w:rFonts w:cstheme="minorHAnsi"/>
                </w:rPr>
                <w:delText xml:space="preserve">dr Łukasz Bugowski (Autor publikacji </w:delText>
              </w:r>
              <w:r w:rsidRPr="00290473" w:rsidDel="00AC4AE7">
                <w:rPr>
                  <w:rFonts w:cstheme="minorHAnsi"/>
                  <w:i/>
                  <w:iCs/>
                </w:rPr>
                <w:delText>Rozwój transportu drogowego w państwach położonych wzdłuż międzynarodowej trasy Via Carpatia)</w:delText>
              </w:r>
            </w:del>
          </w:p>
        </w:tc>
      </w:tr>
      <w:tr w:rsidR="00CE5CB9" w:rsidRPr="00290473" w:rsidDel="00AC4AE7" w14:paraId="4344ECF2" w14:textId="558478D1" w:rsidTr="00AC50F9">
        <w:trPr>
          <w:cnfStyle w:val="000000100000" w:firstRow="0" w:lastRow="0" w:firstColumn="0" w:lastColumn="0" w:oddVBand="0" w:evenVBand="0" w:oddHBand="1" w:evenHBand="0" w:firstRowFirstColumn="0" w:firstRowLastColumn="0" w:lastRowFirstColumn="0" w:lastRowLastColumn="0"/>
          <w:del w:id="2148"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5B023E18" w14:textId="37B8700F" w:rsidR="00CE5CB9" w:rsidRPr="00CF6FAF" w:rsidDel="00AC4AE7" w:rsidRDefault="00CE5CB9" w:rsidP="00AC4AE7">
            <w:pPr>
              <w:rPr>
                <w:del w:id="2149" w:author="Jarema Piekutowski" w:date="2022-09-08T08:48:00Z"/>
                <w:rFonts w:cstheme="minorHAnsi"/>
                <w:b w:val="0"/>
                <w:bCs w:val="0"/>
              </w:rPr>
              <w:pPrChange w:id="2150" w:author="Jarema Piekutowski" w:date="2022-09-08T08:48:00Z">
                <w:pPr/>
              </w:pPrChange>
            </w:pPr>
            <w:del w:id="2151" w:author="Jarema Piekutowski" w:date="2022-09-08T08:48:00Z">
              <w:r w:rsidRPr="009A13C4" w:rsidDel="00AC4AE7">
                <w:rPr>
                  <w:rFonts w:cstheme="minorHAnsi"/>
                  <w:b w:val="0"/>
                  <w:bCs w:val="0"/>
                </w:rPr>
                <w:delText>Zarząd Dróg Wojewódzkich w Olsztynie</w:delText>
              </w:r>
            </w:del>
          </w:p>
        </w:tc>
        <w:tc>
          <w:tcPr>
            <w:tcW w:w="4531" w:type="dxa"/>
          </w:tcPr>
          <w:p w14:paraId="0015114A" w14:textId="277F30EB"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152" w:author="Jarema Piekutowski" w:date="2022-09-08T08:48:00Z"/>
                <w:rFonts w:cstheme="minorHAnsi"/>
              </w:rPr>
              <w:pPrChange w:id="2153"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154" w:author="Jarema Piekutowski" w:date="2022-09-08T08:48:00Z">
              <w:r w:rsidDel="00AC4AE7">
                <w:rPr>
                  <w:rFonts w:cstheme="minorHAnsi"/>
                </w:rPr>
                <w:delText>Waldemar Królikowski (dyrektor)</w:delText>
              </w:r>
            </w:del>
          </w:p>
        </w:tc>
      </w:tr>
      <w:tr w:rsidR="00CE5CB9" w:rsidRPr="00290473" w:rsidDel="00AC4AE7" w14:paraId="70358CAC" w14:textId="33E1F67A" w:rsidTr="00AC50F9">
        <w:trPr>
          <w:del w:id="2155"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4642C812" w14:textId="04BE8A86" w:rsidR="00CE5CB9" w:rsidRPr="00CF6FAF" w:rsidDel="00AC4AE7" w:rsidRDefault="00CE5CB9" w:rsidP="00AC4AE7">
            <w:pPr>
              <w:rPr>
                <w:del w:id="2156" w:author="Jarema Piekutowski" w:date="2022-09-08T08:48:00Z"/>
                <w:rFonts w:cstheme="minorHAnsi"/>
                <w:b w:val="0"/>
                <w:bCs w:val="0"/>
              </w:rPr>
              <w:pPrChange w:id="2157" w:author="Jarema Piekutowski" w:date="2022-09-08T08:48:00Z">
                <w:pPr/>
              </w:pPrChange>
            </w:pPr>
            <w:del w:id="2158" w:author="Jarema Piekutowski" w:date="2022-09-08T08:48:00Z">
              <w:r w:rsidRPr="009A13C4" w:rsidDel="00AC4AE7">
                <w:rPr>
                  <w:rFonts w:cstheme="minorHAnsi"/>
                  <w:b w:val="0"/>
                  <w:bCs w:val="0"/>
                </w:rPr>
                <w:delText>Podlaski Zarząd Dróg Wojewódzkich w Białymstoku</w:delText>
              </w:r>
            </w:del>
          </w:p>
        </w:tc>
        <w:tc>
          <w:tcPr>
            <w:tcW w:w="4531" w:type="dxa"/>
          </w:tcPr>
          <w:p w14:paraId="0B023EF2" w14:textId="2CE04C75" w:rsidR="00CE5CB9" w:rsidRPr="00A134E0" w:rsidDel="00AC4AE7" w:rsidRDefault="00CE5CB9" w:rsidP="00AC4AE7">
            <w:pPr>
              <w:cnfStyle w:val="000000000000" w:firstRow="0" w:lastRow="0" w:firstColumn="0" w:lastColumn="0" w:oddVBand="0" w:evenVBand="0" w:oddHBand="0" w:evenHBand="0" w:firstRowFirstColumn="0" w:firstRowLastColumn="0" w:lastRowFirstColumn="0" w:lastRowLastColumn="0"/>
              <w:rPr>
                <w:del w:id="2159" w:author="Jarema Piekutowski" w:date="2022-09-08T08:48:00Z"/>
                <w:rFonts w:cstheme="minorHAnsi"/>
              </w:rPr>
              <w:pPrChange w:id="2160"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161" w:author="Jarema Piekutowski" w:date="2022-09-08T08:48:00Z">
              <w:r w:rsidRPr="00A134E0" w:rsidDel="00AC4AE7">
                <w:rPr>
                  <w:rFonts w:cstheme="minorHAnsi"/>
                  <w:color w:val="242424"/>
                  <w:sz w:val="23"/>
                  <w:szCs w:val="23"/>
                  <w:shd w:val="clear" w:color="auto" w:fill="FFFFFF"/>
                </w:rPr>
                <w:delText>Mariusz Nahajewski (dyrektor)</w:delText>
              </w:r>
            </w:del>
          </w:p>
        </w:tc>
      </w:tr>
      <w:tr w:rsidR="00CE5CB9" w:rsidRPr="00290473" w:rsidDel="00AC4AE7" w14:paraId="7B7077A8" w14:textId="623B9B4C" w:rsidTr="00AC50F9">
        <w:trPr>
          <w:cnfStyle w:val="000000100000" w:firstRow="0" w:lastRow="0" w:firstColumn="0" w:lastColumn="0" w:oddVBand="0" w:evenVBand="0" w:oddHBand="1" w:evenHBand="0" w:firstRowFirstColumn="0" w:firstRowLastColumn="0" w:lastRowFirstColumn="0" w:lastRowLastColumn="0"/>
          <w:trHeight w:val="992"/>
          <w:del w:id="2162"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51629C9E" w14:textId="2BD2C973" w:rsidR="00CE5CB9" w:rsidRPr="00CF6FAF" w:rsidDel="00AC4AE7" w:rsidRDefault="00CE5CB9" w:rsidP="00AC4AE7">
            <w:pPr>
              <w:rPr>
                <w:del w:id="2163" w:author="Jarema Piekutowski" w:date="2022-09-08T08:48:00Z"/>
                <w:rFonts w:cstheme="minorHAnsi"/>
                <w:b w:val="0"/>
                <w:bCs w:val="0"/>
              </w:rPr>
              <w:pPrChange w:id="2164" w:author="Jarema Piekutowski" w:date="2022-09-08T08:48:00Z">
                <w:pPr/>
              </w:pPrChange>
            </w:pPr>
            <w:del w:id="2165" w:author="Jarema Piekutowski" w:date="2022-09-08T08:48:00Z">
              <w:r w:rsidRPr="009A13C4" w:rsidDel="00AC4AE7">
                <w:rPr>
                  <w:rFonts w:cstheme="minorHAnsi"/>
                  <w:b w:val="0"/>
                  <w:bCs w:val="0"/>
                </w:rPr>
                <w:delText>Zarząd Dróg Wojewódzkich w Lublinie</w:delText>
              </w:r>
            </w:del>
          </w:p>
        </w:tc>
        <w:tc>
          <w:tcPr>
            <w:tcW w:w="4531" w:type="dxa"/>
          </w:tcPr>
          <w:p w14:paraId="4F1F363C" w14:textId="683206CB" w:rsidR="00CE5CB9" w:rsidRPr="00A134E0" w:rsidDel="00AC4AE7" w:rsidRDefault="00CE5CB9" w:rsidP="00AC4AE7">
            <w:pPr>
              <w:cnfStyle w:val="000000100000" w:firstRow="0" w:lastRow="0" w:firstColumn="0" w:lastColumn="0" w:oddVBand="0" w:evenVBand="0" w:oddHBand="1" w:evenHBand="0" w:firstRowFirstColumn="0" w:firstRowLastColumn="0" w:lastRowFirstColumn="0" w:lastRowLastColumn="0"/>
              <w:rPr>
                <w:del w:id="2166" w:author="Jarema Piekutowski" w:date="2022-09-08T08:48:00Z"/>
                <w:rFonts w:cstheme="minorHAnsi"/>
              </w:rPr>
              <w:pPrChange w:id="2167"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168" w:author="Jarema Piekutowski" w:date="2022-09-08T08:48:00Z">
              <w:r w:rsidRPr="00A134E0" w:rsidDel="00AC4AE7">
                <w:rPr>
                  <w:rFonts w:cstheme="minorHAnsi"/>
                </w:rPr>
                <w:delText>mgr inż. Paweł Szumera (dyrektor)</w:delText>
              </w:r>
            </w:del>
          </w:p>
        </w:tc>
      </w:tr>
      <w:tr w:rsidR="00CE5CB9" w:rsidRPr="00290473" w:rsidDel="00AC4AE7" w14:paraId="0DAF3522" w14:textId="776F03C1" w:rsidTr="00AC50F9">
        <w:trPr>
          <w:del w:id="2169"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24AB5C66" w14:textId="5443B8FF" w:rsidR="00CE5CB9" w:rsidRPr="00CF6FAF" w:rsidDel="00AC4AE7" w:rsidRDefault="00CE5CB9" w:rsidP="00AC4AE7">
            <w:pPr>
              <w:rPr>
                <w:del w:id="2170" w:author="Jarema Piekutowski" w:date="2022-09-08T08:48:00Z"/>
                <w:rFonts w:cstheme="minorHAnsi"/>
                <w:b w:val="0"/>
                <w:bCs w:val="0"/>
              </w:rPr>
              <w:pPrChange w:id="2171" w:author="Jarema Piekutowski" w:date="2022-09-08T08:48:00Z">
                <w:pPr/>
              </w:pPrChange>
            </w:pPr>
            <w:del w:id="2172" w:author="Jarema Piekutowski" w:date="2022-09-08T08:48:00Z">
              <w:r w:rsidRPr="009A13C4" w:rsidDel="00AC4AE7">
                <w:rPr>
                  <w:rFonts w:cstheme="minorHAnsi"/>
                  <w:b w:val="0"/>
                  <w:bCs w:val="0"/>
                </w:rPr>
                <w:delText>Świętokrzyski Zarząd Dróg Wojewódzkich w Kielcach</w:delText>
              </w:r>
            </w:del>
          </w:p>
        </w:tc>
        <w:tc>
          <w:tcPr>
            <w:tcW w:w="4531" w:type="dxa"/>
          </w:tcPr>
          <w:p w14:paraId="5D046BFA" w14:textId="00F2A34A" w:rsidR="00CE5CB9" w:rsidRPr="00A134E0" w:rsidDel="00AC4AE7" w:rsidRDefault="00CE5CB9" w:rsidP="00AC4AE7">
            <w:pPr>
              <w:cnfStyle w:val="000000000000" w:firstRow="0" w:lastRow="0" w:firstColumn="0" w:lastColumn="0" w:oddVBand="0" w:evenVBand="0" w:oddHBand="0" w:evenHBand="0" w:firstRowFirstColumn="0" w:firstRowLastColumn="0" w:lastRowFirstColumn="0" w:lastRowLastColumn="0"/>
              <w:rPr>
                <w:del w:id="2173" w:author="Jarema Piekutowski" w:date="2022-09-08T08:48:00Z"/>
                <w:rFonts w:cstheme="minorHAnsi"/>
              </w:rPr>
              <w:pPrChange w:id="217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175" w:author="Jarema Piekutowski" w:date="2022-09-08T08:48:00Z">
              <w:r w:rsidRPr="00A134E0" w:rsidDel="00AC4AE7">
                <w:rPr>
                  <w:rFonts w:cstheme="minorHAnsi"/>
                </w:rPr>
                <w:delText>Jerzy Wrona (dyrektor)</w:delText>
              </w:r>
            </w:del>
          </w:p>
        </w:tc>
      </w:tr>
      <w:tr w:rsidR="00CE5CB9" w:rsidRPr="00290473" w:rsidDel="00AC4AE7" w14:paraId="1CE310B5" w14:textId="339ECD4D" w:rsidTr="00AC50F9">
        <w:trPr>
          <w:cnfStyle w:val="000000100000" w:firstRow="0" w:lastRow="0" w:firstColumn="0" w:lastColumn="0" w:oddVBand="0" w:evenVBand="0" w:oddHBand="1" w:evenHBand="0" w:firstRowFirstColumn="0" w:firstRowLastColumn="0" w:lastRowFirstColumn="0" w:lastRowLastColumn="0"/>
          <w:del w:id="2176"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15960EA1" w14:textId="286ED226" w:rsidR="00CE5CB9" w:rsidRPr="00CF6FAF" w:rsidDel="00AC4AE7" w:rsidRDefault="00CE5CB9" w:rsidP="00AC4AE7">
            <w:pPr>
              <w:rPr>
                <w:del w:id="2177" w:author="Jarema Piekutowski" w:date="2022-09-08T08:48:00Z"/>
                <w:rFonts w:cstheme="minorHAnsi"/>
                <w:b w:val="0"/>
                <w:bCs w:val="0"/>
              </w:rPr>
              <w:pPrChange w:id="2178" w:author="Jarema Piekutowski" w:date="2022-09-08T08:48:00Z">
                <w:pPr/>
              </w:pPrChange>
            </w:pPr>
            <w:del w:id="2179" w:author="Jarema Piekutowski" w:date="2022-09-08T08:48:00Z">
              <w:r w:rsidRPr="00A134E0" w:rsidDel="00AC4AE7">
                <w:rPr>
                  <w:rFonts w:cstheme="minorHAnsi"/>
                  <w:b w:val="0"/>
                  <w:bCs w:val="0"/>
                </w:rPr>
                <w:delText>Podkarpacki Zarząd Dróg Wojewódzkich w Rzeszowie</w:delText>
              </w:r>
            </w:del>
          </w:p>
        </w:tc>
        <w:tc>
          <w:tcPr>
            <w:tcW w:w="4531" w:type="dxa"/>
          </w:tcPr>
          <w:p w14:paraId="38BBEF96" w14:textId="6F79EDA5" w:rsidR="00CE5CB9" w:rsidRPr="00A134E0" w:rsidDel="00AC4AE7" w:rsidRDefault="00CE5CB9" w:rsidP="00AC4AE7">
            <w:pPr>
              <w:cnfStyle w:val="000000100000" w:firstRow="0" w:lastRow="0" w:firstColumn="0" w:lastColumn="0" w:oddVBand="0" w:evenVBand="0" w:oddHBand="1" w:evenHBand="0" w:firstRowFirstColumn="0" w:firstRowLastColumn="0" w:lastRowFirstColumn="0" w:lastRowLastColumn="0"/>
              <w:rPr>
                <w:del w:id="2180" w:author="Jarema Piekutowski" w:date="2022-09-08T08:48:00Z"/>
                <w:rFonts w:cstheme="minorHAnsi"/>
              </w:rPr>
              <w:pPrChange w:id="218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182" w:author="Jarema Piekutowski" w:date="2022-09-08T08:48:00Z">
              <w:r w:rsidRPr="00A134E0" w:rsidDel="00AC4AE7">
                <w:rPr>
                  <w:rFonts w:cstheme="minorHAnsi"/>
                </w:rPr>
                <w:delText>Piotr Miąso (dyrektor)</w:delText>
              </w:r>
            </w:del>
          </w:p>
        </w:tc>
      </w:tr>
    </w:tbl>
    <w:p w14:paraId="4E04A09B" w14:textId="47944253" w:rsidR="00CE5CB9" w:rsidRPr="00290473" w:rsidDel="00AC4AE7" w:rsidRDefault="00CE5CB9" w:rsidP="00AC4AE7">
      <w:pPr>
        <w:rPr>
          <w:del w:id="2183" w:author="Jarema Piekutowski" w:date="2022-09-08T08:48:00Z"/>
          <w:rFonts w:cstheme="minorHAnsi"/>
        </w:rPr>
        <w:pPrChange w:id="2184" w:author="Jarema Piekutowski" w:date="2022-09-08T08:48:00Z">
          <w:pPr/>
        </w:pPrChange>
      </w:pPr>
      <w:del w:id="2185" w:author="Jarema Piekutowski" w:date="2022-09-08T08:48:00Z">
        <w:r w:rsidDel="00AC4AE7">
          <w:rPr>
            <w:rFonts w:cstheme="minorHAnsi"/>
          </w:rPr>
          <w:delText>Źródło: opracowanie własne</w:delText>
        </w:r>
      </w:del>
    </w:p>
    <w:p w14:paraId="58CEAA2E" w14:textId="195D4454" w:rsidR="003D558A" w:rsidDel="00AC4AE7" w:rsidRDefault="003D558A" w:rsidP="00AC4AE7">
      <w:pPr>
        <w:rPr>
          <w:del w:id="2186" w:author="Jarema Piekutowski" w:date="2022-09-08T08:48:00Z"/>
          <w:b/>
          <w:iCs/>
          <w:color w:val="44546A" w:themeColor="text2"/>
          <w:szCs w:val="18"/>
        </w:rPr>
        <w:pPrChange w:id="2187" w:author="Jarema Piekutowski" w:date="2022-09-08T08:48:00Z">
          <w:pPr>
            <w:spacing w:before="0" w:after="160" w:line="259" w:lineRule="auto"/>
          </w:pPr>
        </w:pPrChange>
      </w:pPr>
      <w:del w:id="2188" w:author="Jarema Piekutowski" w:date="2022-09-08T08:48:00Z">
        <w:r w:rsidDel="00AC4AE7">
          <w:br w:type="page"/>
        </w:r>
      </w:del>
    </w:p>
    <w:p w14:paraId="229244A2" w14:textId="1AB70DDE" w:rsidR="00CE5CB9" w:rsidRPr="00C3722E" w:rsidDel="00AC4AE7" w:rsidRDefault="00CE5CB9" w:rsidP="00AC4AE7">
      <w:pPr>
        <w:rPr>
          <w:del w:id="2189" w:author="Jarema Piekutowski" w:date="2022-09-08T08:48:00Z"/>
          <w:i/>
        </w:rPr>
        <w:pPrChange w:id="2190" w:author="Jarema Piekutowski" w:date="2022-09-08T08:48:00Z">
          <w:pPr>
            <w:pStyle w:val="Legenda"/>
          </w:pPr>
        </w:pPrChange>
      </w:pPr>
      <w:bookmarkStart w:id="2191" w:name="_Toc112692635"/>
      <w:del w:id="2192" w:author="Jarema Piekutowski" w:date="2022-09-08T08:48:00Z">
        <w:r w:rsidRPr="00C3722E" w:rsidDel="00AC4AE7">
          <w:delText xml:space="preserve">Tabela </w:delText>
        </w:r>
        <w:r w:rsidR="00000000" w:rsidDel="00AC4AE7">
          <w:fldChar w:fldCharType="begin"/>
        </w:r>
        <w:r w:rsidR="00000000" w:rsidDel="00AC4AE7">
          <w:delInstrText xml:space="preserve"> SEQ Tabela \* ARABIC </w:delInstrText>
        </w:r>
        <w:r w:rsidR="00000000" w:rsidDel="00AC4AE7">
          <w:fldChar w:fldCharType="separate"/>
        </w:r>
        <w:r w:rsidR="004E29DA" w:rsidDel="00AC4AE7">
          <w:rPr>
            <w:noProof/>
          </w:rPr>
          <w:delText>18</w:delText>
        </w:r>
        <w:r w:rsidR="00000000" w:rsidDel="00AC4AE7">
          <w:rPr>
            <w:noProof/>
          </w:rPr>
          <w:fldChar w:fldCharType="end"/>
        </w:r>
        <w:r w:rsidRPr="00C3722E" w:rsidDel="00AC4AE7">
          <w:delText xml:space="preserve"> Wywiady pogłębione dla Osi Priorytetowej III – Ponadregionalna infrastruktura kolejowa</w:delText>
        </w:r>
        <w:bookmarkEnd w:id="2191"/>
      </w:del>
    </w:p>
    <w:tbl>
      <w:tblPr>
        <w:tblStyle w:val="Tabelasiatki4akcent5"/>
        <w:tblW w:w="0" w:type="auto"/>
        <w:tblLook w:val="04A0" w:firstRow="1" w:lastRow="0" w:firstColumn="1" w:lastColumn="0" w:noHBand="0" w:noVBand="1"/>
      </w:tblPr>
      <w:tblGrid>
        <w:gridCol w:w="4531"/>
        <w:gridCol w:w="4531"/>
      </w:tblGrid>
      <w:tr w:rsidR="00CE5CB9" w:rsidRPr="00290473" w:rsidDel="00AC4AE7" w14:paraId="54ACDCF3" w14:textId="50E147B4" w:rsidTr="00AC50F9">
        <w:trPr>
          <w:cnfStyle w:val="100000000000" w:firstRow="1" w:lastRow="0" w:firstColumn="0" w:lastColumn="0" w:oddVBand="0" w:evenVBand="0" w:oddHBand="0" w:evenHBand="0" w:firstRowFirstColumn="0" w:firstRowLastColumn="0" w:lastRowFirstColumn="0" w:lastRowLastColumn="0"/>
          <w:del w:id="2193"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605FCB06" w14:textId="1EA7AD25" w:rsidR="00CE5CB9" w:rsidRPr="00290473" w:rsidDel="00AC4AE7" w:rsidRDefault="00CE5CB9" w:rsidP="00AC4AE7">
            <w:pPr>
              <w:rPr>
                <w:del w:id="2194" w:author="Jarema Piekutowski" w:date="2022-09-08T08:48:00Z"/>
                <w:rFonts w:cstheme="minorHAnsi"/>
              </w:rPr>
              <w:pPrChange w:id="2195" w:author="Jarema Piekutowski" w:date="2022-09-08T08:48:00Z">
                <w:pPr/>
              </w:pPrChange>
            </w:pPr>
            <w:del w:id="2196" w:author="Jarema Piekutowski" w:date="2022-09-08T08:48:00Z">
              <w:r w:rsidDel="00AC4AE7">
                <w:rPr>
                  <w:rFonts w:cstheme="minorHAnsi"/>
                </w:rPr>
                <w:delText>Podmiot</w:delText>
              </w:r>
            </w:del>
          </w:p>
        </w:tc>
        <w:tc>
          <w:tcPr>
            <w:tcW w:w="4531" w:type="dxa"/>
          </w:tcPr>
          <w:p w14:paraId="55FC8CA8" w14:textId="1769CCC4" w:rsidR="00CE5CB9" w:rsidRPr="00290473" w:rsidDel="00AC4AE7" w:rsidRDefault="00CE5CB9" w:rsidP="00AC4AE7">
            <w:pPr>
              <w:cnfStyle w:val="100000000000" w:firstRow="1" w:lastRow="0" w:firstColumn="0" w:lastColumn="0" w:oddVBand="0" w:evenVBand="0" w:oddHBand="0" w:evenHBand="0" w:firstRowFirstColumn="0" w:firstRowLastColumn="0" w:lastRowFirstColumn="0" w:lastRowLastColumn="0"/>
              <w:rPr>
                <w:del w:id="2197" w:author="Jarema Piekutowski" w:date="2022-09-08T08:48:00Z"/>
                <w:rFonts w:cstheme="minorHAnsi"/>
              </w:rPr>
              <w:pPrChange w:id="2198"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2199" w:author="Jarema Piekutowski" w:date="2022-09-08T08:48:00Z">
              <w:r w:rsidDel="00AC4AE7">
                <w:rPr>
                  <w:rFonts w:cstheme="minorHAnsi"/>
                </w:rPr>
                <w:delText>Ekspert</w:delText>
              </w:r>
            </w:del>
          </w:p>
        </w:tc>
      </w:tr>
      <w:tr w:rsidR="00CE5CB9" w:rsidRPr="00290473" w:rsidDel="00AC4AE7" w14:paraId="787EC99A" w14:textId="0882FB08" w:rsidTr="00AC50F9">
        <w:trPr>
          <w:cnfStyle w:val="000000100000" w:firstRow="0" w:lastRow="0" w:firstColumn="0" w:lastColumn="0" w:oddVBand="0" w:evenVBand="0" w:oddHBand="1" w:evenHBand="0" w:firstRowFirstColumn="0" w:firstRowLastColumn="0" w:lastRowFirstColumn="0" w:lastRowLastColumn="0"/>
          <w:del w:id="2200"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06A540E7" w14:textId="2FC8D0F9" w:rsidR="00CE5CB9" w:rsidRPr="00CF6FAF" w:rsidDel="00AC4AE7" w:rsidRDefault="00CE5CB9" w:rsidP="00AC4AE7">
            <w:pPr>
              <w:rPr>
                <w:del w:id="2201" w:author="Jarema Piekutowski" w:date="2022-09-08T08:48:00Z"/>
                <w:rFonts w:cstheme="minorHAnsi"/>
                <w:b w:val="0"/>
                <w:bCs w:val="0"/>
              </w:rPr>
              <w:pPrChange w:id="2202" w:author="Jarema Piekutowski" w:date="2022-09-08T08:48:00Z">
                <w:pPr/>
              </w:pPrChange>
            </w:pPr>
            <w:del w:id="2203" w:author="Jarema Piekutowski" w:date="2022-09-08T08:48:00Z">
              <w:r w:rsidRPr="00CF6FAF" w:rsidDel="00AC4AE7">
                <w:rPr>
                  <w:rFonts w:cstheme="minorHAnsi"/>
                  <w:b w:val="0"/>
                  <w:bCs w:val="0"/>
                </w:rPr>
                <w:delText>Railway Business Forum (Rbf), dyrektor zarządzający Tor-Audytor Sp. z o.o..</w:delText>
              </w:r>
            </w:del>
          </w:p>
        </w:tc>
        <w:tc>
          <w:tcPr>
            <w:tcW w:w="4531" w:type="dxa"/>
          </w:tcPr>
          <w:p w14:paraId="0CB7A39B" w14:textId="648F49DE"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204" w:author="Jarema Piekutowski" w:date="2022-09-08T08:48:00Z"/>
                <w:rFonts w:cstheme="minorHAnsi"/>
              </w:rPr>
              <w:pPrChange w:id="220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206" w:author="Jarema Piekutowski" w:date="2022-09-08T08:48:00Z">
              <w:r w:rsidRPr="00290473" w:rsidDel="00AC4AE7">
                <w:rPr>
                  <w:rFonts w:cstheme="minorHAnsi"/>
                </w:rPr>
                <w:delText>Piotr Faryna - dyrektor zarządzający firm</w:delText>
              </w:r>
            </w:del>
          </w:p>
          <w:p w14:paraId="7C0C21EF" w14:textId="6811A8BB"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207" w:author="Jarema Piekutowski" w:date="2022-09-08T08:48:00Z"/>
                <w:rFonts w:cstheme="minorHAnsi"/>
              </w:rPr>
              <w:pPrChange w:id="220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p>
        </w:tc>
      </w:tr>
      <w:tr w:rsidR="00CE5CB9" w:rsidRPr="00290473" w:rsidDel="00AC4AE7" w14:paraId="22CE1DA5" w14:textId="3F0649FD" w:rsidTr="00AC50F9">
        <w:trPr>
          <w:del w:id="2209"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33091BD9" w14:textId="659CF694" w:rsidR="00CE5CB9" w:rsidRPr="00CF6FAF" w:rsidDel="00AC4AE7" w:rsidRDefault="00CE5CB9" w:rsidP="00AC4AE7">
            <w:pPr>
              <w:rPr>
                <w:del w:id="2210" w:author="Jarema Piekutowski" w:date="2022-09-08T08:48:00Z"/>
                <w:rFonts w:cstheme="minorHAnsi"/>
                <w:b w:val="0"/>
                <w:bCs w:val="0"/>
              </w:rPr>
              <w:pPrChange w:id="2211" w:author="Jarema Piekutowski" w:date="2022-09-08T08:48:00Z">
                <w:pPr/>
              </w:pPrChange>
            </w:pPr>
            <w:del w:id="2212" w:author="Jarema Piekutowski" w:date="2022-09-08T08:48:00Z">
              <w:r w:rsidRPr="00CF6FAF" w:rsidDel="00AC4AE7">
                <w:rPr>
                  <w:rFonts w:cstheme="minorHAnsi"/>
                  <w:b w:val="0"/>
                  <w:bCs w:val="0"/>
                </w:rPr>
                <w:delText>Państwowa Wyższa Szkoła Zawodowa w Koninie, Wydział Społeczno- Ekonomiczny</w:delText>
              </w:r>
            </w:del>
          </w:p>
        </w:tc>
        <w:tc>
          <w:tcPr>
            <w:tcW w:w="4531" w:type="dxa"/>
          </w:tcPr>
          <w:p w14:paraId="7F7E13E4" w14:textId="65EFE3E2"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2213" w:author="Jarema Piekutowski" w:date="2022-09-08T08:48:00Z"/>
                <w:rFonts w:cstheme="minorHAnsi"/>
              </w:rPr>
              <w:pPrChange w:id="221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215" w:author="Jarema Piekutowski" w:date="2022-09-08T08:48:00Z">
              <w:r w:rsidRPr="00290473" w:rsidDel="00AC4AE7">
                <w:rPr>
                  <w:rFonts w:cstheme="minorHAnsi"/>
                </w:rPr>
                <w:delText xml:space="preserve">Dr Stanisław Ejdys (autor publikacji </w:delText>
              </w:r>
              <w:r w:rsidRPr="00290473" w:rsidDel="00AC4AE7">
                <w:rPr>
                  <w:rFonts w:cstheme="minorHAnsi"/>
                  <w:i/>
                  <w:iCs/>
                </w:rPr>
                <w:delText>Spójny i zrównoważony system transportowy Warmii i Mazur</w:delText>
              </w:r>
              <w:r w:rsidRPr="00290473" w:rsidDel="00AC4AE7">
                <w:rPr>
                  <w:rFonts w:cstheme="minorHAnsi"/>
                </w:rPr>
                <w:delText xml:space="preserve">) </w:delText>
              </w:r>
            </w:del>
          </w:p>
        </w:tc>
      </w:tr>
      <w:tr w:rsidR="00CE5CB9" w:rsidRPr="00290473" w:rsidDel="00AC4AE7" w14:paraId="02CD45D5" w14:textId="268CA26E" w:rsidTr="00AC50F9">
        <w:trPr>
          <w:cnfStyle w:val="000000100000" w:firstRow="0" w:lastRow="0" w:firstColumn="0" w:lastColumn="0" w:oddVBand="0" w:evenVBand="0" w:oddHBand="1" w:evenHBand="0" w:firstRowFirstColumn="0" w:firstRowLastColumn="0" w:lastRowFirstColumn="0" w:lastRowLastColumn="0"/>
          <w:del w:id="2216"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58541AAE" w14:textId="1E71A7A1" w:rsidR="00CE5CB9" w:rsidRPr="00CF6FAF" w:rsidDel="00AC4AE7" w:rsidRDefault="00CE5CB9" w:rsidP="00AC4AE7">
            <w:pPr>
              <w:rPr>
                <w:del w:id="2217" w:author="Jarema Piekutowski" w:date="2022-09-08T08:48:00Z"/>
                <w:rFonts w:cstheme="minorHAnsi"/>
                <w:b w:val="0"/>
                <w:bCs w:val="0"/>
              </w:rPr>
              <w:pPrChange w:id="2218" w:author="Jarema Piekutowski" w:date="2022-09-08T08:48:00Z">
                <w:pPr/>
              </w:pPrChange>
            </w:pPr>
            <w:del w:id="2219" w:author="Jarema Piekutowski" w:date="2022-09-08T08:48:00Z">
              <w:r w:rsidRPr="00CF6FAF" w:rsidDel="00AC4AE7">
                <w:rPr>
                  <w:rFonts w:cstheme="minorHAnsi"/>
                  <w:b w:val="0"/>
                  <w:bCs w:val="0"/>
                </w:rPr>
                <w:delText>Uniwersytet w Białymstoku, Katedra Rozwoju Społeczno-Gospodarczego,</w:delText>
              </w:r>
            </w:del>
          </w:p>
          <w:p w14:paraId="2D9079F3" w14:textId="4E1D9320" w:rsidR="00CE5CB9" w:rsidRPr="00CF6FAF" w:rsidDel="00AC4AE7" w:rsidRDefault="00CE5CB9" w:rsidP="00AC4AE7">
            <w:pPr>
              <w:rPr>
                <w:del w:id="2220" w:author="Jarema Piekutowski" w:date="2022-09-08T08:48:00Z"/>
                <w:rFonts w:cstheme="minorHAnsi"/>
                <w:b w:val="0"/>
                <w:bCs w:val="0"/>
              </w:rPr>
              <w:pPrChange w:id="2221" w:author="Jarema Piekutowski" w:date="2022-09-08T08:48:00Z">
                <w:pPr/>
              </w:pPrChange>
            </w:pPr>
            <w:del w:id="2222" w:author="Jarema Piekutowski" w:date="2022-09-08T08:48:00Z">
              <w:r w:rsidRPr="00CF6FAF" w:rsidDel="00AC4AE7">
                <w:rPr>
                  <w:rFonts w:cstheme="minorHAnsi"/>
                  <w:b w:val="0"/>
                  <w:bCs w:val="0"/>
                </w:rPr>
                <w:delText>Zakład Rozwoju Lokalnego i Gospodarki Przestrzennej</w:delText>
              </w:r>
            </w:del>
          </w:p>
        </w:tc>
        <w:tc>
          <w:tcPr>
            <w:tcW w:w="4531" w:type="dxa"/>
          </w:tcPr>
          <w:p w14:paraId="1AA338F8" w14:textId="7CAA264F"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223" w:author="Jarema Piekutowski" w:date="2022-09-08T08:48:00Z"/>
                <w:rFonts w:cstheme="minorHAnsi"/>
              </w:rPr>
              <w:pPrChange w:id="2224"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225" w:author="Jarema Piekutowski" w:date="2022-09-08T08:48:00Z">
              <w:r w:rsidRPr="00290473" w:rsidDel="00AC4AE7">
                <w:rPr>
                  <w:rFonts w:cstheme="minorHAnsi"/>
                </w:rPr>
                <w:delText>Anna Busłowska (</w:delText>
              </w:r>
              <w:r w:rsidDel="00AC4AE7">
                <w:rPr>
                  <w:rFonts w:cstheme="minorHAnsi"/>
                </w:rPr>
                <w:delText>współ</w:delText>
              </w:r>
              <w:r w:rsidRPr="00290473" w:rsidDel="00AC4AE7">
                <w:rPr>
                  <w:rFonts w:cstheme="minorHAnsi"/>
                </w:rPr>
                <w:delText xml:space="preserve">autorka publikacji </w:delText>
              </w:r>
              <w:r w:rsidRPr="00CF6FAF" w:rsidDel="00AC4AE7">
                <w:rPr>
                  <w:rFonts w:cstheme="minorHAnsi"/>
                  <w:i/>
                  <w:iCs/>
                </w:rPr>
                <w:delText>Wpływ infrastruktury kolejowej na rozwój regionalny w ujęciu myślenia sieciowego</w:delText>
              </w:r>
              <w:r w:rsidRPr="00290473" w:rsidDel="00AC4AE7">
                <w:rPr>
                  <w:rFonts w:cstheme="minorHAnsi"/>
                </w:rPr>
                <w:delText>)</w:delText>
              </w:r>
            </w:del>
          </w:p>
        </w:tc>
      </w:tr>
      <w:tr w:rsidR="00CE5CB9" w:rsidRPr="00290473" w:rsidDel="00AC4AE7" w14:paraId="010F6A76" w14:textId="2F4633ED" w:rsidTr="00AC50F9">
        <w:trPr>
          <w:del w:id="2226"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17FCB7A6" w14:textId="444BAA98" w:rsidR="00CE5CB9" w:rsidRPr="00CF6FAF" w:rsidDel="00AC4AE7" w:rsidRDefault="00CE5CB9" w:rsidP="00AC4AE7">
            <w:pPr>
              <w:rPr>
                <w:del w:id="2227" w:author="Jarema Piekutowski" w:date="2022-09-08T08:48:00Z"/>
                <w:rFonts w:cstheme="minorHAnsi"/>
                <w:b w:val="0"/>
                <w:bCs w:val="0"/>
              </w:rPr>
              <w:pPrChange w:id="2228" w:author="Jarema Piekutowski" w:date="2022-09-08T08:48:00Z">
                <w:pPr/>
              </w:pPrChange>
            </w:pPr>
            <w:del w:id="2229" w:author="Jarema Piekutowski" w:date="2022-09-08T08:48:00Z">
              <w:r w:rsidRPr="00CF6FAF" w:rsidDel="00AC4AE7">
                <w:rPr>
                  <w:rFonts w:cstheme="minorHAnsi"/>
                  <w:b w:val="0"/>
                  <w:bCs w:val="0"/>
                </w:rPr>
                <w:delText>Uniwersytet w Białymstoku, Katedra Rozwoju Społeczno-Gospodarczego, Zakład Zrównoważonego Rozwoju</w:delText>
              </w:r>
            </w:del>
          </w:p>
        </w:tc>
        <w:tc>
          <w:tcPr>
            <w:tcW w:w="4531" w:type="dxa"/>
          </w:tcPr>
          <w:p w14:paraId="551E28C8" w14:textId="274C2578"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2230" w:author="Jarema Piekutowski" w:date="2022-09-08T08:48:00Z"/>
                <w:rFonts w:cstheme="minorHAnsi"/>
              </w:rPr>
              <w:pPrChange w:id="2231"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232" w:author="Jarema Piekutowski" w:date="2022-09-08T08:48:00Z">
              <w:r w:rsidRPr="00290473" w:rsidDel="00AC4AE7">
                <w:rPr>
                  <w:rFonts w:cstheme="minorHAnsi"/>
                </w:rPr>
                <w:delText>dr hab. Dariusz Kiełczewski (kierownik katedry i zakładu)</w:delText>
              </w:r>
            </w:del>
          </w:p>
        </w:tc>
      </w:tr>
      <w:tr w:rsidR="00CE5CB9" w:rsidRPr="00290473" w:rsidDel="00AC4AE7" w14:paraId="58B4DE92" w14:textId="70EC1FDF" w:rsidTr="00AC50F9">
        <w:trPr>
          <w:cnfStyle w:val="000000100000" w:firstRow="0" w:lastRow="0" w:firstColumn="0" w:lastColumn="0" w:oddVBand="0" w:evenVBand="0" w:oddHBand="1" w:evenHBand="0" w:firstRowFirstColumn="0" w:firstRowLastColumn="0" w:lastRowFirstColumn="0" w:lastRowLastColumn="0"/>
          <w:del w:id="2233"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28314731" w14:textId="27E2A209" w:rsidR="00CE5CB9" w:rsidRPr="00CF6FAF" w:rsidDel="00AC4AE7" w:rsidRDefault="00CE5CB9" w:rsidP="00AC4AE7">
            <w:pPr>
              <w:rPr>
                <w:del w:id="2234" w:author="Jarema Piekutowski" w:date="2022-09-08T08:48:00Z"/>
                <w:rFonts w:cstheme="minorHAnsi"/>
                <w:b w:val="0"/>
                <w:bCs w:val="0"/>
              </w:rPr>
              <w:pPrChange w:id="2235" w:author="Jarema Piekutowski" w:date="2022-09-08T08:48:00Z">
                <w:pPr/>
              </w:pPrChange>
            </w:pPr>
            <w:del w:id="2236" w:author="Jarema Piekutowski" w:date="2022-09-08T08:48:00Z">
              <w:r w:rsidRPr="00CF6FAF" w:rsidDel="00AC4AE7">
                <w:rPr>
                  <w:rFonts w:cstheme="minorHAnsi"/>
                  <w:b w:val="0"/>
                  <w:bCs w:val="0"/>
                </w:rPr>
                <w:delText>Urząd Transportu Kolejowego, Oddział Terenowy W Lublinie (Lubelskie, Podkarpackie, Podlaskie)</w:delText>
              </w:r>
            </w:del>
          </w:p>
        </w:tc>
        <w:tc>
          <w:tcPr>
            <w:tcW w:w="4531" w:type="dxa"/>
          </w:tcPr>
          <w:p w14:paraId="0584F4ED" w14:textId="073AAC2E"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237" w:author="Jarema Piekutowski" w:date="2022-09-08T08:48:00Z"/>
                <w:rFonts w:cstheme="minorHAnsi"/>
              </w:rPr>
              <w:pPrChange w:id="223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239" w:author="Jarema Piekutowski" w:date="2022-09-08T08:48:00Z">
              <w:r w:rsidRPr="00290473" w:rsidDel="00AC4AE7">
                <w:rPr>
                  <w:rFonts w:cstheme="minorHAnsi"/>
                </w:rPr>
                <w:delText>Artur Polak (dyrektor oddziału terenowego)</w:delText>
              </w:r>
            </w:del>
          </w:p>
        </w:tc>
      </w:tr>
      <w:tr w:rsidR="00CE5CB9" w:rsidRPr="00290473" w:rsidDel="00AC4AE7" w14:paraId="3F55E595" w14:textId="2AAB9B8D" w:rsidTr="00AC50F9">
        <w:trPr>
          <w:del w:id="2240"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2DCB62E7" w14:textId="60A5BFE9" w:rsidR="00CE5CB9" w:rsidRPr="00CF6FAF" w:rsidDel="00AC4AE7" w:rsidRDefault="00CE5CB9" w:rsidP="00AC4AE7">
            <w:pPr>
              <w:rPr>
                <w:del w:id="2241" w:author="Jarema Piekutowski" w:date="2022-09-08T08:48:00Z"/>
                <w:rFonts w:cstheme="minorHAnsi"/>
                <w:b w:val="0"/>
                <w:bCs w:val="0"/>
              </w:rPr>
              <w:pPrChange w:id="2242" w:author="Jarema Piekutowski" w:date="2022-09-08T08:48:00Z">
                <w:pPr/>
              </w:pPrChange>
            </w:pPr>
            <w:del w:id="2243" w:author="Jarema Piekutowski" w:date="2022-09-08T08:48:00Z">
              <w:r w:rsidRPr="00CF6FAF" w:rsidDel="00AC4AE7">
                <w:rPr>
                  <w:rFonts w:cstheme="minorHAnsi"/>
                  <w:b w:val="0"/>
                  <w:bCs w:val="0"/>
                </w:rPr>
                <w:delText>Urząd Transportu Kolejowego, Oddział Terenowy w Warszawie (Małopolskie, Świętokrzyskie)</w:delText>
              </w:r>
            </w:del>
          </w:p>
        </w:tc>
        <w:tc>
          <w:tcPr>
            <w:tcW w:w="4531" w:type="dxa"/>
          </w:tcPr>
          <w:p w14:paraId="6E9E05EA" w14:textId="544D0AFE" w:rsidR="00CE5CB9" w:rsidRPr="00290473" w:rsidDel="00AC4AE7" w:rsidRDefault="00CE5CB9" w:rsidP="00AC4AE7">
            <w:pPr>
              <w:cnfStyle w:val="000000000000" w:firstRow="0" w:lastRow="0" w:firstColumn="0" w:lastColumn="0" w:oddVBand="0" w:evenVBand="0" w:oddHBand="0" w:evenHBand="0" w:firstRowFirstColumn="0" w:firstRowLastColumn="0" w:lastRowFirstColumn="0" w:lastRowLastColumn="0"/>
              <w:rPr>
                <w:del w:id="2244" w:author="Jarema Piekutowski" w:date="2022-09-08T08:48:00Z"/>
                <w:rFonts w:cstheme="minorHAnsi"/>
              </w:rPr>
              <w:pPrChange w:id="2245"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246" w:author="Jarema Piekutowski" w:date="2022-09-08T08:48:00Z">
              <w:r w:rsidRPr="00290473" w:rsidDel="00AC4AE7">
                <w:rPr>
                  <w:rFonts w:cstheme="minorHAnsi"/>
                </w:rPr>
                <w:delText>Marcin Wąchal (dyrektor oddziału terenowego)</w:delText>
              </w:r>
            </w:del>
          </w:p>
        </w:tc>
      </w:tr>
      <w:tr w:rsidR="00CE5CB9" w:rsidRPr="00290473" w:rsidDel="00AC4AE7" w14:paraId="3A80EFC8" w14:textId="2A2EE6E6" w:rsidTr="00AC50F9">
        <w:trPr>
          <w:cnfStyle w:val="000000100000" w:firstRow="0" w:lastRow="0" w:firstColumn="0" w:lastColumn="0" w:oddVBand="0" w:evenVBand="0" w:oddHBand="1" w:evenHBand="0" w:firstRowFirstColumn="0" w:firstRowLastColumn="0" w:lastRowFirstColumn="0" w:lastRowLastColumn="0"/>
          <w:del w:id="2247"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5D555D78" w14:textId="304D29F0" w:rsidR="00CE5CB9" w:rsidRPr="00CF6FAF" w:rsidDel="00AC4AE7" w:rsidRDefault="00CE5CB9" w:rsidP="00AC4AE7">
            <w:pPr>
              <w:rPr>
                <w:del w:id="2248" w:author="Jarema Piekutowski" w:date="2022-09-08T08:48:00Z"/>
                <w:rFonts w:cstheme="minorHAnsi"/>
                <w:b w:val="0"/>
                <w:bCs w:val="0"/>
              </w:rPr>
              <w:pPrChange w:id="2249" w:author="Jarema Piekutowski" w:date="2022-09-08T08:48:00Z">
                <w:pPr/>
              </w:pPrChange>
            </w:pPr>
            <w:commentRangeStart w:id="2250"/>
            <w:del w:id="2251" w:author="Jarema Piekutowski" w:date="2022-09-08T08:48:00Z">
              <w:r w:rsidRPr="00CF6FAF" w:rsidDel="00AC4AE7">
                <w:rPr>
                  <w:rFonts w:cstheme="minorHAnsi"/>
                  <w:b w:val="0"/>
                  <w:bCs w:val="0"/>
                </w:rPr>
                <w:delText>Urząd Transportu Kolejowego, Oddział Terenowy w Warszawie (Pomorskie, Warmińsko-Mazurskie, Kujawsko-Pomorskie)</w:delText>
              </w:r>
              <w:commentRangeEnd w:id="2250"/>
              <w:r w:rsidR="00AC50F9" w:rsidDel="00AC4AE7">
                <w:rPr>
                  <w:rStyle w:val="Odwoaniedokomentarza"/>
                  <w:b w:val="0"/>
                  <w:bCs w:val="0"/>
                </w:rPr>
                <w:commentReference w:id="2250"/>
              </w:r>
            </w:del>
          </w:p>
        </w:tc>
        <w:tc>
          <w:tcPr>
            <w:tcW w:w="4531" w:type="dxa"/>
          </w:tcPr>
          <w:p w14:paraId="2EEFA45A" w14:textId="3411CE95" w:rsidR="00CE5CB9" w:rsidRPr="00290473" w:rsidDel="00AC4AE7" w:rsidRDefault="00CE5CB9" w:rsidP="00AC4AE7">
            <w:pPr>
              <w:cnfStyle w:val="000000100000" w:firstRow="0" w:lastRow="0" w:firstColumn="0" w:lastColumn="0" w:oddVBand="0" w:evenVBand="0" w:oddHBand="1" w:evenHBand="0" w:firstRowFirstColumn="0" w:firstRowLastColumn="0" w:lastRowFirstColumn="0" w:lastRowLastColumn="0"/>
              <w:rPr>
                <w:del w:id="2252" w:author="Jarema Piekutowski" w:date="2022-09-08T08:48:00Z"/>
                <w:rFonts w:cstheme="minorHAnsi"/>
              </w:rPr>
              <w:pPrChange w:id="2253"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254" w:author="Jarema Piekutowski" w:date="2022-09-08T08:48:00Z">
              <w:r w:rsidRPr="00290473" w:rsidDel="00AC4AE7">
                <w:rPr>
                  <w:rFonts w:cstheme="minorHAnsi"/>
                </w:rPr>
                <w:delText>Grzegorz Bijok (dyrektor oddziału terenowego)</w:delText>
              </w:r>
            </w:del>
          </w:p>
        </w:tc>
      </w:tr>
      <w:tr w:rsidR="00CE5CB9" w:rsidRPr="00290473" w:rsidDel="00AC4AE7" w14:paraId="53B5C68B" w14:textId="4242F296" w:rsidTr="00AC50F9">
        <w:trPr>
          <w:del w:id="2255" w:author="Jarema Piekutowski" w:date="2022-09-08T08:48:00Z"/>
        </w:trPr>
        <w:tc>
          <w:tcPr>
            <w:cnfStyle w:val="001000000000" w:firstRow="0" w:lastRow="0" w:firstColumn="1" w:lastColumn="0" w:oddVBand="0" w:evenVBand="0" w:oddHBand="0" w:evenHBand="0" w:firstRowFirstColumn="0" w:firstRowLastColumn="0" w:lastRowFirstColumn="0" w:lastRowLastColumn="0"/>
            <w:tcW w:w="4531" w:type="dxa"/>
          </w:tcPr>
          <w:p w14:paraId="7F7B9263" w14:textId="2A88E8FF" w:rsidR="00CE5CB9" w:rsidRPr="0022395C" w:rsidDel="00AC4AE7" w:rsidRDefault="00CE5CB9" w:rsidP="00AC4AE7">
            <w:pPr>
              <w:rPr>
                <w:del w:id="2256" w:author="Jarema Piekutowski" w:date="2022-09-08T08:48:00Z"/>
                <w:rFonts w:cstheme="minorHAnsi"/>
                <w:b w:val="0"/>
                <w:bCs w:val="0"/>
              </w:rPr>
              <w:pPrChange w:id="2257" w:author="Jarema Piekutowski" w:date="2022-09-08T08:48:00Z">
                <w:pPr/>
              </w:pPrChange>
            </w:pPr>
            <w:commentRangeStart w:id="2258"/>
            <w:del w:id="2259" w:author="Jarema Piekutowski" w:date="2022-09-08T08:48:00Z">
              <w:r w:rsidRPr="0022395C" w:rsidDel="00AC4AE7">
                <w:rPr>
                  <w:rFonts w:cstheme="minorHAnsi"/>
                  <w:b w:val="0"/>
                  <w:bCs w:val="0"/>
                </w:rPr>
                <w:delText>Zespół Doradców Gospodarczych TOR</w:delText>
              </w:r>
              <w:commentRangeEnd w:id="2258"/>
              <w:r w:rsidR="00AC50F9" w:rsidDel="00AC4AE7">
                <w:rPr>
                  <w:rStyle w:val="Odwoaniedokomentarza"/>
                  <w:b w:val="0"/>
                  <w:bCs w:val="0"/>
                </w:rPr>
                <w:commentReference w:id="2258"/>
              </w:r>
            </w:del>
          </w:p>
        </w:tc>
        <w:tc>
          <w:tcPr>
            <w:tcW w:w="4531" w:type="dxa"/>
          </w:tcPr>
          <w:p w14:paraId="42ABCBC9" w14:textId="2208AF8A" w:rsidR="00CE5CB9" w:rsidRPr="0022395C" w:rsidDel="00AC4AE7" w:rsidRDefault="00CE5CB9" w:rsidP="00AC4AE7">
            <w:pPr>
              <w:cnfStyle w:val="000000000000" w:firstRow="0" w:lastRow="0" w:firstColumn="0" w:lastColumn="0" w:oddVBand="0" w:evenVBand="0" w:oddHBand="0" w:evenHBand="0" w:firstRowFirstColumn="0" w:firstRowLastColumn="0" w:lastRowFirstColumn="0" w:lastRowLastColumn="0"/>
              <w:rPr>
                <w:del w:id="2260" w:author="Jarema Piekutowski" w:date="2022-09-08T08:48:00Z"/>
                <w:rFonts w:cstheme="minorHAnsi"/>
              </w:rPr>
              <w:pPrChange w:id="2261"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262" w:author="Jarema Piekutowski" w:date="2022-09-08T08:48:00Z">
              <w:r w:rsidRPr="0022395C" w:rsidDel="00AC4AE7">
                <w:rPr>
                  <w:rFonts w:cstheme="minorHAnsi"/>
                </w:rPr>
                <w:delText>Michał Grobelny (Kierownik ds. Projektów Kolejowych)</w:delText>
              </w:r>
            </w:del>
          </w:p>
        </w:tc>
      </w:tr>
    </w:tbl>
    <w:bookmarkEnd w:id="1882"/>
    <w:p w14:paraId="7F8EAB3E" w14:textId="3A15BACA" w:rsidR="00CE5CB9" w:rsidRPr="00C3722E" w:rsidDel="00AC4AE7" w:rsidRDefault="00CE5CB9" w:rsidP="00AC4AE7">
      <w:pPr>
        <w:rPr>
          <w:del w:id="2263" w:author="Jarema Piekutowski" w:date="2022-09-08T08:48:00Z"/>
          <w:rFonts w:cstheme="minorHAnsi"/>
        </w:rPr>
        <w:pPrChange w:id="2264" w:author="Jarema Piekutowski" w:date="2022-09-08T08:48:00Z">
          <w:pPr/>
        </w:pPrChange>
      </w:pPr>
      <w:del w:id="2265" w:author="Jarema Piekutowski" w:date="2022-09-08T08:48:00Z">
        <w:r w:rsidDel="00AC4AE7">
          <w:rPr>
            <w:rFonts w:cstheme="minorHAnsi"/>
          </w:rPr>
          <w:delText>Źródło: opracowanie własne</w:delText>
        </w:r>
      </w:del>
    </w:p>
    <w:p w14:paraId="2D2ABC3F" w14:textId="6EAB9C77" w:rsidR="004C499D" w:rsidRPr="008E270B" w:rsidDel="00AC4AE7" w:rsidRDefault="004C499D" w:rsidP="00AC4AE7">
      <w:pPr>
        <w:rPr>
          <w:del w:id="2266" w:author="Jarema Piekutowski" w:date="2022-09-08T08:48:00Z"/>
        </w:rPr>
        <w:pPrChange w:id="2267" w:author="Jarema Piekutowski" w:date="2022-09-08T08:48:00Z">
          <w:pPr/>
        </w:pPrChange>
      </w:pPr>
    </w:p>
    <w:p w14:paraId="7712255C" w14:textId="569F4356" w:rsidR="004C499D" w:rsidDel="00AC4AE7" w:rsidRDefault="001D0179" w:rsidP="00AC4AE7">
      <w:pPr>
        <w:rPr>
          <w:del w:id="2268" w:author="Jarema Piekutowski" w:date="2022-09-08T08:48:00Z"/>
        </w:rPr>
        <w:pPrChange w:id="2269" w:author="Jarema Piekutowski" w:date="2022-09-08T08:48:00Z">
          <w:pPr>
            <w:pStyle w:val="Nagwek1"/>
          </w:pPr>
        </w:pPrChange>
      </w:pPr>
      <w:bookmarkStart w:id="2270" w:name="_Toc112688980"/>
      <w:del w:id="2271" w:author="Jarema Piekutowski" w:date="2022-09-08T08:48:00Z">
        <w:r w:rsidRPr="004C499D" w:rsidDel="00AC4AE7">
          <w:delText>Opis prac badawczych podejmowanych w poszczególnych obszarach badania</w:delText>
        </w:r>
        <w:bookmarkEnd w:id="2270"/>
      </w:del>
    </w:p>
    <w:p w14:paraId="44EFBECB" w14:textId="6ABBE9E9" w:rsidR="004C499D" w:rsidDel="00AC4AE7" w:rsidRDefault="004C499D" w:rsidP="00AC4AE7">
      <w:pPr>
        <w:rPr>
          <w:del w:id="2272" w:author="Jarema Piekutowski" w:date="2022-09-08T08:48:00Z"/>
          <w:rFonts w:eastAsia="Times New Roman"/>
          <w:lang w:eastAsia="pl-PL"/>
        </w:rPr>
        <w:pPrChange w:id="2273" w:author="Jarema Piekutowski" w:date="2022-09-08T08:48:00Z">
          <w:pPr>
            <w:pStyle w:val="Nagwek2"/>
          </w:pPr>
        </w:pPrChange>
      </w:pPr>
      <w:bookmarkStart w:id="2274" w:name="_Toc112688981"/>
      <w:del w:id="2275" w:author="Jarema Piekutowski" w:date="2022-09-08T08:48:00Z">
        <w:r w:rsidRPr="004C499D" w:rsidDel="00AC4AE7">
          <w:rPr>
            <w:rFonts w:eastAsia="Times New Roman"/>
            <w:lang w:eastAsia="pl-PL"/>
          </w:rPr>
          <w:delText>Prognoza stopnia osiągnięcia wskaźników programowych POPW, identyfikacja zagrożenia osiągnięcia celów</w:delText>
        </w:r>
        <w:bookmarkEnd w:id="2274"/>
      </w:del>
    </w:p>
    <w:p w14:paraId="42426BE7" w14:textId="76F1434F" w:rsidR="00CE5CB9" w:rsidDel="00AC4AE7" w:rsidRDefault="00CE5CB9" w:rsidP="00AC4AE7">
      <w:pPr>
        <w:rPr>
          <w:del w:id="2276" w:author="Jarema Piekutowski" w:date="2022-09-08T08:48:00Z"/>
        </w:rPr>
        <w:pPrChange w:id="2277" w:author="Jarema Piekutowski" w:date="2022-09-08T08:48:00Z">
          <w:pPr/>
        </w:pPrChange>
      </w:pPr>
      <w:del w:id="2278" w:author="Jarema Piekutowski" w:date="2022-09-08T08:48:00Z">
        <w:r w:rsidRPr="00647C31" w:rsidDel="00AC4AE7">
          <w:delText>W celu oszacowania wartości wskaźników na 2023 r. oraz identyfikacj</w:delText>
        </w:r>
        <w:r w:rsidDel="00AC4AE7">
          <w:delText>i</w:delText>
        </w:r>
        <w:r w:rsidRPr="00647C31" w:rsidDel="00AC4AE7">
          <w:delText xml:space="preserve"> wskaźników osiągniętych w wyższym lub niższym stopniu od zakładanych wartości docelowych/celów końcowych w POPW</w:delText>
        </w:r>
        <w:r w:rsidDel="00AC4AE7">
          <w:delText>,</w:delText>
        </w:r>
        <w:r w:rsidRPr="00647C31" w:rsidDel="00AC4AE7">
          <w:delText xml:space="preserve"> w pierwszej kolejności zostaną przeanalizowane dane zastane</w:delText>
        </w:r>
        <w:r w:rsidDel="00AC4AE7">
          <w:delText>,</w:delText>
        </w:r>
        <w:r w:rsidRPr="00647C31" w:rsidDel="00AC4AE7">
          <w:delText xml:space="preserve"> tj.  informacja o zakładanej i osiągniętej wysokości wskaźników w projektach PO PW, informacja z WoP o problemach pojawiających się w projektach, informacje kwartalne, dokumentacja programowa i konkursowa, a także wyniki badań ewaluacyjnych. W kolejnym kroku Wykonawca zidentyfikuje czynniki mogące mieć wpływ na dalszą kontraktację i realizację celów w aktualnie trwających projektach</w:delText>
        </w:r>
        <w:r w:rsidDel="00AC4AE7">
          <w:delText>,</w:delText>
        </w:r>
        <w:r w:rsidRPr="00647C31" w:rsidDel="00AC4AE7">
          <w:delText xml:space="preserve"> np. trudności w realizacji projektów i ich potencjalne skutki dla realizacji celów Programu, planowane do podjęcia środki zaradcze przez IP/IZ, planowane do realizacji nabory wniosków i wyniki aktualnie trwających naborów, ryzyko rozwiązania dotychczas podpisanych umów itp. Informacji na temat wyżej wymienionych czynników dostarczą przede wszystkim sami beneficjenci w ramach badania CAWI/CATI (w zakresie dotyczącym wdrażania projektów) oraz IDI, a także przedstawiciele IP/IZ w trakcie wywiadów pogłębionych (w zakresie planów IP/IZ dotyczących podejmowania ewentualnych dalszych środków zaradczych i aktualnie trwających naborów wniosków). Ponadto, przeanalizowane zostaną także wyniki badań ewaluacyjnych/analiz, zidentyfikowanych na etapie trwania badania, a także dane zastane dotyczące rozstrzygniętych w czasie trwania niniejszego badania konkursów. </w:delText>
        </w:r>
      </w:del>
    </w:p>
    <w:p w14:paraId="2BAAD572" w14:textId="1AB23384" w:rsidR="00915283" w:rsidRPr="00915283" w:rsidDel="00AC4AE7" w:rsidRDefault="00915283" w:rsidP="00AC4AE7">
      <w:pPr>
        <w:rPr>
          <w:del w:id="2279" w:author="Jarema Piekutowski" w:date="2022-09-08T08:48:00Z"/>
          <w:rFonts w:eastAsia="Times New Roman"/>
          <w:lang w:eastAsia="pl-PL"/>
        </w:rPr>
        <w:pPrChange w:id="2280" w:author="Jarema Piekutowski" w:date="2022-09-08T08:48:00Z">
          <w:pPr>
            <w:pStyle w:val="Nagwek2"/>
          </w:pPr>
        </w:pPrChange>
      </w:pPr>
      <w:bookmarkStart w:id="2281" w:name="_Toc112688982"/>
      <w:del w:id="2282" w:author="Jarema Piekutowski" w:date="2022-09-08T08:48:00Z">
        <w:r w:rsidRPr="00915283" w:rsidDel="00AC4AE7">
          <w:rPr>
            <w:rFonts w:eastAsia="Times New Roman"/>
            <w:lang w:eastAsia="pl-PL"/>
          </w:rPr>
          <w:delText>Identyfikacja czynników wpływających na osiąganie celów POPW</w:delText>
        </w:r>
        <w:bookmarkEnd w:id="2281"/>
      </w:del>
    </w:p>
    <w:p w14:paraId="646B776B" w14:textId="16395AA8" w:rsidR="00CE5CB9" w:rsidRPr="00B53BA1" w:rsidDel="00AC4AE7" w:rsidRDefault="00CE5CB9" w:rsidP="00AC4AE7">
      <w:pPr>
        <w:rPr>
          <w:del w:id="2283" w:author="Jarema Piekutowski" w:date="2022-09-08T08:48:00Z"/>
        </w:rPr>
        <w:pPrChange w:id="2284" w:author="Jarema Piekutowski" w:date="2022-09-08T08:48:00Z">
          <w:pPr/>
        </w:pPrChange>
      </w:pPr>
      <w:del w:id="2285" w:author="Jarema Piekutowski" w:date="2022-09-08T08:48:00Z">
        <w:r w:rsidRPr="00B53BA1" w:rsidDel="00AC4AE7">
          <w:delText>W pierwszej kolejności wykorzystane zostaną efekty analiz przeprowadzonych na potrzeby pozyskania odpowiedzi na opisany powyżej obszar badawczy, tj. identyfikacji wskaźników osiągniętych w wyższym lub niższym stopniu od zakładanych wartości docelowych/celów końcowych w POPW. Podstawą do zidentyfikowania przyczyn odchyleń wartości osiągnięt</w:delText>
        </w:r>
        <w:r w:rsidDel="00AC4AE7">
          <w:delText xml:space="preserve">ych </w:delText>
        </w:r>
        <w:r w:rsidRPr="00B53BA1" w:rsidDel="00AC4AE7">
          <w:delText xml:space="preserve">poszczególnych wskaźników od wartości docelowych będzie analiza desk research, w ramach której przeanalizujemy zapisy dokumentów programowych pod kątem przewidzianego zakresu projektów i warunków otrzymania wsparcia. Ponadto, przeanalizowane zostaną zapisy dokumentacji konkursowej dla poszczególnych naborów. Informacje te będą stanowiły ramę do odtworzenia logiki interwencji i budowania dalszych wniosków na temat wpływu kształtu </w:delText>
        </w:r>
        <w:r w:rsidDel="00AC4AE7">
          <w:delText>Programu</w:delText>
        </w:r>
        <w:r w:rsidRPr="00B53BA1" w:rsidDel="00AC4AE7">
          <w:delText xml:space="preserve"> na poziom osiągniecia wartości docelowych wskaźników. Analiza desk resarch obejmie także Informacje kwartalne oraz opisywane przez beneficjentów w WoP problemy realizacyjne, które pozwolą na identyfikację czynników leżących zarówno po stronie beneficjentów, jak też otoczenia zewnętrznego. W ramach analizy danych zastanych zapoznamy się także z raportami z badań ewaluacyjnych regionalnych i krajowych programów operacyjnych dotyczących zakresu niniejszego badania, a także innych publikacji i raportów badawczych dotyczących kontekstu wdrażania interwencji. Przegląd tychże dokumentów pozwoli na zidentyfikowanie przyczyn nieosiągnięcia lub znacznego przekroczenia analogicznych wskaźników w innych programach, które będą następnie weryfikowane podczas wywiadów. </w:delText>
        </w:r>
      </w:del>
    </w:p>
    <w:p w14:paraId="09D1328B" w14:textId="5698581C" w:rsidR="00CE5CB9" w:rsidRPr="00B53BA1" w:rsidDel="00AC4AE7" w:rsidRDefault="00CE5CB9" w:rsidP="00AC4AE7">
      <w:pPr>
        <w:rPr>
          <w:del w:id="2286" w:author="Jarema Piekutowski" w:date="2022-09-08T08:48:00Z"/>
        </w:rPr>
        <w:pPrChange w:id="2287" w:author="Jarema Piekutowski" w:date="2022-09-08T08:48:00Z">
          <w:pPr/>
        </w:pPrChange>
      </w:pPr>
      <w:del w:id="2288" w:author="Jarema Piekutowski" w:date="2022-09-08T08:48:00Z">
        <w:r w:rsidRPr="00B53BA1" w:rsidDel="00AC4AE7">
          <w:delText xml:space="preserve">Kolejnym źródłem informacji o przyczynach odchylenia wskaźników od ich zakładanych wartości docelowych będzie badanie ilościowe CAWI/CATI z beneficjentami. Respondenci, którzy wskażą </w:delText>
        </w:r>
        <w:commentRangeStart w:id="2289"/>
        <w:r w:rsidRPr="00B53BA1" w:rsidDel="00AC4AE7">
          <w:delText>na odstępstwa (w tym także możliwe odstępstwa w przyszłości) od wartości docelowych poszczególnych wskaźników</w:delText>
        </w:r>
        <w:commentRangeEnd w:id="2289"/>
        <w:r w:rsidR="00AB20AB" w:rsidDel="00AC4AE7">
          <w:rPr>
            <w:rStyle w:val="Odwoaniedokomentarza"/>
          </w:rPr>
          <w:commentReference w:id="2289"/>
        </w:r>
        <w:r w:rsidDel="00AC4AE7">
          <w:delText>,</w:delText>
        </w:r>
        <w:r w:rsidRPr="00B53BA1" w:rsidDel="00AC4AE7">
          <w:delText xml:space="preserve"> będą pytani o przyczyny takiego stanu rzeczy – zarówno czynniki wewnętrzne (zakres i warunki wsparcia, zasady wdrażania i realizacji projektów, kryteria wyboru projektów (i ich zmiany), trafność wsparcia względem warunków społeczno-gospodarczych w Polsce Wschodniej i potencjału wnioskodawców, działania/decyzje podejmowane przez IZ POPW), jak i zewnętrzne (zmiany społeczne, gospodarcze, środowiskowe, pandemia COVID-19, regulacje prawne). Zidentyfikowany podczas opisanych powyżej czynności zbiór przyczyn odchyleń od wartości docelowych poszczególnych wskaźników zostanie przedyskutowany, zweryfikowany i uzupełniony podczas wywiadów pogłębionych z IZ POPW oraz </w:delText>
        </w:r>
        <w:commentRangeStart w:id="2290"/>
        <w:r w:rsidRPr="00B53BA1" w:rsidDel="00AC4AE7">
          <w:delText>beneficjentami</w:delText>
        </w:r>
        <w:commentRangeEnd w:id="2290"/>
        <w:r w:rsidR="00AB20AB" w:rsidDel="00AC4AE7">
          <w:rPr>
            <w:rStyle w:val="Odwoaniedokomentarza"/>
          </w:rPr>
          <w:commentReference w:id="2290"/>
        </w:r>
        <w:r w:rsidRPr="00B53BA1" w:rsidDel="00AC4AE7">
          <w:delText xml:space="preserve">. Dodatkowo, podczas wywiadów beneficjenci zostaną dopytani o kontekst i powody wystąpienia danego czynnika oraz jego wagę w kontekście danego projektu. </w:delText>
        </w:r>
      </w:del>
    </w:p>
    <w:p w14:paraId="60DB01B3" w14:textId="5FC21C39" w:rsidR="00915283" w:rsidDel="00AC4AE7" w:rsidRDefault="00CE5CB9" w:rsidP="00AC4AE7">
      <w:pPr>
        <w:rPr>
          <w:del w:id="2291" w:author="Jarema Piekutowski" w:date="2022-09-08T08:48:00Z"/>
        </w:rPr>
        <w:pPrChange w:id="2292" w:author="Jarema Piekutowski" w:date="2022-09-08T08:48:00Z">
          <w:pPr/>
        </w:pPrChange>
      </w:pPr>
      <w:del w:id="2293" w:author="Jarema Piekutowski" w:date="2022-09-08T08:48:00Z">
        <w:r w:rsidRPr="00B53BA1" w:rsidDel="00AC4AE7">
          <w:delText>Produktem przeprowadzonego postępowania badawczego w ramach omawianego obszaru będzie katalog przyczyn odchyleń osiągniętych wartości od wartości docelowych dla wskaźników, w przypadku których zidentyfikowano znaczące przekroczenie lub nieosiągnięcie wyznaczonej wartości docelowej. Katalog ten i wynikające z niego wnioski posłużą do sformułowania propozycji zaleceń/rekomendacji na potrzeby FEPW 2021-2027, które zostaną zaprezentowane i przedyskutowane podczas panel</w:delText>
        </w:r>
        <w:r w:rsidDel="00AC4AE7">
          <w:delText>i</w:delText>
        </w:r>
        <w:r w:rsidRPr="00B53BA1" w:rsidDel="00AC4AE7">
          <w:delText xml:space="preserve"> ekspertów, zarówno wewnętrznego, jak i </w:delText>
        </w:r>
        <w:r w:rsidDel="00AC4AE7">
          <w:delText xml:space="preserve">z ekspertami </w:delText>
        </w:r>
        <w:r w:rsidRPr="00B53BA1" w:rsidDel="00AC4AE7">
          <w:delText>zewnętrzny</w:delText>
        </w:r>
        <w:r w:rsidDel="00AC4AE7">
          <w:delText>mi</w:delText>
        </w:r>
        <w:r w:rsidRPr="00B53BA1" w:rsidDel="00AC4AE7">
          <w:delText>.</w:delText>
        </w:r>
        <w:r w:rsidDel="00AC4AE7">
          <w:delText xml:space="preserve"> </w:delText>
        </w:r>
      </w:del>
    </w:p>
    <w:p w14:paraId="2087AD92" w14:textId="57E6D133" w:rsidR="00915283" w:rsidRPr="00915283" w:rsidDel="00AC4AE7" w:rsidRDefault="00915283" w:rsidP="00AC4AE7">
      <w:pPr>
        <w:rPr>
          <w:del w:id="2294" w:author="Jarema Piekutowski" w:date="2022-09-08T08:48:00Z"/>
          <w:rFonts w:eastAsia="Times New Roman"/>
          <w:lang w:eastAsia="pl-PL"/>
        </w:rPr>
        <w:pPrChange w:id="2295" w:author="Jarema Piekutowski" w:date="2022-09-08T08:48:00Z">
          <w:pPr>
            <w:pStyle w:val="Nagwek2"/>
          </w:pPr>
        </w:pPrChange>
      </w:pPr>
      <w:bookmarkStart w:id="2296" w:name="_Toc112688983"/>
      <w:del w:id="2297" w:author="Jarema Piekutowski" w:date="2022-09-08T08:48:00Z">
        <w:r w:rsidRPr="00915283" w:rsidDel="00AC4AE7">
          <w:rPr>
            <w:rFonts w:eastAsia="Times New Roman"/>
            <w:lang w:eastAsia="pl-PL"/>
          </w:rPr>
          <w:delText>Ocena instytucjonalnych i operacyjnych środków zaradczych</w:delText>
        </w:r>
        <w:bookmarkEnd w:id="2296"/>
      </w:del>
    </w:p>
    <w:p w14:paraId="6A557C80" w14:textId="60C47AF6" w:rsidR="00915283" w:rsidDel="00AC4AE7" w:rsidRDefault="00CE5CB9" w:rsidP="00AC4AE7">
      <w:pPr>
        <w:rPr>
          <w:del w:id="2298" w:author="Jarema Piekutowski" w:date="2022-09-08T08:48:00Z"/>
        </w:rPr>
        <w:pPrChange w:id="2299" w:author="Jarema Piekutowski" w:date="2022-09-08T08:48:00Z">
          <w:pPr/>
        </w:pPrChange>
      </w:pPr>
      <w:del w:id="2300" w:author="Jarema Piekutowski" w:date="2022-09-08T08:48:00Z">
        <w:r w:rsidDel="00AC4AE7">
          <w:delText xml:space="preserve">W pierwszej kolejności zostanie </w:delText>
        </w:r>
        <w:r w:rsidRPr="00BB73EF" w:rsidDel="00AC4AE7">
          <w:delText>przeprowadzona analiza danych zastanych, obejmująca</w:delText>
        </w:r>
        <w:r w:rsidDel="00AC4AE7">
          <w:delText xml:space="preserve"> przede wszystkim dokumenty programowe (POPW, SZOOP, Kryteria wyboru projektów, regulaminy naborów), co zapewni pozyskanie wiedzy na temat przyjętych założeń i zasad realizacji interwencji oraz poszczególnych projektów. Analiza wniosków o płatność oraz Informacji Kwartalnych wyłoni główne problemy napotkane przez beneficjentów oraz IZ i IP POPW w czasie trwania interwencji. Przegląd raportów</w:delText>
        </w:r>
        <w:r w:rsidRPr="00113972" w:rsidDel="00AC4AE7">
          <w:delText xml:space="preserve"> z badań ewaluacyjnych regionalnych i krajowych programów operacyjnych dotyczących zakresu niniejszego badania pozwoli na zidentyfikowanie </w:delText>
        </w:r>
        <w:r w:rsidDel="00AC4AE7">
          <w:delText>środków zaradczych podjętych w zakresie</w:delText>
        </w:r>
        <w:r w:rsidRPr="00113972" w:rsidDel="00AC4AE7">
          <w:delText xml:space="preserve"> analogicznych </w:delText>
        </w:r>
        <w:r w:rsidDel="00AC4AE7">
          <w:delText>(pod)działań i problemów</w:delText>
        </w:r>
        <w:r w:rsidRPr="00113972" w:rsidDel="00AC4AE7">
          <w:delText>.</w:delText>
        </w:r>
        <w:r w:rsidDel="00AC4AE7">
          <w:delText xml:space="preserve"> Z kolei analiza zidentyfikowanych w dokumentach zmian Programu i poszczególnych elementów systemu wdrażania (proces wyboru projektów, wymogi, modele wdrażania, maksymalne wartości projektów, harmonogramy, ułatwienia dla wnioskodawców, zniesienie barier dostępu) doprowadzi do identyfikacji instytucjonalnych i operacyjnych </w:delText>
        </w:r>
        <w:r w:rsidRPr="00BB73EF" w:rsidDel="00AC4AE7">
          <w:delText>środków zaradczych podejmowanych w trakcie trwania perspektywy unijnej 2014-2020. Odtworzona logika interwencji wyłoni kontekst wdrażania Programu oraz czynniki zewnętrzne wpływające na osiąganie celów, co stanie się bazą do wnioskowania o przyczynach podejmowanych środków zaradczych. Wywiady pogłębione przeprowadzone z przedstawicielami IZ oraz IP posłużą weryfikacji zidentyfikowanych środków zaradczych i ewentualnemu ich uzupełnieniu. Ponadto, uzupełnią wiedzę na temat przyczyn</w:delText>
        </w:r>
        <w:r w:rsidDel="00AC4AE7">
          <w:delText xml:space="preserve"> podjętych środków zaradczych i oraz pozwolą uzyskać opinię na temat ich oczekiwanych efektów i </w:delText>
        </w:r>
        <w:r w:rsidRPr="00BB73EF" w:rsidDel="00AC4AE7">
          <w:delText>skuteczności. Badanie ilościowe z beneficjentami OP I zapewni pozyskanie na poziomie statystycznym opinii na temat stosowanych wymogów programowych dla projektów, informacji o podejmowanych (przez nich samych lub IZ/IP POPW) środkach zaradczych oraz opinii o ich skuteczności w zakresie eliminowania ewentualnych problemów powstałych w trakcie realizacji projektów. Z kolei wywiady pogłębione z beneficjentami OP II i III będą</w:delText>
        </w:r>
        <w:r w:rsidDel="00AC4AE7">
          <w:delText xml:space="preserve"> przyczynkiem do pozyskania szerszych opinii na temat wymogów na etapie wnioskowania oraz realizacji projektów, problemów z nimi związanych oraz na temat podjętych środków zaradczych (</w:delText>
        </w:r>
        <w:r w:rsidRPr="00924FE2" w:rsidDel="00AC4AE7">
          <w:delText>przez nich samych lub IZ/IP POPW</w:delText>
        </w:r>
        <w:r w:rsidDel="00AC4AE7">
          <w:delText xml:space="preserve">) i ich wpływu na dalszy przebieg projektów. Wywiady te, w przeciwieństwie do badania ilościowego, zapewnią pogłębienie wiedzy i skomentowanie danych ilościowych w obszarach wspólnych dla wszystkich OP. </w:delText>
        </w:r>
        <w:r w:rsidRPr="00924FE2" w:rsidDel="00AC4AE7">
          <w:delText xml:space="preserve">Dzięki </w:delText>
        </w:r>
        <w:r w:rsidDel="00AC4AE7">
          <w:delText>obu badaniom z beneficjentami</w:delText>
        </w:r>
        <w:r w:rsidRPr="00924FE2" w:rsidDel="00AC4AE7">
          <w:delText xml:space="preserve"> możliwe </w:delText>
        </w:r>
        <w:r w:rsidDel="00AC4AE7">
          <w:delText>stanie się</w:delText>
        </w:r>
        <w:r w:rsidRPr="00924FE2" w:rsidDel="00AC4AE7">
          <w:delText xml:space="preserve"> </w:delText>
        </w:r>
        <w:r w:rsidDel="00AC4AE7">
          <w:delText xml:space="preserve">również </w:delText>
        </w:r>
        <w:r w:rsidRPr="00924FE2" w:rsidDel="00AC4AE7">
          <w:delText>zidentyfikowanie takich działań/rozwiązań, które z perspektywy beneficjentów okazały się skuteczne (dobre praktyki) bądź też nie (praktyki wymagające poprawy w przyszłości) – co posłuży do sformułowania zaleceń/rekomendacji na potrzeby FEPW 2021-2027.</w:delText>
        </w:r>
        <w:r w:rsidDel="00AC4AE7">
          <w:delText xml:space="preserve"> </w:delText>
        </w:r>
        <w:r w:rsidRPr="00C3722E" w:rsidDel="00AC4AE7">
          <w:delText>Następnie, w celu identyfikacji dobrych praktyk w zakresie środków zaradczych podjętych w innych programach operacyjnych</w:delText>
        </w:r>
        <w:r w:rsidDel="00AC4AE7">
          <w:delText xml:space="preserve"> (</w:delText>
        </w:r>
        <w:r w:rsidRPr="00061A41" w:rsidDel="00AC4AE7">
          <w:delText>w sytuacji niskiego zainteresowania potencjalnych wnioskodawców lub ryzyka rozwiązania umów</w:delText>
        </w:r>
        <w:r w:rsidDel="00AC4AE7">
          <w:delText>)</w:delText>
        </w:r>
        <w:r w:rsidRPr="00C3722E" w:rsidDel="00AC4AE7">
          <w:delText xml:space="preserve">, zostaną przeprowadzone </w:delText>
        </w:r>
        <w:commentRangeStart w:id="2301"/>
        <w:r w:rsidRPr="00C3722E" w:rsidDel="00AC4AE7">
          <w:delText>analizy porównawcze</w:delText>
        </w:r>
        <w:commentRangeEnd w:id="2301"/>
        <w:r w:rsidR="001F67F3" w:rsidDel="00AC4AE7">
          <w:rPr>
            <w:rStyle w:val="Odwoaniedokomentarza"/>
          </w:rPr>
          <w:commentReference w:id="2301"/>
        </w:r>
        <w:r w:rsidRPr="00C3722E" w:rsidDel="00AC4AE7">
          <w:delText>.</w:delText>
        </w:r>
        <w:r w:rsidDel="00AC4AE7">
          <w:delText xml:space="preserve"> W końcowej fazie badania zostaną przeprowadzone </w:delText>
        </w:r>
        <w:r w:rsidRPr="00BB73EF" w:rsidDel="00AC4AE7">
          <w:delText>panele ekspertów. Panel</w:delText>
        </w:r>
        <w:r w:rsidDel="00AC4AE7">
          <w:delText xml:space="preserve"> ekspertów I zapewni uspójnienie wniosków i wstępnych rekomendacji sformułowanych przez zespół badawczy w zakresie oceny podjętych środków zaradczych.  Sformułowane wnioski i rekomendacje, związane z pozytywną jak i negatywną oceną środków zaradczych, również w kontekście </w:delText>
        </w:r>
        <w:r w:rsidRPr="0092790A" w:rsidDel="00AC4AE7">
          <w:delText>przyszłych działań w ramach FEPW 2021-2027</w:delText>
        </w:r>
        <w:r w:rsidDel="00AC4AE7">
          <w:delText>, będą omówione, zweryfikowane i uzupełnione podczas paneli ekspertów II.</w:delText>
        </w:r>
      </w:del>
    </w:p>
    <w:p w14:paraId="57728827" w14:textId="203F8CDF" w:rsidR="004C499D" w:rsidRPr="004C499D" w:rsidDel="00AC4AE7" w:rsidRDefault="00915283" w:rsidP="00AC4AE7">
      <w:pPr>
        <w:rPr>
          <w:del w:id="2302" w:author="Jarema Piekutowski" w:date="2022-09-08T08:48:00Z"/>
          <w:rFonts w:eastAsia="Times New Roman"/>
          <w:lang w:eastAsia="pl-PL"/>
        </w:rPr>
        <w:pPrChange w:id="2303" w:author="Jarema Piekutowski" w:date="2022-09-08T08:48:00Z">
          <w:pPr>
            <w:pStyle w:val="Nagwek2"/>
          </w:pPr>
        </w:pPrChange>
      </w:pPr>
      <w:bookmarkStart w:id="2304" w:name="_Toc112688984"/>
      <w:del w:id="2305" w:author="Jarema Piekutowski" w:date="2022-09-08T08:48:00Z">
        <w:r w:rsidDel="00AC4AE7">
          <w:rPr>
            <w:rFonts w:eastAsia="Times New Roman"/>
            <w:lang w:eastAsia="pl-PL"/>
          </w:rPr>
          <w:delText>Analiza możliwości przesunięć alokacji w ramach Programu</w:delText>
        </w:r>
        <w:bookmarkEnd w:id="2304"/>
      </w:del>
    </w:p>
    <w:p w14:paraId="4237D3E6" w14:textId="182666AC" w:rsidR="00660A7D" w:rsidRPr="0045042C" w:rsidDel="00AC4AE7" w:rsidRDefault="00660A7D" w:rsidP="00AC4AE7">
      <w:pPr>
        <w:rPr>
          <w:del w:id="2306" w:author="Jarema Piekutowski" w:date="2022-09-08T08:48:00Z"/>
        </w:rPr>
        <w:pPrChange w:id="2307" w:author="Jarema Piekutowski" w:date="2022-09-08T08:48:00Z">
          <w:pPr/>
        </w:pPrChange>
      </w:pPr>
      <w:del w:id="2308" w:author="Jarema Piekutowski" w:date="2022-09-08T08:48:00Z">
        <w:r w:rsidRPr="0045042C" w:rsidDel="00AC4AE7">
          <w:delText xml:space="preserve">Rozważając kwestię możliwości zwiększenia alokacji w poszczególnych PI i Działaniach należy wziąć pod uwagę okres, w którym realizowana jest niniejsza ewaluacja. O ile na podstawie ewaluacji mid-term przeprowadzanej na potrzeby przeglądu śródokresowego formułowano możliwe do wdrożenia rekomendacje dotyczące realokacji środków, o tyle obecnie trzeba przyjąć, że możliwości w tym zakresie są zdecydowanie bardziej ograniczone. Kontraktacja na poziomie całego POPW wynosi 98,5%, zaś niewykorzystane środki zostały głównie w Osi I (PI 3a – 103 mln, PI 3b – 70 mln, PI 3c – 58 mln). Ponadto w każdym z tych Priorytetów trwa ocena WoD (lub proces zawierania umów) złożonych w odpowiedzi na nabory ogłoszone w tym roku: w PI 3a (Poddziałanie 1.1.2 – zatwierdzono WoD na łączną kwotę 17,6 mln), w PI 3b (Poddziałanie 1.2 – trwa ocena, alokacja na konkurs to 50 mln), w PI 3c (Działanie 1.3 – trwa ocena, alokacja na konkurs to 30 mln). Wszystko to sprawia, że możliwości realokacji na końcowym etapie wdrażania Programu są mocno ograniczone. </w:delText>
        </w:r>
      </w:del>
    </w:p>
    <w:p w14:paraId="72C90966" w14:textId="18B46E2C" w:rsidR="00660A7D" w:rsidRPr="0045042C" w:rsidDel="00AC4AE7" w:rsidRDefault="00660A7D" w:rsidP="00AC4AE7">
      <w:pPr>
        <w:rPr>
          <w:del w:id="2309" w:author="Jarema Piekutowski" w:date="2022-09-08T08:48:00Z"/>
        </w:rPr>
        <w:pPrChange w:id="2310" w:author="Jarema Piekutowski" w:date="2022-09-08T08:48:00Z">
          <w:pPr/>
        </w:pPrChange>
      </w:pPr>
      <w:del w:id="2311" w:author="Jarema Piekutowski" w:date="2022-09-08T08:48:00Z">
        <w:r w:rsidRPr="0045042C" w:rsidDel="00AC4AE7">
          <w:delText>W pierwszej kolejności analizie poddane zostaną dane dotyczące poziomu kontraktacji w poszczególnych PI (na poziomie Działań), a następnie dane dotyczące trwających naborów. Dotychczasowe analizy wskazują, że problem niewykorzystanej alokacji może mieć miejsce jedynie w Osi I. Ocenia się, że w PI 4e, w którym pozostało 4,8 mln zł ze względu na charakter projektów nie jest realna realizacja dodatkowego projektu, a jedynie ewentualne aneksowanie któregoś z projektów trwających. W Osi I trwa podpisywanie umów w Poddziałaniu 1.1.2 oraz ocena złożonych WoD w Działaniu 1.2 i 1.3. Możliwe jest zawarcie umów na łączną kwotę bliską 100 mln. Należy przy tym pamiętać o nadkontraktacji w PI 7b (75 mln) oraz PI 7d (36 mln).</w:delText>
        </w:r>
      </w:del>
    </w:p>
    <w:p w14:paraId="257A8F02" w14:textId="31E43352" w:rsidR="00660A7D" w:rsidRPr="0045042C" w:rsidDel="00AC4AE7" w:rsidRDefault="00660A7D" w:rsidP="00AC4AE7">
      <w:pPr>
        <w:rPr>
          <w:del w:id="2312" w:author="Jarema Piekutowski" w:date="2022-09-08T08:48:00Z"/>
        </w:rPr>
        <w:pPrChange w:id="2313" w:author="Jarema Piekutowski" w:date="2022-09-08T08:48:00Z">
          <w:pPr/>
        </w:pPrChange>
      </w:pPr>
      <w:del w:id="2314" w:author="Jarema Piekutowski" w:date="2022-09-08T08:48:00Z">
        <w:r w:rsidRPr="0045042C" w:rsidDel="00AC4AE7">
          <w:delText xml:space="preserve">Następnie wnioski z analizy desk research zostaną omówione w trakcie wywiadów z przedstawicielami IZ. W szczególności omówione zostaną możliwości i sposoby sfinansowania nadkontraktacji w PI 7b i PI 7d, prawdopodobieństwo wykorzystania dostępnej alokacji w konkursach w Działania 1.2 i 1.3, potrzeby aneksowania UoD w PI 4e oraz ryzyko związane z niewykorzystaniem dostępnych środków w Programie. W trakcie wywiadów w IP omówione zostaną aktualne informacje o trwających naborach (o ile nie zostaną do tego czasu rozstrzygnięte) oraz o procesie kontraktacji w Poddziałaniu 1.1.2. </w:delText>
        </w:r>
      </w:del>
    </w:p>
    <w:p w14:paraId="69CD0A6E" w14:textId="539F9CC7" w:rsidR="00660A7D" w:rsidRPr="0045042C" w:rsidDel="00AC4AE7" w:rsidRDefault="00660A7D" w:rsidP="00AC4AE7">
      <w:pPr>
        <w:rPr>
          <w:del w:id="2315" w:author="Jarema Piekutowski" w:date="2022-09-08T08:48:00Z"/>
        </w:rPr>
        <w:pPrChange w:id="2316" w:author="Jarema Piekutowski" w:date="2022-09-08T08:48:00Z">
          <w:pPr/>
        </w:pPrChange>
      </w:pPr>
      <w:del w:id="2317" w:author="Jarema Piekutowski" w:date="2022-09-08T08:48:00Z">
        <w:r w:rsidRPr="0045042C" w:rsidDel="00AC4AE7">
          <w:delText xml:space="preserve">Jeżeli po analizie desk research oraz po wywiadach z przedstawicielami IZ i IP okaże się, że możliwa i konieczna jest realokacja, wówczas konieczne będzie oszacowanie potencjału absorpcyjnego beneficjentów Osi 1. W związku z tym w trakcie badania ilościowego beneficjenci zostaną zapytani, </w:delText>
        </w:r>
        <w:commentRangeStart w:id="2318"/>
        <w:r w:rsidRPr="0045042C" w:rsidDel="00AC4AE7">
          <w:delText xml:space="preserve">czy możliwe jest by do końca 2023 roku zrealizowali jeszcze projekty w obszarach wsparcia objętych Osią 1. </w:delText>
        </w:r>
        <w:commentRangeEnd w:id="2318"/>
        <w:r w:rsidR="001F67F3" w:rsidDel="00AC4AE7">
          <w:rPr>
            <w:rStyle w:val="Odwoaniedokomentarza"/>
          </w:rPr>
          <w:commentReference w:id="2318"/>
        </w:r>
        <w:r w:rsidRPr="0045042C" w:rsidDel="00AC4AE7">
          <w:delText xml:space="preserve">W szczególności poruszone zostanie, czy z punktu widzenia beneficjentów możliwe będzie sfinansowanie wkładu własnego. W zależności od wyników, zaproponowane zostanie bądź zorganizowanie dodatkowego naboru, bądź realokacja niewykorzystanych środków w obrębie Osi 1. </w:delText>
        </w:r>
      </w:del>
    </w:p>
    <w:p w14:paraId="7A15FB78" w14:textId="7FCAEC36" w:rsidR="00660A7D" w:rsidRPr="0045042C" w:rsidDel="00AC4AE7" w:rsidRDefault="00660A7D" w:rsidP="00AC4AE7">
      <w:pPr>
        <w:rPr>
          <w:del w:id="2319" w:author="Jarema Piekutowski" w:date="2022-09-08T08:48:00Z"/>
        </w:rPr>
        <w:pPrChange w:id="2320" w:author="Jarema Piekutowski" w:date="2022-09-08T08:48:00Z">
          <w:pPr/>
        </w:pPrChange>
      </w:pPr>
      <w:del w:id="2321" w:author="Jarema Piekutowski" w:date="2022-09-08T08:48:00Z">
        <w:r w:rsidRPr="0045042C" w:rsidDel="00AC4AE7">
          <w:delText xml:space="preserve">Jeżeli wstępne wnioski z analizy oraz w wywiadów z IZ i IP będą wskazywać na możliwość zwiększenia kontraktacji poprzez rozszerzenie zakresu projektów i aneksowanie UoD (dotyczy to także PI 4e), wówczas ewentualne potrzeby beneficjentów w tym zakresie zostaną omówione zarówno w trakcie badania ilościowego, jak i w trakcie IDI. W przypadku beneficjentów PI 4e poruszone zostanie, czy JST będą w stanie </w:delText>
        </w:r>
        <w:commentRangeStart w:id="2322"/>
        <w:r w:rsidRPr="0045042C" w:rsidDel="00AC4AE7">
          <w:delText>sfinansować dodatkowy wkład własny związany ze zwiększeniem wartości projektów</w:delText>
        </w:r>
        <w:commentRangeEnd w:id="2322"/>
        <w:r w:rsidR="00F95E4B" w:rsidDel="00AC4AE7">
          <w:rPr>
            <w:rStyle w:val="Odwoaniedokomentarza"/>
          </w:rPr>
          <w:commentReference w:id="2322"/>
        </w:r>
        <w:r w:rsidRPr="0045042C" w:rsidDel="00AC4AE7">
          <w:delText>.</w:delText>
        </w:r>
      </w:del>
    </w:p>
    <w:p w14:paraId="385D1ECF" w14:textId="4AA4FC36" w:rsidR="00660A7D" w:rsidRPr="0045042C" w:rsidDel="00AC4AE7" w:rsidRDefault="00660A7D" w:rsidP="00AC4AE7">
      <w:pPr>
        <w:rPr>
          <w:del w:id="2323" w:author="Jarema Piekutowski" w:date="2022-09-08T08:48:00Z"/>
        </w:rPr>
        <w:pPrChange w:id="2324" w:author="Jarema Piekutowski" w:date="2022-09-08T08:48:00Z">
          <w:pPr/>
        </w:pPrChange>
      </w:pPr>
      <w:del w:id="2325" w:author="Jarema Piekutowski" w:date="2022-09-08T08:48:00Z">
        <w:r w:rsidRPr="0045042C" w:rsidDel="00AC4AE7">
          <w:delText xml:space="preserve">Jeżeli po desk research oraz po wywiadach z IZ/IP uznane zostanie, że nie będzie możliwe i zasadne realokowanie środków, kwestie potencjału absorpcyjnego nie będą poruszane w trakcie badania z beneficjentami. </w:delText>
        </w:r>
      </w:del>
    </w:p>
    <w:p w14:paraId="6773BA8C" w14:textId="2086EBA7" w:rsidR="00660A7D" w:rsidRPr="0045042C" w:rsidDel="00AC4AE7" w:rsidRDefault="00660A7D" w:rsidP="00AC4AE7">
      <w:pPr>
        <w:rPr>
          <w:del w:id="2326" w:author="Jarema Piekutowski" w:date="2022-09-08T08:48:00Z"/>
        </w:rPr>
        <w:pPrChange w:id="2327" w:author="Jarema Piekutowski" w:date="2022-09-08T08:48:00Z">
          <w:pPr/>
        </w:pPrChange>
      </w:pPr>
      <w:del w:id="2328" w:author="Jarema Piekutowski" w:date="2022-09-08T08:48:00Z">
        <w:r w:rsidRPr="0045042C" w:rsidDel="00AC4AE7">
          <w:delText>Wstępne wnioski dotyczące możliwości realokacji i ewentualne rekomendacje w tym zakresie (te drugie jedynie w przypadku zasadności realokacji i zidentyfikowania potencjału absorpcyjnego) zostaną omówione w trakcie paneli ekspertów (zarówno panelu I jak i panel</w:delText>
        </w:r>
        <w:r w:rsidDel="00AC4AE7">
          <w:delText>i</w:delText>
        </w:r>
        <w:r w:rsidRPr="0045042C" w:rsidDel="00AC4AE7">
          <w:delText xml:space="preserve"> II).</w:delText>
        </w:r>
      </w:del>
    </w:p>
    <w:p w14:paraId="5DC87469" w14:textId="65EE3CE7" w:rsidR="00660A7D" w:rsidDel="00AC4AE7" w:rsidRDefault="00660A7D" w:rsidP="00AC4AE7">
      <w:pPr>
        <w:rPr>
          <w:del w:id="2329" w:author="Jarema Piekutowski" w:date="2022-09-08T08:48:00Z"/>
        </w:rPr>
        <w:pPrChange w:id="2330" w:author="Jarema Piekutowski" w:date="2022-09-08T08:48:00Z">
          <w:pPr/>
        </w:pPrChange>
      </w:pPr>
      <w:del w:id="2331" w:author="Jarema Piekutowski" w:date="2022-09-08T08:48:00Z">
        <w:r w:rsidRPr="0045042C" w:rsidDel="00AC4AE7">
          <w:delText>Należy pamiętać, że rekomendacje dotyczące Zadania badawczego 4 zostaną sformułowane tylko w sytuacji absolutnie koniecznej, gdy z jednej strony będzie poważne zagrożenie niewykorzystania środków, a z drugiej – gdy będzie istniał potencjał absorpcyjny do szybkiej realizacji projektów. Jeżeli nie zostanie zidentyfikowana możliwość realokacji, Raport Końcowy będzie zawierał wnioski w tym zakresie (również dotyczące perspektywy 2021-2027), jednak bez wskazania rekomendacji.</w:delText>
        </w:r>
        <w:r w:rsidDel="00AC4AE7">
          <w:delText xml:space="preserve"> </w:delText>
        </w:r>
      </w:del>
    </w:p>
    <w:p w14:paraId="55641B33" w14:textId="22ECC5DE" w:rsidR="001D0179" w:rsidRPr="00915283" w:rsidDel="00AC4AE7" w:rsidRDefault="001D0179" w:rsidP="00AC4AE7">
      <w:pPr>
        <w:rPr>
          <w:del w:id="2332" w:author="Jarema Piekutowski" w:date="2022-09-08T08:48:00Z"/>
          <w:rStyle w:val="Wyrnienieintensywne"/>
          <w:i w:val="0"/>
          <w:iCs w:val="0"/>
        </w:rPr>
        <w:pPrChange w:id="2333" w:author="Jarema Piekutowski" w:date="2022-09-08T08:48:00Z">
          <w:pPr>
            <w:pStyle w:val="Nagwek2"/>
          </w:pPr>
        </w:pPrChange>
      </w:pPr>
      <w:bookmarkStart w:id="2334" w:name="_Hlk97285398"/>
      <w:bookmarkStart w:id="2335" w:name="_Toc112688985"/>
      <w:del w:id="2336" w:author="Jarema Piekutowski" w:date="2022-09-08T08:48:00Z">
        <w:r w:rsidRPr="00915283" w:rsidDel="00AC4AE7">
          <w:rPr>
            <w:rStyle w:val="Wyrnienieintensywne"/>
            <w:i w:val="0"/>
            <w:iCs w:val="0"/>
          </w:rPr>
          <w:delText>Oszacowanie wpływu POPW na wartości wskaźników rezultatu</w:delText>
        </w:r>
        <w:bookmarkEnd w:id="2334"/>
        <w:bookmarkEnd w:id="2335"/>
      </w:del>
    </w:p>
    <w:p w14:paraId="7C744A84" w14:textId="3D12CDC3" w:rsidR="001D0179" w:rsidRPr="005F12C0" w:rsidDel="00AC4AE7" w:rsidRDefault="001D0179" w:rsidP="00AC4AE7">
      <w:pPr>
        <w:rPr>
          <w:del w:id="2337" w:author="Jarema Piekutowski" w:date="2022-09-08T08:48:00Z"/>
        </w:rPr>
        <w:pPrChange w:id="2338" w:author="Jarema Piekutowski" w:date="2022-09-08T08:48:00Z">
          <w:pPr/>
        </w:pPrChange>
      </w:pPr>
      <w:del w:id="2339" w:author="Jarema Piekutowski" w:date="2022-09-08T08:48:00Z">
        <w:r w:rsidRPr="005F12C0" w:rsidDel="00AC4AE7">
          <w:rPr>
            <w:rStyle w:val="Wyrnienieintensywne"/>
            <w:rFonts w:cstheme="minorHAnsi"/>
            <w:i w:val="0"/>
            <w:iCs w:val="0"/>
            <w:color w:val="000000" w:themeColor="text1"/>
          </w:rPr>
          <w:delText>Zgodnie z zapisami OPZ</w:delText>
        </w:r>
        <w:r w:rsidRPr="005F12C0" w:rsidDel="00AC4AE7">
          <w:rPr>
            <w:rStyle w:val="Wyrnienieintensywne"/>
            <w:rFonts w:cstheme="minorHAnsi"/>
            <w:i w:val="0"/>
            <w:iCs w:val="0"/>
          </w:rPr>
          <w:delText xml:space="preserve"> </w:delText>
        </w:r>
        <w:r w:rsidRPr="005F12C0" w:rsidDel="00AC4AE7">
          <w:delText xml:space="preserve">należy oszacować wpływ POPW na wartości następujących wskaźników rezultatu strategicznego dla PI 3a, 3b, 3c i 4e (OP I oraz Działanie 2.1). </w:delText>
        </w:r>
      </w:del>
    </w:p>
    <w:p w14:paraId="145BA5BD" w14:textId="7CB3AC5C" w:rsidR="001D0179" w:rsidRPr="005F12C0" w:rsidDel="00AC4AE7" w:rsidRDefault="001D0179" w:rsidP="00AC4AE7">
      <w:pPr>
        <w:rPr>
          <w:del w:id="2340" w:author="Jarema Piekutowski" w:date="2022-09-08T08:48:00Z"/>
        </w:rPr>
        <w:pPrChange w:id="2341" w:author="Jarema Piekutowski" w:date="2022-09-08T08:48:00Z">
          <w:pPr>
            <w:pStyle w:val="Akapitzlist"/>
            <w:numPr>
              <w:numId w:val="17"/>
            </w:numPr>
            <w:ind w:left="1004" w:hanging="360"/>
          </w:pPr>
        </w:pPrChange>
      </w:pPr>
      <w:del w:id="2342" w:author="Jarema Piekutowski" w:date="2022-09-08T08:48:00Z">
        <w:r w:rsidRPr="005F12C0" w:rsidDel="00AC4AE7">
          <w:delText xml:space="preserve">PI 3a: Udział MŚP aktywnych innowacyjnie w ogólnej liczbie MŚP w Polsce Wschodniej, </w:delText>
        </w:r>
      </w:del>
    </w:p>
    <w:p w14:paraId="1AF1F9D6" w14:textId="4E87D688" w:rsidR="001D0179" w:rsidRPr="005F12C0" w:rsidDel="00AC4AE7" w:rsidRDefault="001D0179" w:rsidP="00AC4AE7">
      <w:pPr>
        <w:rPr>
          <w:del w:id="2343" w:author="Jarema Piekutowski" w:date="2022-09-08T08:48:00Z"/>
        </w:rPr>
        <w:pPrChange w:id="2344" w:author="Jarema Piekutowski" w:date="2022-09-08T08:48:00Z">
          <w:pPr>
            <w:pStyle w:val="Akapitzlist"/>
            <w:numPr>
              <w:numId w:val="17"/>
            </w:numPr>
            <w:ind w:left="1004" w:hanging="360"/>
          </w:pPr>
        </w:pPrChange>
      </w:pPr>
      <w:del w:id="2345" w:author="Jarema Piekutowski" w:date="2022-09-08T08:48:00Z">
        <w:r w:rsidRPr="005F12C0" w:rsidDel="00AC4AE7">
          <w:delText>PI 3b: Wartość przychodów MŚP z Polski Wschodniej ze sprzedaży produktów, towarów i materiałów na eksport,</w:delText>
        </w:r>
      </w:del>
    </w:p>
    <w:p w14:paraId="500A46BB" w14:textId="31F11BE5" w:rsidR="001D0179" w:rsidRPr="005F12C0" w:rsidDel="00AC4AE7" w:rsidRDefault="001D0179" w:rsidP="00AC4AE7">
      <w:pPr>
        <w:rPr>
          <w:del w:id="2346" w:author="Jarema Piekutowski" w:date="2022-09-08T08:48:00Z"/>
        </w:rPr>
        <w:pPrChange w:id="2347" w:author="Jarema Piekutowski" w:date="2022-09-08T08:48:00Z">
          <w:pPr>
            <w:pStyle w:val="Akapitzlist"/>
            <w:numPr>
              <w:numId w:val="17"/>
            </w:numPr>
            <w:ind w:left="1004" w:hanging="360"/>
          </w:pPr>
        </w:pPrChange>
      </w:pPr>
      <w:del w:id="2348" w:author="Jarema Piekutowski" w:date="2022-09-08T08:48:00Z">
        <w:r w:rsidRPr="005F12C0" w:rsidDel="00AC4AE7">
          <w:delText>PI 3c: Nakłady inwestycyjne na działalność innowacyjną MŚP (przemysłowych i z sektora usług) w Polsce Wschodniej w latach 2013-2023,</w:delText>
        </w:r>
      </w:del>
    </w:p>
    <w:p w14:paraId="328EAE96" w14:textId="55128D23" w:rsidR="001D0179" w:rsidRPr="005F12C0" w:rsidDel="00AC4AE7" w:rsidRDefault="001D0179" w:rsidP="00AC4AE7">
      <w:pPr>
        <w:rPr>
          <w:del w:id="2349" w:author="Jarema Piekutowski" w:date="2022-09-08T08:48:00Z"/>
        </w:rPr>
        <w:pPrChange w:id="2350" w:author="Jarema Piekutowski" w:date="2022-09-08T08:48:00Z">
          <w:pPr>
            <w:pStyle w:val="Akapitzlist"/>
            <w:numPr>
              <w:numId w:val="17"/>
            </w:numPr>
            <w:ind w:left="1004" w:hanging="360"/>
          </w:pPr>
        </w:pPrChange>
      </w:pPr>
      <w:del w:id="2351" w:author="Jarema Piekutowski" w:date="2022-09-08T08:48:00Z">
        <w:r w:rsidRPr="005F12C0" w:rsidDel="00AC4AE7">
          <w:delText>PI 4e: Liczba przewozów pasażerskich środkami komunikacji miejskiej w miastach wojewódzkich Polski Wschodniej.</w:delText>
        </w:r>
      </w:del>
    </w:p>
    <w:p w14:paraId="0C06DD0B" w14:textId="4D7A56DB" w:rsidR="001D0179" w:rsidRPr="0084657C" w:rsidDel="00AC4AE7" w:rsidRDefault="001D0179" w:rsidP="00AC4AE7">
      <w:pPr>
        <w:rPr>
          <w:del w:id="2352" w:author="Jarema Piekutowski" w:date="2022-09-08T08:48:00Z"/>
          <w:rStyle w:val="Wyrnienieintensywne"/>
          <w:rFonts w:cstheme="minorHAnsi"/>
          <w:bCs/>
          <w:iCs w:val="0"/>
          <w:color w:val="0000FF"/>
          <w:u w:val="single"/>
        </w:rPr>
        <w:pPrChange w:id="2353" w:author="Jarema Piekutowski" w:date="2022-09-08T08:48:00Z">
          <w:pPr/>
        </w:pPrChange>
      </w:pPr>
      <w:del w:id="2354" w:author="Jarema Piekutowski" w:date="2022-09-08T08:48:00Z">
        <w:r w:rsidRPr="005F12C0" w:rsidDel="00AC4AE7">
          <w:delText xml:space="preserve">W przypadku określenia wpływu POPW na wskaźniki rezultatu strategicznego dla PI 7b i 7d czyli dla Działania 2.2 i Działania 3.1 wykorzystane zostaną szacunki wykonane na potrzeby przywoływanej wcześniej ekspertyzy przygotowanej na zlecenie Ministerstwa Funduszy i Polityki Regionalnej pn. </w:delText>
        </w:r>
        <w:r w:rsidR="00000000" w:rsidDel="00AC4AE7">
          <w:fldChar w:fldCharType="begin"/>
        </w:r>
        <w:r w:rsidR="00000000" w:rsidDel="00AC4AE7">
          <w:delInstrText xml:space="preserve"> HYPERLINK "https://www.ewaluacja.gov.pl/strony/badania-i-analizy/wyniki-badan-ewaluacyjnych/badania-ewaluacyjne/oszacowanie-oczekiwanych-rezultatow-interwencji-za-pomoca-miar-dostepnosci-transportowej-dostosowanych-do-potrzeb-dokumentow-strategicznych-i-operacyjnych-perspektyw/" </w:delInstrText>
        </w:r>
        <w:r w:rsidR="00000000" w:rsidDel="00AC4AE7">
          <w:fldChar w:fldCharType="separate"/>
        </w:r>
        <w:r w:rsidRPr="005F12C0" w:rsidDel="00AC4AE7">
          <w:delText>Oszacowanie oczekiwanych rezultatów interwencji za pomocą miar dostępności transportowej dostosowanych do potrzeb dokumentów strategicznych i operacyjnych perspektywy finansowej 2014-2020 (aktualizacja 2020/2021)</w:delText>
        </w:r>
        <w:r w:rsidR="00000000" w:rsidDel="00AC4AE7">
          <w:fldChar w:fldCharType="end"/>
        </w:r>
        <w:r w:rsidRPr="005F12C0" w:rsidDel="00AC4AE7">
          <w:delText>.</w:delText>
        </w:r>
      </w:del>
    </w:p>
    <w:p w14:paraId="75C19181" w14:textId="726ED614" w:rsidR="001D0179" w:rsidRPr="006036F6" w:rsidDel="00AC4AE7" w:rsidRDefault="001D0179" w:rsidP="00AC4AE7">
      <w:pPr>
        <w:rPr>
          <w:del w:id="2355" w:author="Jarema Piekutowski" w:date="2022-09-08T08:48:00Z"/>
        </w:rPr>
        <w:pPrChange w:id="2356" w:author="Jarema Piekutowski" w:date="2022-09-08T08:48:00Z">
          <w:pPr>
            <w:pStyle w:val="Nagwek3"/>
          </w:pPr>
        </w:pPrChange>
      </w:pPr>
      <w:bookmarkStart w:id="2357" w:name="_Toc104989679"/>
      <w:bookmarkStart w:id="2358" w:name="_Toc112688986"/>
      <w:del w:id="2359" w:author="Jarema Piekutowski" w:date="2022-09-08T08:48:00Z">
        <w:r w:rsidRPr="006036F6" w:rsidDel="00AC4AE7">
          <w:delText>Obszar wsparcia przedsiębiorstw – PI 3a, 3b i 3c</w:delText>
        </w:r>
        <w:bookmarkEnd w:id="2357"/>
        <w:bookmarkEnd w:id="2358"/>
      </w:del>
    </w:p>
    <w:p w14:paraId="1DF80A29" w14:textId="214DAB4D" w:rsidR="001D0179" w:rsidRPr="006036F6" w:rsidDel="00AC4AE7" w:rsidRDefault="001D0179" w:rsidP="00AC4AE7">
      <w:pPr>
        <w:rPr>
          <w:del w:id="2360" w:author="Jarema Piekutowski" w:date="2022-09-08T08:48:00Z"/>
        </w:rPr>
        <w:pPrChange w:id="2361" w:author="Jarema Piekutowski" w:date="2022-09-08T08:48:00Z">
          <w:pPr/>
        </w:pPrChange>
      </w:pPr>
      <w:del w:id="2362" w:author="Jarema Piekutowski" w:date="2022-09-08T08:48:00Z">
        <w:r w:rsidRPr="006036F6" w:rsidDel="00AC4AE7">
          <w:delText xml:space="preserve">Dane dotyczące osiągniętej wysokości wskaźników </w:delText>
        </w:r>
        <w:r w:rsidDel="00AC4AE7">
          <w:delText xml:space="preserve">rezultatu strategicznego </w:delText>
        </w:r>
        <w:r w:rsidRPr="006036F6" w:rsidDel="00AC4AE7">
          <w:delText xml:space="preserve">dla PI 3a,3b i 3c dostępne są dla lat 2008-2020. W celu określenia </w:delText>
        </w:r>
        <w:r w:rsidRPr="006036F6" w:rsidDel="00AC4AE7">
          <w:rPr>
            <w:b/>
          </w:rPr>
          <w:delText>efektu netto interwencji</w:delText>
        </w:r>
        <w:r w:rsidRPr="006036F6" w:rsidDel="00AC4AE7">
          <w:delText xml:space="preserve"> zrealizowanej w ramach POPW wykorzystane zostanie modelowanie ekonometryczne przeprowadzone przy pomocy polskiej adaptacji dynamicznej wersji regionalnego modelu równowagi ogólnej (CGE) TERM</w:delText>
        </w:r>
        <w:r w:rsidRPr="006036F6" w:rsidDel="00AC4AE7">
          <w:rPr>
            <w:vertAlign w:val="superscript"/>
            <w:lang w:val="en-US"/>
          </w:rPr>
          <w:footnoteReference w:id="15"/>
        </w:r>
        <w:r w:rsidRPr="006036F6" w:rsidDel="00AC4AE7">
          <w:delText xml:space="preserve">. </w:delText>
        </w:r>
        <w:r w:rsidRPr="006036F6" w:rsidDel="00AC4AE7">
          <w:rPr>
            <w:lang w:val="en-US"/>
          </w:rPr>
          <w:delText xml:space="preserve">Model TERM (The Enormous Regional Model) stworzony został w Centre of Policy Studies (CoPS) na Monash University. </w:delText>
        </w:r>
        <w:r w:rsidRPr="006036F6" w:rsidDel="00AC4AE7">
          <w:delText>Zastosowanie model</w:delText>
        </w:r>
        <w:r w:rsidDel="00AC4AE7">
          <w:delText>u opartego na założeniach model</w:delText>
        </w:r>
        <w:r w:rsidRPr="006036F6" w:rsidDel="00AC4AE7">
          <w:delText xml:space="preserve">u TERM pozwoli na pokazanie w jaki sposób kształtowałaby się trajektoria poszczególnych wskaźników, w przypadku braku realizacji inwestycji współfinansowanych w ramach POPW. Metoda polegać będzie na wyznaczeniu trzech scenariuszy: </w:delText>
        </w:r>
        <w:r w:rsidRPr="006036F6" w:rsidDel="00AC4AE7">
          <w:rPr>
            <w:b/>
            <w:bCs/>
          </w:rPr>
          <w:delText>bazowego</w:delText>
        </w:r>
        <w:r w:rsidRPr="006036F6" w:rsidDel="00AC4AE7">
          <w:delText>, który oparty jest na danych obserwowanych w rzeczywistości i uwzględnia interwencję w ramach polityki spójności</w:delText>
        </w:r>
        <w:r w:rsidDel="00AC4AE7">
          <w:delText xml:space="preserve"> z uwzględnieniem </w:delText>
        </w:r>
        <w:r w:rsidR="00AE3C33" w:rsidDel="00AC4AE7">
          <w:delText>POPW</w:delText>
        </w:r>
        <w:r w:rsidRPr="006036F6" w:rsidDel="00AC4AE7">
          <w:delText xml:space="preserve"> oraz </w:delText>
        </w:r>
        <w:r w:rsidRPr="006036F6" w:rsidDel="00AC4AE7">
          <w:rPr>
            <w:b/>
            <w:bCs/>
          </w:rPr>
          <w:delText>dwóch scenariuszy kontrfaktycznych</w:delText>
        </w:r>
        <w:r w:rsidRPr="006036F6" w:rsidDel="00AC4AE7">
          <w:delText xml:space="preserve"> – jednego pomijającego oddziaływanie POPW i drugiego scenariusza – stworzonego na potrzeby analizy zasady dodatkowości, opisanej w rozdziale </w:delText>
        </w:r>
        <w:r w:rsidR="00E91302" w:rsidDel="00AC4AE7">
          <w:delText>6</w:delText>
        </w:r>
        <w:r w:rsidR="00C36486" w:rsidDel="00AC4AE7">
          <w:delText xml:space="preserve">.6, </w:delText>
        </w:r>
        <w:r w:rsidRPr="006036F6" w:rsidDel="00AC4AE7">
          <w:delText xml:space="preserve">poświęconym Europejskiej wartości dodanej – pomijającego oddziaływanie projektów Polityki Spójności. </w:delText>
        </w:r>
        <w:r w:rsidDel="00AC4AE7">
          <w:delText xml:space="preserve"> Każdy z tych 3 scenariuszy przedstawiać będzie wysokość przedmiotowych wskaźników rezultatu na koniec 2020 roku. </w:delText>
        </w:r>
        <w:r w:rsidRPr="006036F6" w:rsidDel="00AC4AE7">
          <w:delText xml:space="preserve">Wykorzystanie modelu umożliwi pełne określenie, a następnie wyodrębnienie bezpośrednich i pośrednich oraz popytowych i podażowych efektów realizacji Polityki Spójności. Jego zastosowanie dla lat 2015-2020 umożliwi także określenie zmiennych objaśniających w modelu regresji, który zostanie wykorzystany do prognozy wartości wskaźników rezultatu na rok 2023 w ramach przedmiotowego modelu na podstawie prognoz makroekonomicznych do roku 2023. </w:delText>
        </w:r>
      </w:del>
    </w:p>
    <w:p w14:paraId="4FAA89F4" w14:textId="493D5658" w:rsidR="001D0179" w:rsidDel="00AC4AE7" w:rsidRDefault="001D0179" w:rsidP="00AC4AE7">
      <w:pPr>
        <w:rPr>
          <w:del w:id="2365" w:author="Jarema Piekutowski" w:date="2022-09-08T08:48:00Z"/>
        </w:rPr>
        <w:pPrChange w:id="2366" w:author="Jarema Piekutowski" w:date="2022-09-08T08:48:00Z">
          <w:pPr/>
        </w:pPrChange>
      </w:pPr>
      <w:del w:id="2367" w:author="Jarema Piekutowski" w:date="2022-09-08T08:48:00Z">
        <w:r w:rsidRPr="006036F6" w:rsidDel="00AC4AE7">
          <w:delText xml:space="preserve">Istotna zaleta zastosowania modelu TERM polega na możliwości przeprowadzenia modelowania zarówno na poziomie całej Polski Wschodniej, jak i poszczególnych regionów wchodzących w jej skład. </w:delText>
        </w:r>
        <w:r w:rsidDel="00AC4AE7">
          <w:delText>Model oparty na założeniach TERM zakłada podejście bottom up, a nie top down.</w:delText>
        </w:r>
      </w:del>
    </w:p>
    <w:p w14:paraId="5C7B4548" w14:textId="1B9C3920" w:rsidR="001D0179" w:rsidRPr="00313BF3" w:rsidDel="00AC4AE7" w:rsidRDefault="001D0179" w:rsidP="00AC4AE7">
      <w:pPr>
        <w:rPr>
          <w:del w:id="2368" w:author="Jarema Piekutowski" w:date="2022-09-08T08:48:00Z"/>
          <w:rFonts w:eastAsia="MS Mincho" w:cstheme="minorHAnsi"/>
        </w:rPr>
        <w:pPrChange w:id="2369" w:author="Jarema Piekutowski" w:date="2022-09-08T08:48:00Z">
          <w:pPr/>
        </w:pPrChange>
      </w:pPr>
      <w:del w:id="2370" w:author="Jarema Piekutowski" w:date="2022-09-08T08:48:00Z">
        <w:r w:rsidRPr="00313BF3" w:rsidDel="00AC4AE7">
          <w:delText>Podejście top-down odzwierciedla sytuację, w której wyniki symulacji uzyskane dla gospodarek regionalnych I makroregionalnych są pochodnymi wyników symulacji przeprowadzonych dla gospodarki całego kraju. Ta ostatnia zaś pozostaje niezależna od tego, co dzieje się w poszczególnych regionach. W efekcie możliwości symulowania efektów szoków podażowych są bardzo ograniczone. W przypadku podejścia bottom-up wyniki symulacji uzyskane dla gospodarki krajowej są natomiast pochodną (sumą) wyników otrzymanych dla gospodarek poszczególnych regionów.</w:delText>
        </w:r>
      </w:del>
    </w:p>
    <w:p w14:paraId="001DCDBA" w14:textId="124C457D" w:rsidR="001D0179" w:rsidRPr="00915283" w:rsidDel="00AC4AE7" w:rsidRDefault="001D0179" w:rsidP="00AC4AE7">
      <w:pPr>
        <w:rPr>
          <w:del w:id="2371" w:author="Jarema Piekutowski" w:date="2022-09-08T08:48:00Z"/>
        </w:rPr>
        <w:pPrChange w:id="2372" w:author="Jarema Piekutowski" w:date="2022-09-08T08:48:00Z">
          <w:pPr/>
        </w:pPrChange>
      </w:pPr>
      <w:del w:id="2373" w:author="Jarema Piekutowski" w:date="2022-09-08T08:48:00Z">
        <w:r w:rsidRPr="006036F6" w:rsidDel="00AC4AE7">
          <w:delText xml:space="preserve">Konstrukcja modelu TERM dla celów niniejszego badania opiera się na następującym </w:delText>
        </w:r>
        <w:r w:rsidRPr="00915283" w:rsidDel="00AC4AE7">
          <w:delText>zestawie czynników makroekonomicznych:</w:delText>
        </w:r>
      </w:del>
    </w:p>
    <w:p w14:paraId="126A01A2" w14:textId="38D8633D" w:rsidR="001D0179" w:rsidRPr="00502013" w:rsidDel="00AC4AE7" w:rsidRDefault="001D0179" w:rsidP="00AC4AE7">
      <w:pPr>
        <w:rPr>
          <w:del w:id="2374" w:author="Jarema Piekutowski" w:date="2022-09-08T08:48:00Z"/>
        </w:rPr>
        <w:pPrChange w:id="2375" w:author="Jarema Piekutowski" w:date="2022-09-08T08:48:00Z">
          <w:pPr>
            <w:pStyle w:val="Tekstprzypisudolnego"/>
            <w:numPr>
              <w:numId w:val="3"/>
            </w:numPr>
            <w:ind w:left="720" w:hanging="360"/>
          </w:pPr>
        </w:pPrChange>
      </w:pPr>
      <w:del w:id="2376" w:author="Jarema Piekutowski" w:date="2022-09-08T08:48:00Z">
        <w:r w:rsidRPr="00502013" w:rsidDel="00AC4AE7">
          <w:delText>wzrostu gospodarczego – w odniesieniu do założeń związanych z średnio- i długookresową tendencją wzrostu gospodarek na szczeblu regionalnym i ponadregionalnym. Wzrost gospodarczy warunkuje zarówno sferę podażową, jak i popytową wsparcia zarówno w odniesieniu do zagadnień innowacyjności, jak i mobilności miejskiej;</w:delText>
        </w:r>
      </w:del>
    </w:p>
    <w:p w14:paraId="07CD6C03" w14:textId="73175110" w:rsidR="001D0179" w:rsidRPr="00502013" w:rsidDel="00AC4AE7" w:rsidRDefault="001D0179" w:rsidP="00AC4AE7">
      <w:pPr>
        <w:rPr>
          <w:del w:id="2377" w:author="Jarema Piekutowski" w:date="2022-09-08T08:48:00Z"/>
        </w:rPr>
        <w:pPrChange w:id="2378" w:author="Jarema Piekutowski" w:date="2022-09-08T08:48:00Z">
          <w:pPr>
            <w:pStyle w:val="Tekstprzypisudolnego"/>
            <w:numPr>
              <w:numId w:val="3"/>
            </w:numPr>
            <w:ind w:left="720" w:hanging="360"/>
          </w:pPr>
        </w:pPrChange>
      </w:pPr>
      <w:del w:id="2379" w:author="Jarema Piekutowski" w:date="2022-09-08T08:48:00Z">
        <w:r w:rsidRPr="00502013" w:rsidDel="00AC4AE7">
          <w:delText>innowacyjności – w odniesieniu do założeń związanych z dynamiką wydatków na innowacyjność, B+R;</w:delText>
        </w:r>
      </w:del>
    </w:p>
    <w:p w14:paraId="6EB56DDC" w14:textId="377B651A" w:rsidR="001D0179" w:rsidRPr="00502013" w:rsidDel="00AC4AE7" w:rsidRDefault="001D0179" w:rsidP="00AC4AE7">
      <w:pPr>
        <w:rPr>
          <w:del w:id="2380" w:author="Jarema Piekutowski" w:date="2022-09-08T08:48:00Z"/>
        </w:rPr>
        <w:pPrChange w:id="2381" w:author="Jarema Piekutowski" w:date="2022-09-08T08:48:00Z">
          <w:pPr>
            <w:pStyle w:val="Tekstprzypisudolnego"/>
            <w:numPr>
              <w:numId w:val="3"/>
            </w:numPr>
            <w:ind w:left="720" w:hanging="360"/>
          </w:pPr>
        </w:pPrChange>
      </w:pPr>
      <w:del w:id="2382" w:author="Jarema Piekutowski" w:date="2022-09-08T08:48:00Z">
        <w:r w:rsidRPr="00502013" w:rsidDel="00AC4AE7">
          <w:delText>teorii handlu międzynarodowego– w odniesieniu do przepływów dóbr i usług między krajem a zagranicą oraz internacjonalizacji firm;</w:delText>
        </w:r>
      </w:del>
    </w:p>
    <w:p w14:paraId="41447ADA" w14:textId="2032315B" w:rsidR="001D0179" w:rsidRPr="00502013" w:rsidDel="00AC4AE7" w:rsidRDefault="001D0179" w:rsidP="00AC4AE7">
      <w:pPr>
        <w:rPr>
          <w:del w:id="2383" w:author="Jarema Piekutowski" w:date="2022-09-08T08:48:00Z"/>
        </w:rPr>
        <w:pPrChange w:id="2384" w:author="Jarema Piekutowski" w:date="2022-09-08T08:48:00Z">
          <w:pPr>
            <w:pStyle w:val="Tekstprzypisudolnego"/>
            <w:numPr>
              <w:numId w:val="3"/>
            </w:numPr>
            <w:ind w:left="720" w:hanging="360"/>
          </w:pPr>
        </w:pPrChange>
      </w:pPr>
      <w:del w:id="2385" w:author="Jarema Piekutowski" w:date="2022-09-08T08:48:00Z">
        <w:r w:rsidRPr="00502013" w:rsidDel="00AC4AE7">
          <w:delText>ekonomii sektora publicznego – w odniesieniu do interwencji publicznej i jej oddziaływania na decyzje przedsiębiorstw ze szczególnym uwzględnieniem funduszy UE i Polityki Spójności.</w:delText>
        </w:r>
      </w:del>
    </w:p>
    <w:p w14:paraId="7B29D8D4" w14:textId="592E6D3D" w:rsidR="001D0179" w:rsidRPr="00915283" w:rsidDel="00AC4AE7" w:rsidRDefault="001D0179" w:rsidP="00AC4AE7">
      <w:pPr>
        <w:rPr>
          <w:del w:id="2386" w:author="Jarema Piekutowski" w:date="2022-09-08T08:48:00Z"/>
        </w:rPr>
        <w:pPrChange w:id="2387" w:author="Jarema Piekutowski" w:date="2022-09-08T08:48:00Z">
          <w:pPr/>
        </w:pPrChange>
      </w:pPr>
      <w:del w:id="2388" w:author="Jarema Piekutowski" w:date="2022-09-08T08:48:00Z">
        <w:r w:rsidRPr="00915283" w:rsidDel="00AC4AE7">
          <w:delText xml:space="preserve">Model TERM jako model równowagi ogólnej opiera się na założeniu optymalizacji procesów podażowych i popytowych. W tym znaczeniu strona podażowa obejmuje potencjał produkcyjny gospodarki i jego determinanty (tj. kapitał, bezpośrednie inwestycje zagraniczne itd.), zaś strona popytowa obejmuje potrzeby zgłaszane przez sektor prywatny (inwestycje prywatne), publiczny (inwestycje publiczne) oraz zagranicę (eksport). </w:delText>
        </w:r>
      </w:del>
    </w:p>
    <w:p w14:paraId="0F7042D7" w14:textId="5E1FBE98" w:rsidR="001D0179" w:rsidRPr="00915283" w:rsidDel="00AC4AE7" w:rsidRDefault="001D0179" w:rsidP="00AC4AE7">
      <w:pPr>
        <w:rPr>
          <w:del w:id="2389" w:author="Jarema Piekutowski" w:date="2022-09-08T08:48:00Z"/>
          <w:rFonts w:cstheme="minorHAnsi"/>
        </w:rPr>
        <w:pPrChange w:id="2390" w:author="Jarema Piekutowski" w:date="2022-09-08T08:48:00Z">
          <w:pPr>
            <w:pStyle w:val="Default"/>
            <w:spacing w:before="120" w:after="120" w:line="288" w:lineRule="auto"/>
          </w:pPr>
        </w:pPrChange>
      </w:pPr>
      <w:del w:id="2391" w:author="Jarema Piekutowski" w:date="2022-09-08T08:48:00Z">
        <w:r w:rsidRPr="00915283" w:rsidDel="00AC4AE7">
          <w:rPr>
            <w:rFonts w:cstheme="minorHAnsi"/>
          </w:rPr>
          <w:delText xml:space="preserve">Dla potrzeb modelowania zostaną wykorzystane dane Eurostat oraz GUS (w tym dane systemu STRATEG), baza INTRASTAT/EKSTRSTAT dla zobrazowania zmiennych objaśnianych i objaśniających kontrolnych oraz </w:delText>
        </w:r>
        <w:commentRangeStart w:id="2392"/>
        <w:r w:rsidRPr="00915283" w:rsidDel="00AC4AE7">
          <w:rPr>
            <w:rFonts w:cstheme="minorHAnsi"/>
          </w:rPr>
          <w:delText>dane z Centralnego Systemu Teleinformatycznego SL za lata 2014-2020 dotyczące projektów współfinansowanych z funduszy europejskich.</w:delText>
        </w:r>
        <w:commentRangeEnd w:id="2392"/>
        <w:r w:rsidR="00F95E4B" w:rsidDel="00AC4AE7">
          <w:rPr>
            <w:rStyle w:val="Odwoaniedokomentarza"/>
          </w:rPr>
          <w:commentReference w:id="2392"/>
        </w:r>
      </w:del>
    </w:p>
    <w:p w14:paraId="60C0F577" w14:textId="38B3A1D4" w:rsidR="001D0179" w:rsidRPr="00915283" w:rsidDel="00AC4AE7" w:rsidRDefault="001D0179" w:rsidP="00AC4AE7">
      <w:pPr>
        <w:rPr>
          <w:del w:id="2393" w:author="Jarema Piekutowski" w:date="2022-09-08T08:48:00Z"/>
        </w:rPr>
        <w:pPrChange w:id="2394" w:author="Jarema Piekutowski" w:date="2022-09-08T08:48:00Z">
          <w:pPr/>
        </w:pPrChange>
      </w:pPr>
      <w:del w:id="2395" w:author="Jarema Piekutowski" w:date="2022-09-08T08:48:00Z">
        <w:r w:rsidRPr="00915283" w:rsidDel="00AC4AE7">
          <w:delText xml:space="preserve">Na potrzeby oceny wpływu POPW na wskaźniki rezultatu Udział MŚP aktywnych innowacyjnie w ogólnej liczbie MŚP w Polsce Wschodniej oraz Nakłady inwestycyjne na działalność innowacyjną MŚP (przemysłowych i z sektora usług) w Polsce Wschodniej w latach 2013-2023 uwzględnione zostaną interwencje zrealizowane w ramach Działań 1.1, 1.2, 1.3 i 1.4, ponieważ wszystkie te działania wspierały innowacyjność przedsiębiorstw. W przypadku wskaźnika Wartość przychodów MŚP z Polski Wschodniej ze sprzedaży produktów, towarów i materiałów na eksport uwzględnione zostaną nie tylko interwencje Działania 1.2, ukierunkowane na wsparcie internacjonalizacji przedsiębiorstw, ale także interwencje Działania </w:delText>
        </w:r>
        <w:r w:rsidR="001021D7" w:rsidDel="00AC4AE7">
          <w:delText>1</w:delText>
        </w:r>
      </w:del>
      <w:ins w:id="2396" w:author="Marta Brzozowska" w:date="2022-09-05T08:58:00Z">
        <w:del w:id="2397" w:author="Jarema Piekutowski" w:date="2022-09-08T08:48:00Z">
          <w:r w:rsidR="00F95E4B" w:rsidDel="00AC4AE7">
            <w:delText>.</w:delText>
          </w:r>
        </w:del>
      </w:ins>
      <w:ins w:id="2398" w:author="Marta Brzozowska" w:date="2022-09-05T14:02:00Z">
        <w:del w:id="2399" w:author="Jarema Piekutowski" w:date="2022-09-08T08:48:00Z">
          <w:r w:rsidR="001021D7" w:rsidDel="00AC4AE7">
            <w:delText>,</w:delText>
          </w:r>
        </w:del>
      </w:ins>
      <w:del w:id="2400" w:author="Jarema Piekutowski" w:date="2022-09-08T08:48:00Z">
        <w:r w:rsidR="001021D7" w:rsidDel="00AC4AE7">
          <w:delText xml:space="preserve">,1, </w:delText>
        </w:r>
        <w:r w:rsidRPr="00915283" w:rsidDel="00AC4AE7">
          <w:delText xml:space="preserve">1.3 i 1.4, w ramach których wspierano innowacyjność  w zakresie potencjalnie eksportowych produktów i usług. W założeniach pominięto Działanie 1.5, ponieważ logika interwencji tego działania wdrażanego w trybie nadzwyczajnym nie wspierała procesów internacjonalizacji lub innowacyjności. </w:delText>
        </w:r>
      </w:del>
    </w:p>
    <w:p w14:paraId="6595BB62" w14:textId="58CF33FC" w:rsidR="001D0179" w:rsidRPr="00915283" w:rsidDel="00AC4AE7" w:rsidRDefault="001D0179" w:rsidP="00AC4AE7">
      <w:pPr>
        <w:rPr>
          <w:del w:id="2401" w:author="Jarema Piekutowski" w:date="2022-09-08T08:48:00Z"/>
        </w:rPr>
        <w:pPrChange w:id="2402" w:author="Jarema Piekutowski" w:date="2022-09-08T08:48:00Z">
          <w:pPr/>
        </w:pPrChange>
      </w:pPr>
      <w:del w:id="2403" w:author="Jarema Piekutowski" w:date="2022-09-08T08:48:00Z">
        <w:r w:rsidRPr="00915283" w:rsidDel="00AC4AE7">
          <w:delText xml:space="preserve">W modelu podstawową zmienną objaśniającą będą interwencje POPW, czyli osiągnięte efekty, w tym nakłady finansowe.  </w:delText>
        </w:r>
      </w:del>
    </w:p>
    <w:p w14:paraId="3C4280AF" w14:textId="58816B5D" w:rsidR="001D0179" w:rsidRPr="00915283" w:rsidDel="00AC4AE7" w:rsidRDefault="001D0179" w:rsidP="00AC4AE7">
      <w:pPr>
        <w:rPr>
          <w:del w:id="2404" w:author="Jarema Piekutowski" w:date="2022-09-08T08:48:00Z"/>
        </w:rPr>
        <w:pPrChange w:id="2405" w:author="Jarema Piekutowski" w:date="2022-09-08T08:48:00Z">
          <w:pPr/>
        </w:pPrChange>
      </w:pPr>
      <w:del w:id="2406" w:author="Jarema Piekutowski" w:date="2022-09-08T08:48:00Z">
        <w:r w:rsidRPr="00915283" w:rsidDel="00AC4AE7">
          <w:delText xml:space="preserve">Na potrzeby oceny wpływu </w:delText>
        </w:r>
        <w:r w:rsidR="00AE3C33" w:rsidDel="00AC4AE7">
          <w:delText>POPW</w:delText>
        </w:r>
        <w:r w:rsidRPr="00915283" w:rsidDel="00AC4AE7">
          <w:delText xml:space="preserve"> na wartość docelową wskaźnika </w:delText>
        </w:r>
        <w:r w:rsidRPr="007414AA" w:rsidDel="00AC4AE7">
          <w:rPr>
            <w:b/>
            <w:rPrChange w:id="2407" w:author="Marta Brzozowska" w:date="2022-09-05T14:14:00Z">
              <w:rPr/>
            </w:rPrChange>
          </w:rPr>
          <w:delText>Udział MŚP aktywnych innowacyjnie w ogólnej liczbie MŚP w Polsce Wschodniej</w:delText>
        </w:r>
        <w:r w:rsidRPr="00915283" w:rsidDel="00AC4AE7">
          <w:delText xml:space="preserve">  w modelu uwzględniony zostanie wskaźnik </w:delText>
        </w:r>
        <w:r w:rsidR="00AE3C33" w:rsidDel="00AC4AE7">
          <w:delText>POPW</w:delText>
        </w:r>
        <w:r w:rsidRPr="00915283" w:rsidDel="00AC4AE7">
          <w:delText xml:space="preserve"> dla Działań wyszczególnionych powyżej: Liczba przedsiębiorstw otrzymujących dotacje, oraz w przypadku Działania 1.1 – Liczba nowych wspieranych przedsiębiorstw (którego wartość pomniejszona zostanie o wysokość wskaźnika Liczba przedsiębiorstw otrzymujących dotację w Działaniu 1.1.2, stanowiącego składową wskaźnika Liczba nowych wspieranych przedsiębiorstw). Zgodnie z logiką interwencji bowiem,  wskaźnik Liczba przedsiębiorstw otrzymujących dotacje  określa liczbę przedsiębiorstw wspartych w zakresie tworzenia innowacyjnych produktów lub procesów, zaś wskaźnik Liczba nowych wspieranych przedsiębiorstw liczbę MŚP, które w ramach Poddziałania 1.1.1 utworzyły innowacyjny start-up (nie wszystkie uzyskały gotowość do wdrożenia innowacji bądź miały możliwość pozyskania wsparcia w ramach Poddziałania 1.1.2). Efekt kwantyfikowalny mierzony przedmiotowymi wskaźnikami  odpowiada definicji wskaźnika rezultatu strategicznego. </w:delText>
        </w:r>
      </w:del>
    </w:p>
    <w:p w14:paraId="5E4F8A7F" w14:textId="76D60AF4" w:rsidR="001D0179" w:rsidRPr="00915283" w:rsidDel="00AC4AE7" w:rsidRDefault="001D0179" w:rsidP="00AC4AE7">
      <w:pPr>
        <w:rPr>
          <w:del w:id="2408" w:author="Jarema Piekutowski" w:date="2022-09-08T08:48:00Z"/>
        </w:rPr>
        <w:pPrChange w:id="2409" w:author="Jarema Piekutowski" w:date="2022-09-08T08:48:00Z">
          <w:pPr/>
        </w:pPrChange>
      </w:pPr>
      <w:del w:id="2410" w:author="Jarema Piekutowski" w:date="2022-09-08T08:48:00Z">
        <w:r w:rsidRPr="00915283" w:rsidDel="00AC4AE7">
          <w:delText xml:space="preserve">W celu oceny wpływu </w:delText>
        </w:r>
        <w:r w:rsidR="00AE3C33" w:rsidDel="00AC4AE7">
          <w:delText>POPW</w:delText>
        </w:r>
        <w:r w:rsidRPr="00915283" w:rsidDel="00AC4AE7">
          <w:delText xml:space="preserve"> na wartość docelową wskaźnika rezultatu </w:delText>
        </w:r>
        <w:r w:rsidRPr="007414AA" w:rsidDel="00AC4AE7">
          <w:rPr>
            <w:b/>
            <w:rPrChange w:id="2411" w:author="Marta Brzozowska" w:date="2022-09-05T14:14:00Z">
              <w:rPr/>
            </w:rPrChange>
          </w:rPr>
          <w:delText>Nakłady inwestycyjne na działalność innowacyjną MŚP (przemysłowych i z sektora usług) w Polsce Wschodniej w latach 2013-2023</w:delText>
        </w:r>
        <w:r w:rsidRPr="00915283" w:rsidDel="00AC4AE7">
          <w:delText xml:space="preserve">  efekt wsparcia </w:delText>
        </w:r>
        <w:r w:rsidR="00AE3C33" w:rsidDel="00AC4AE7">
          <w:delText>POPW</w:delText>
        </w:r>
        <w:r w:rsidRPr="00915283" w:rsidDel="00AC4AE7">
          <w:delText xml:space="preserve"> mierzony będzie wskaźnikiem Inwestycje prywatne uzupełniające wsparcie publiczne dla przedsiębiorstw (dotacje)</w:delText>
        </w:r>
        <w:r w:rsidRPr="00915283" w:rsidDel="00AC4AE7">
          <w:rPr>
            <w:rStyle w:val="Odwoanieprzypisudolnego"/>
            <w:rFonts w:cstheme="minorHAnsi"/>
          </w:rPr>
          <w:footnoteReference w:id="16"/>
        </w:r>
        <w:r w:rsidRPr="00915283" w:rsidDel="00AC4AE7">
          <w:delText xml:space="preserve"> oraz wysokością dofinasowania UE. </w:delText>
        </w:r>
      </w:del>
    </w:p>
    <w:p w14:paraId="2C810A92" w14:textId="04419540" w:rsidR="001D0179" w:rsidDel="00AC4AE7" w:rsidRDefault="001D0179" w:rsidP="00AC4AE7">
      <w:pPr>
        <w:rPr>
          <w:del w:id="2414" w:author="Jarema Piekutowski" w:date="2022-09-08T08:48:00Z"/>
        </w:rPr>
        <w:pPrChange w:id="2415" w:author="Jarema Piekutowski" w:date="2022-09-08T08:48:00Z">
          <w:pPr/>
        </w:pPrChange>
      </w:pPr>
      <w:del w:id="2416" w:author="Jarema Piekutowski" w:date="2022-09-08T08:48:00Z">
        <w:r w:rsidRPr="00915283" w:rsidDel="00AC4AE7">
          <w:delText xml:space="preserve">Ocena wpływu </w:delText>
        </w:r>
        <w:r w:rsidR="00AE3C33" w:rsidDel="00AC4AE7">
          <w:delText>POPW</w:delText>
        </w:r>
        <w:r w:rsidRPr="00915283" w:rsidDel="00AC4AE7">
          <w:delText xml:space="preserve"> na wartość docelową wskaźnika </w:delText>
        </w:r>
        <w:r w:rsidRPr="007414AA" w:rsidDel="00AC4AE7">
          <w:rPr>
            <w:b/>
            <w:rPrChange w:id="2417" w:author="Marta Brzozowska" w:date="2022-09-05T14:14:00Z">
              <w:rPr/>
            </w:rPrChange>
          </w:rPr>
          <w:delText>Wartość przychodów MŚP z Polski Wschodniej ze sprzedaży produktów, towarów i materiałów na eksport</w:delText>
        </w:r>
        <w:r w:rsidRPr="00915283" w:rsidDel="00AC4AE7">
          <w:delText xml:space="preserve"> uwzględniać będzie efekt kwantyfikowalny wsparcia - Liczba przedsiębiorstw wspartych w zakresie internacjonalizacji działalności, któremu w modelu przyporządkowana zostanie średnia wartość eksportu na przedsiębiorstwo, oparta na danych statystyki publicznej oraz zakładaną przez beneficjentów w WoD wartość przychodów z eksportu, wspartego w ramach </w:delText>
        </w:r>
        <w:r w:rsidR="00AE3C33" w:rsidDel="00AC4AE7">
          <w:delText>POPW</w:delText>
        </w:r>
        <w:r w:rsidRPr="00915283" w:rsidDel="00AC4AE7">
          <w:delText>.</w:delText>
        </w:r>
      </w:del>
    </w:p>
    <w:p w14:paraId="3CE4D705" w14:textId="74DA6497" w:rsidR="00D65A79" w:rsidDel="00AC4AE7" w:rsidRDefault="001D0179" w:rsidP="00AC4AE7">
      <w:pPr>
        <w:rPr>
          <w:del w:id="2418" w:author="Jarema Piekutowski" w:date="2022-09-08T08:48:00Z"/>
        </w:rPr>
        <w:pPrChange w:id="2419" w:author="Jarema Piekutowski" w:date="2022-09-08T08:48:00Z">
          <w:pPr/>
        </w:pPrChange>
      </w:pPr>
      <w:commentRangeStart w:id="2420"/>
      <w:del w:id="2421" w:author="Jarema Piekutowski" w:date="2022-09-08T08:48:00Z">
        <w:r w:rsidRPr="00915283" w:rsidDel="00AC4AE7">
          <w:delText xml:space="preserve">Kolejne zmienne objaśniające w modelu TERM </w:delText>
        </w:r>
        <w:commentRangeEnd w:id="2420"/>
        <w:r w:rsidR="007414AA" w:rsidDel="00AC4AE7">
          <w:rPr>
            <w:rStyle w:val="Odwoaniedokomentarza"/>
          </w:rPr>
          <w:commentReference w:id="2420"/>
        </w:r>
        <w:r w:rsidRPr="00915283" w:rsidDel="00AC4AE7">
          <w:delText xml:space="preserve">w obszarze wsparcia przedsiębiorczości obejmą m.in. </w:delText>
        </w:r>
      </w:del>
    </w:p>
    <w:p w14:paraId="2FC293FC" w14:textId="3AA8600C" w:rsidR="00AF3DF4" w:rsidRPr="00AF3DF4" w:rsidDel="00AC4AE7" w:rsidRDefault="001D0179" w:rsidP="00AC4AE7">
      <w:pPr>
        <w:rPr>
          <w:del w:id="2422" w:author="Jarema Piekutowski" w:date="2022-09-08T08:48:00Z"/>
        </w:rPr>
        <w:pPrChange w:id="2423" w:author="Jarema Piekutowski" w:date="2022-09-08T08:48:00Z">
          <w:pPr>
            <w:pStyle w:val="Akapitzlist"/>
            <w:numPr>
              <w:numId w:val="24"/>
            </w:numPr>
            <w:ind w:left="432" w:hanging="432"/>
          </w:pPr>
        </w:pPrChange>
      </w:pPr>
      <w:del w:id="2424" w:author="Jarema Piekutowski" w:date="2022-09-08T08:48:00Z">
        <w:r w:rsidRPr="00AF3DF4" w:rsidDel="00AC4AE7">
          <w:delText xml:space="preserve">wysokość PKB na mieszkańca oraz składowe PKB takie jak: wartość eksportu (poziom regionalny), wskaźnik inflacji (poziom kraju), </w:delText>
        </w:r>
      </w:del>
    </w:p>
    <w:p w14:paraId="422D854B" w14:textId="18F8C5E2" w:rsidR="00AF3DF4" w:rsidRPr="00AF3DF4" w:rsidDel="00AC4AE7" w:rsidRDefault="001D0179" w:rsidP="00AC4AE7">
      <w:pPr>
        <w:rPr>
          <w:del w:id="2425" w:author="Jarema Piekutowski" w:date="2022-09-08T08:48:00Z"/>
        </w:rPr>
        <w:pPrChange w:id="2426" w:author="Jarema Piekutowski" w:date="2022-09-08T08:48:00Z">
          <w:pPr>
            <w:pStyle w:val="Akapitzlist"/>
            <w:numPr>
              <w:numId w:val="24"/>
            </w:numPr>
            <w:ind w:left="432" w:hanging="432"/>
          </w:pPr>
        </w:pPrChange>
      </w:pPr>
      <w:del w:id="2427" w:author="Jarema Piekutowski" w:date="2022-09-08T08:48:00Z">
        <w:r w:rsidRPr="00AF3DF4" w:rsidDel="00AC4AE7">
          <w:delText xml:space="preserve">WCPSP (poziom kraju), </w:delText>
        </w:r>
      </w:del>
    </w:p>
    <w:p w14:paraId="54AFA891" w14:textId="268D9FF6" w:rsidR="00AF3DF4" w:rsidRPr="00AF3DF4" w:rsidDel="00AC4AE7" w:rsidRDefault="001D0179" w:rsidP="00AC4AE7">
      <w:pPr>
        <w:rPr>
          <w:del w:id="2428" w:author="Jarema Piekutowski" w:date="2022-09-08T08:48:00Z"/>
        </w:rPr>
        <w:pPrChange w:id="2429" w:author="Jarema Piekutowski" w:date="2022-09-08T08:48:00Z">
          <w:pPr>
            <w:pStyle w:val="Akapitzlist"/>
            <w:numPr>
              <w:numId w:val="24"/>
            </w:numPr>
            <w:ind w:left="432" w:hanging="432"/>
          </w:pPr>
        </w:pPrChange>
      </w:pPr>
      <w:del w:id="2430" w:author="Jarema Piekutowski" w:date="2022-09-08T08:48:00Z">
        <w:r w:rsidRPr="00AF3DF4" w:rsidDel="00AC4AE7">
          <w:delText xml:space="preserve">nakłady na B+R (poziom regionalny), </w:delText>
        </w:r>
      </w:del>
    </w:p>
    <w:p w14:paraId="1C8FF1A8" w14:textId="61062496" w:rsidR="00AF3DF4" w:rsidRPr="00AF3DF4" w:rsidDel="00AC4AE7" w:rsidRDefault="001D0179" w:rsidP="00AC4AE7">
      <w:pPr>
        <w:rPr>
          <w:del w:id="2431" w:author="Jarema Piekutowski" w:date="2022-09-08T08:48:00Z"/>
        </w:rPr>
        <w:pPrChange w:id="2432" w:author="Jarema Piekutowski" w:date="2022-09-08T08:48:00Z">
          <w:pPr>
            <w:pStyle w:val="Akapitzlist"/>
            <w:numPr>
              <w:numId w:val="24"/>
            </w:numPr>
            <w:ind w:left="432" w:hanging="432"/>
          </w:pPr>
        </w:pPrChange>
      </w:pPr>
      <w:del w:id="2433" w:author="Jarema Piekutowski" w:date="2022-09-08T08:48:00Z">
        <w:r w:rsidRPr="00AF3DF4" w:rsidDel="00AC4AE7">
          <w:delText>nakłady inwestycyjne w sektorze przedsiębiorstw lub wartość brutto środków trwałych, przychody MŚP</w:delText>
        </w:r>
        <w:commentRangeStart w:id="2434"/>
        <w:r w:rsidRPr="00AF3DF4" w:rsidDel="00AC4AE7">
          <w:delText>,</w:delText>
        </w:r>
        <w:commentRangeEnd w:id="2434"/>
        <w:r w:rsidR="007414AA" w:rsidDel="00AC4AE7">
          <w:rPr>
            <w:rStyle w:val="Odwoaniedokomentarza"/>
          </w:rPr>
          <w:commentReference w:id="2434"/>
        </w:r>
        <w:r w:rsidRPr="00AF3DF4" w:rsidDel="00AC4AE7">
          <w:delText xml:space="preserve"> </w:delText>
        </w:r>
      </w:del>
    </w:p>
    <w:p w14:paraId="52F5CD1C" w14:textId="1D9373C1" w:rsidR="00AF3DF4" w:rsidRPr="00AF3DF4" w:rsidDel="00AC4AE7" w:rsidRDefault="001D0179" w:rsidP="00AC4AE7">
      <w:pPr>
        <w:rPr>
          <w:del w:id="2435" w:author="Jarema Piekutowski" w:date="2022-09-08T08:48:00Z"/>
        </w:rPr>
        <w:pPrChange w:id="2436" w:author="Jarema Piekutowski" w:date="2022-09-08T08:48:00Z">
          <w:pPr>
            <w:pStyle w:val="Akapitzlist"/>
            <w:numPr>
              <w:numId w:val="24"/>
            </w:numPr>
            <w:ind w:left="432" w:hanging="432"/>
          </w:pPr>
        </w:pPrChange>
      </w:pPr>
      <w:del w:id="2437" w:author="Jarema Piekutowski" w:date="2022-09-08T08:48:00Z">
        <w:r w:rsidRPr="00AF3DF4" w:rsidDel="00AC4AE7">
          <w:delText xml:space="preserve">liczba podmiotów REGON na 10 tys. </w:delText>
        </w:r>
        <w:r w:rsidR="00AF3DF4" w:rsidRPr="00AF3DF4" w:rsidDel="00AC4AE7">
          <w:delText>m</w:delText>
        </w:r>
        <w:r w:rsidRPr="00AF3DF4" w:rsidDel="00AC4AE7">
          <w:delText xml:space="preserve">ieszkańców (poziom regionalny), </w:delText>
        </w:r>
      </w:del>
    </w:p>
    <w:p w14:paraId="098DF109" w14:textId="07E787C6" w:rsidR="00AF3DF4" w:rsidRPr="00AF3DF4" w:rsidDel="00AC4AE7" w:rsidRDefault="001D0179" w:rsidP="00AC4AE7">
      <w:pPr>
        <w:rPr>
          <w:del w:id="2438" w:author="Jarema Piekutowski" w:date="2022-09-08T08:48:00Z"/>
        </w:rPr>
        <w:pPrChange w:id="2439" w:author="Jarema Piekutowski" w:date="2022-09-08T08:48:00Z">
          <w:pPr>
            <w:pStyle w:val="Akapitzlist"/>
            <w:numPr>
              <w:numId w:val="24"/>
            </w:numPr>
            <w:ind w:left="432" w:hanging="432"/>
          </w:pPr>
        </w:pPrChange>
      </w:pPr>
      <w:del w:id="2440" w:author="Jarema Piekutowski" w:date="2022-09-08T08:48:00Z">
        <w:r w:rsidRPr="00AF3DF4" w:rsidDel="00AC4AE7">
          <w:delText xml:space="preserve">inwestycje zagraniczne (podmioty z udziałem kapitału zagranicznego – poziom regionalny), </w:delText>
        </w:r>
      </w:del>
    </w:p>
    <w:p w14:paraId="222E263F" w14:textId="7D313009" w:rsidR="00AF3DF4" w:rsidRPr="00AF3DF4" w:rsidDel="00AC4AE7" w:rsidRDefault="001D0179" w:rsidP="00AC4AE7">
      <w:pPr>
        <w:rPr>
          <w:del w:id="2441" w:author="Jarema Piekutowski" w:date="2022-09-08T08:48:00Z"/>
        </w:rPr>
        <w:pPrChange w:id="2442" w:author="Jarema Piekutowski" w:date="2022-09-08T08:48:00Z">
          <w:pPr>
            <w:pStyle w:val="Akapitzlist"/>
            <w:numPr>
              <w:numId w:val="24"/>
            </w:numPr>
            <w:ind w:left="432" w:hanging="432"/>
          </w:pPr>
        </w:pPrChange>
      </w:pPr>
      <w:del w:id="2443" w:author="Jarema Piekutowski" w:date="2022-09-08T08:48:00Z">
        <w:r w:rsidRPr="00AF3DF4" w:rsidDel="00AC4AE7">
          <w:delText>wartość pozostałych projektów z funduszy europejskich ukierunkowanych na innowacyjność i B+R oraz wsparcie internacjonalizacji</w:delText>
        </w:r>
        <w:commentRangeStart w:id="2444"/>
        <w:r w:rsidRPr="00AF3DF4" w:rsidDel="00AC4AE7">
          <w:delText>,</w:delText>
        </w:r>
        <w:commentRangeEnd w:id="2444"/>
        <w:r w:rsidR="007414AA" w:rsidDel="00AC4AE7">
          <w:rPr>
            <w:rStyle w:val="Odwoaniedokomentarza"/>
          </w:rPr>
          <w:commentReference w:id="2444"/>
        </w:r>
        <w:r w:rsidRPr="00AF3DF4" w:rsidDel="00AC4AE7">
          <w:delText xml:space="preserve"> </w:delText>
        </w:r>
      </w:del>
    </w:p>
    <w:p w14:paraId="01038637" w14:textId="796F5D2C" w:rsidR="00AF3DF4" w:rsidRPr="00AF3DF4" w:rsidDel="00AC4AE7" w:rsidRDefault="001D0179" w:rsidP="00AC4AE7">
      <w:pPr>
        <w:rPr>
          <w:del w:id="2445" w:author="Jarema Piekutowski" w:date="2022-09-08T08:48:00Z"/>
        </w:rPr>
        <w:pPrChange w:id="2446" w:author="Jarema Piekutowski" w:date="2022-09-08T08:48:00Z">
          <w:pPr>
            <w:pStyle w:val="Akapitzlist"/>
            <w:numPr>
              <w:numId w:val="24"/>
            </w:numPr>
            <w:ind w:left="432" w:hanging="432"/>
          </w:pPr>
        </w:pPrChange>
      </w:pPr>
      <w:del w:id="2447" w:author="Jarema Piekutowski" w:date="2022-09-08T08:48:00Z">
        <w:r w:rsidRPr="00AF3DF4" w:rsidDel="00AC4AE7">
          <w:delText xml:space="preserve">liczba innowacyjnych przedsiębiorstw wspartych w ramach tych projektów – poziom regionalny, </w:delText>
        </w:r>
      </w:del>
    </w:p>
    <w:p w14:paraId="6D7F541C" w14:textId="49C4C3AC" w:rsidR="001D0179" w:rsidRPr="00AF3DF4" w:rsidDel="00AC4AE7" w:rsidRDefault="001D0179" w:rsidP="00AC4AE7">
      <w:pPr>
        <w:rPr>
          <w:del w:id="2448" w:author="Jarema Piekutowski" w:date="2022-09-08T08:48:00Z"/>
        </w:rPr>
        <w:pPrChange w:id="2449" w:author="Jarema Piekutowski" w:date="2022-09-08T08:48:00Z">
          <w:pPr>
            <w:pStyle w:val="Akapitzlist"/>
            <w:numPr>
              <w:numId w:val="24"/>
            </w:numPr>
            <w:ind w:left="432" w:hanging="432"/>
          </w:pPr>
        </w:pPrChange>
      </w:pPr>
      <w:del w:id="2450" w:author="Jarema Piekutowski" w:date="2022-09-08T08:48:00Z">
        <w:r w:rsidRPr="00AF3DF4" w:rsidDel="00AC4AE7">
          <w:delText xml:space="preserve">kurs PLN wobec euro, stopa referencyjna NBP (poziom krajowy). </w:delText>
        </w:r>
      </w:del>
    </w:p>
    <w:p w14:paraId="48CAA48B" w14:textId="7F71C064" w:rsidR="001D0179" w:rsidRPr="00915283" w:rsidDel="00AC4AE7" w:rsidRDefault="001D0179" w:rsidP="00AC4AE7">
      <w:pPr>
        <w:rPr>
          <w:del w:id="2451" w:author="Jarema Piekutowski" w:date="2022-09-08T08:48:00Z"/>
        </w:rPr>
        <w:pPrChange w:id="2452" w:author="Jarema Piekutowski" w:date="2022-09-08T08:48:00Z">
          <w:pPr/>
        </w:pPrChange>
      </w:pPr>
      <w:del w:id="2453" w:author="Jarema Piekutowski" w:date="2022-09-08T08:48:00Z">
        <w:r w:rsidRPr="00915283" w:rsidDel="00AC4AE7">
          <w:delText xml:space="preserve">Uwzględnienie w katalogu zmiennych objaśniających wskaźnika PKB na mieszkańca opiera się na założeniu, iż miernik ten </w:delText>
        </w:r>
        <w:r w:rsidRPr="00915283" w:rsidDel="00AC4AE7">
          <w:rPr>
            <w:rStyle w:val="markedcontent"/>
            <w:rFonts w:cstheme="minorHAnsi"/>
          </w:rPr>
          <w:delText>jest jednym z najczęściej stosowanych na świecie wskaźników służących do pomiaru dobrobytu społeczeństwa, wpływa więc zarówno na podażową jak i popytową stronę modelu. Zmienna wartość eksportu określa tendencje rozwojowe przedsiębiorstw Polski Wschodniej w zakresie internacjonalizacji, zaś wskaźnik inflacji oraz stopa referencyjna NBP wpływają na zdolność kredytową i zdolność inwestycyjną przedsiębiorstw, również w obszarze internacjonalizacji i innowacyjności oraz na potencjalną siłę nabywczą</w:delText>
        </w:r>
        <w:r w:rsidRPr="00915283" w:rsidDel="00AC4AE7">
          <w:rPr>
            <w:rStyle w:val="Odwoanieprzypisudolnego"/>
            <w:rFonts w:cstheme="minorHAnsi"/>
          </w:rPr>
          <w:footnoteReference w:id="17"/>
        </w:r>
        <w:r w:rsidRPr="00915283" w:rsidDel="00AC4AE7">
          <w:rPr>
            <w:rStyle w:val="markedcontent"/>
            <w:rFonts w:cstheme="minorHAnsi"/>
          </w:rPr>
          <w:delText>.  Zmienna kurs PLN wpływa na tendencje eksportowe i importowe przedsiębiorstw</w:delText>
        </w:r>
        <w:r w:rsidRPr="00915283" w:rsidDel="00AC4AE7">
          <w:rPr>
            <w:rStyle w:val="Odwoanieprzypisudolnego"/>
            <w:rFonts w:cstheme="minorHAnsi"/>
          </w:rPr>
          <w:footnoteReference w:id="18"/>
        </w:r>
        <w:r w:rsidRPr="00915283" w:rsidDel="00AC4AE7">
          <w:rPr>
            <w:rStyle w:val="markedcontent"/>
            <w:rFonts w:cstheme="minorHAnsi"/>
          </w:rPr>
          <w:delText>. Kolejne zmienne odnoszące się do dynamiki nakładów inwestycyjnych, w tym na innowacyjność i B+R wpływają na gotowość do ponoszenia wydatków na innowacyjność, zmienna odnosząca się do wyników finansowych przedsiębiorstw oddziałuje na skłonność do inwestycji</w:delText>
        </w:r>
        <w:r w:rsidRPr="00915283" w:rsidDel="00AC4AE7">
          <w:rPr>
            <w:rStyle w:val="Odwoanieprzypisudolnego"/>
            <w:rFonts w:cstheme="minorHAnsi"/>
          </w:rPr>
          <w:footnoteReference w:id="19"/>
        </w:r>
        <w:r w:rsidRPr="00915283" w:rsidDel="00AC4AE7">
          <w:rPr>
            <w:rStyle w:val="markedcontent"/>
            <w:rFonts w:cstheme="minorHAnsi"/>
          </w:rPr>
          <w:delText xml:space="preserve">. Wskaźniki dotyczące inwestycji zagranicznych oraz nakładów publicznych wyjaśniają dynamikę popytowego aspektu modelu, są wskaźnikiem czynnika koniunkturalnego. </w:delText>
        </w:r>
      </w:del>
    </w:p>
    <w:p w14:paraId="21173167" w14:textId="675338AF" w:rsidR="001D0179" w:rsidRPr="00915283" w:rsidDel="00AC4AE7" w:rsidRDefault="001D0179" w:rsidP="00AC4AE7">
      <w:pPr>
        <w:rPr>
          <w:del w:id="2460" w:author="Jarema Piekutowski" w:date="2022-09-08T08:48:00Z"/>
        </w:rPr>
        <w:pPrChange w:id="2461" w:author="Jarema Piekutowski" w:date="2022-09-08T08:48:00Z">
          <w:pPr/>
        </w:pPrChange>
      </w:pPr>
      <w:del w:id="2462" w:author="Jarema Piekutowski" w:date="2022-09-08T08:48:00Z">
        <w:r w:rsidRPr="00915283" w:rsidDel="00AC4AE7">
          <w:delText>Na etapie prognozy wpływu POPW na wartość wskaźnika w modelu uwzględnione zostaną także inne dodatkowe zmienne objaśniające, opisane poniżej.</w:delText>
        </w:r>
      </w:del>
    </w:p>
    <w:p w14:paraId="11CF0C25" w14:textId="4A2A32E4" w:rsidR="001D0179" w:rsidRPr="00915283" w:rsidDel="00AC4AE7" w:rsidRDefault="001D0179" w:rsidP="00AC4AE7">
      <w:pPr>
        <w:rPr>
          <w:del w:id="2463" w:author="Jarema Piekutowski" w:date="2022-09-08T08:48:00Z"/>
        </w:rPr>
        <w:pPrChange w:id="2464" w:author="Jarema Piekutowski" w:date="2022-09-08T08:48:00Z">
          <w:pPr/>
        </w:pPrChange>
      </w:pPr>
      <w:del w:id="2465" w:author="Jarema Piekutowski" w:date="2022-09-08T08:48:00Z">
        <w:r w:rsidRPr="00915283" w:rsidDel="00AC4AE7">
          <w:delText xml:space="preserve">W przypadku wskaźnika </w:delText>
        </w:r>
        <w:r w:rsidRPr="007414AA" w:rsidDel="00AC4AE7">
          <w:rPr>
            <w:b/>
            <w:rPrChange w:id="2466" w:author="Marta Brzozowska" w:date="2022-09-05T14:14:00Z">
              <w:rPr/>
            </w:rPrChange>
          </w:rPr>
          <w:delText>Udział MŚP aktywnych innowacyjnie w ogólnej liczbie MŚP w Polsce Wschodn</w:delText>
        </w:r>
        <w:r w:rsidRPr="00915283" w:rsidDel="00AC4AE7">
          <w:delText xml:space="preserve">iej, zgodnie z jego definicją uwzględniony zostanie także szacowany na podstawie badania CAWI/CATI odsetek wspartych przedsiębiorstw, które deklarują kontynuację w 2023 roku działań innowacyjnych rozpoczętych w ramach POPW, bądź rozpoczęcie nowej działalności innowacyjnej. </w:delText>
        </w:r>
      </w:del>
    </w:p>
    <w:p w14:paraId="72F7E974" w14:textId="2DADEBE5" w:rsidR="001D0179" w:rsidDel="00AC4AE7" w:rsidRDefault="001D0179" w:rsidP="00AC4AE7">
      <w:pPr>
        <w:rPr>
          <w:del w:id="2467" w:author="Jarema Piekutowski" w:date="2022-09-08T08:48:00Z"/>
        </w:rPr>
        <w:pPrChange w:id="2468" w:author="Jarema Piekutowski" w:date="2022-09-08T08:48:00Z">
          <w:pPr/>
        </w:pPrChange>
      </w:pPr>
      <w:del w:id="2469" w:author="Jarema Piekutowski" w:date="2022-09-08T08:48:00Z">
        <w:r w:rsidRPr="00915283" w:rsidDel="00AC4AE7">
          <w:delText xml:space="preserve">W przypadku wskaźnika </w:delText>
        </w:r>
        <w:r w:rsidRPr="007414AA" w:rsidDel="00AC4AE7">
          <w:rPr>
            <w:b/>
            <w:rPrChange w:id="2470" w:author="Marta Brzozowska" w:date="2022-09-05T14:14:00Z">
              <w:rPr/>
            </w:rPrChange>
          </w:rPr>
          <w:delText>Wartość przychodów MŚP z Polski Wschodniej ze sprzedaży produktów, towarów i materiałów na eksport</w:delText>
        </w:r>
        <w:r w:rsidRPr="00915283" w:rsidDel="00AC4AE7">
          <w:delText xml:space="preserve"> w prognozie jego wartości należy uwzględnić strukturę eksportu zarówno w ujęciu terytorialnym jak i towarowym, w celu uwzględnienia wpływu sankcji UE oraz wojny na Ukrainie na eksport towarów i usług. Kwestię tę należy również oszacować w stosunku do planowanych efektów interwencji Działania 1.2, 1.3 i 1.4 (kierunek i wartość planowanego eksportu na rynek rosyjski, ukraiński, białoruski).</w:delText>
        </w:r>
      </w:del>
    </w:p>
    <w:p w14:paraId="16C875D8" w14:textId="3AC6FE00" w:rsidR="001D0179" w:rsidRPr="006036F6" w:rsidDel="00AC4AE7" w:rsidRDefault="001D0179" w:rsidP="00AC4AE7">
      <w:pPr>
        <w:rPr>
          <w:del w:id="2471" w:author="Jarema Piekutowski" w:date="2022-09-08T08:48:00Z"/>
        </w:rPr>
        <w:pPrChange w:id="2472" w:author="Jarema Piekutowski" w:date="2022-09-08T08:48:00Z">
          <w:pPr>
            <w:pStyle w:val="Nagwek3"/>
          </w:pPr>
        </w:pPrChange>
      </w:pPr>
      <w:bookmarkStart w:id="2473" w:name="_Toc104989680"/>
      <w:bookmarkStart w:id="2474" w:name="_Toc112688987"/>
      <w:del w:id="2475" w:author="Jarema Piekutowski" w:date="2022-09-08T08:48:00Z">
        <w:r w:rsidRPr="006036F6" w:rsidDel="00AC4AE7">
          <w:delText>Obszar wsparcia transportu miejskiego</w:delText>
        </w:r>
        <w:bookmarkEnd w:id="2473"/>
        <w:bookmarkEnd w:id="2474"/>
      </w:del>
    </w:p>
    <w:p w14:paraId="235D9F9C" w14:textId="14BD87AB" w:rsidR="001D0179" w:rsidRPr="005F12C0" w:rsidDel="00AC4AE7" w:rsidRDefault="001D0179" w:rsidP="00AC4AE7">
      <w:pPr>
        <w:rPr>
          <w:del w:id="2476" w:author="Jarema Piekutowski" w:date="2022-09-08T08:48:00Z"/>
        </w:rPr>
        <w:pPrChange w:id="2477" w:author="Jarema Piekutowski" w:date="2022-09-08T08:48:00Z">
          <w:pPr/>
        </w:pPrChange>
      </w:pPr>
      <w:del w:id="2478" w:author="Jarema Piekutowski" w:date="2022-09-08T08:48:00Z">
        <w:r w:rsidRPr="005F12C0" w:rsidDel="00AC4AE7">
          <w:delText>Wskaźnik Liczba przewozów pasażerskich komunikacją miejską w miastach wojewódzkich Polski Wschodniej, zgodnie ze swoją definicją dotyczy sumy pasażerów przewiezionych w ciągu roku wszystkimi środkami komunikacji miejskiej powszechnie dostępnymi</w:delText>
        </w:r>
      </w:del>
      <w:ins w:id="2479" w:author="Marta Brzozowska" w:date="2022-09-05T09:28:00Z">
        <w:del w:id="2480" w:author="Jarema Piekutowski" w:date="2022-09-08T08:48:00Z">
          <w:r w:rsidR="00811DD1" w:rsidDel="00AC4AE7">
            <w:delText xml:space="preserve"> </w:delText>
          </w:r>
        </w:del>
      </w:ins>
    </w:p>
    <w:p w14:paraId="59C0E9BB" w14:textId="1A853EAB" w:rsidR="001D0179" w:rsidRPr="005F12C0" w:rsidDel="00AC4AE7" w:rsidRDefault="001D0179" w:rsidP="00AC4AE7">
      <w:pPr>
        <w:rPr>
          <w:del w:id="2481" w:author="Jarema Piekutowski" w:date="2022-09-08T08:48:00Z"/>
        </w:rPr>
        <w:pPrChange w:id="2482" w:author="Jarema Piekutowski" w:date="2022-09-08T08:48:00Z">
          <w:pPr/>
        </w:pPrChange>
      </w:pPr>
      <w:del w:id="2483" w:author="Jarema Piekutowski" w:date="2022-09-08T08:48:00Z">
        <w:r w:rsidRPr="005F12C0" w:rsidDel="00AC4AE7">
          <w:delText>dla ludności, tj. autobusami, tramwajami i trolejbusami w pięciu miastach wojewódzkich Polski Wschodniej łącznie, czyli w Olsztynie, Białymstoku, Lublinie, Rzeszowie i Kielcach.</w:delText>
        </w:r>
      </w:del>
    </w:p>
    <w:p w14:paraId="58D37E67" w14:textId="29132808" w:rsidR="001D0179" w:rsidRPr="005F12C0" w:rsidDel="00AC4AE7" w:rsidRDefault="001D0179" w:rsidP="00AC4AE7">
      <w:pPr>
        <w:rPr>
          <w:del w:id="2484" w:author="Jarema Piekutowski" w:date="2022-09-08T08:48:00Z"/>
        </w:rPr>
        <w:pPrChange w:id="2485" w:author="Jarema Piekutowski" w:date="2022-09-08T08:48:00Z">
          <w:pPr/>
        </w:pPrChange>
      </w:pPr>
      <w:del w:id="2486" w:author="Jarema Piekutowski" w:date="2022-09-08T08:48:00Z">
        <w:r w:rsidRPr="005F12C0" w:rsidDel="00AC4AE7">
          <w:delText>Jak wynika z danych STRATEG, w roku 2020 nastąpiło – w wyniku konsekwencji pandemii COVID-19 – blisko 50% obniżenie jego wysokości w stosunku do roku 2019. Planujemy pozyskanie od lokalnych przewoźników publicznego transportu miejskiego danych dotyczących wysokości wskaźnika w roku 2021 oraz w pierwszym półroczu 2022 roku, a także danych dotyczących liczby i pojemności taboru w latach 2015-2022. Prognozowanie wskaźnika na rok 2023 odbędzie się przy zastosowaniu modeli trendów o specyfikacji uzależnionej od danych historycznych.</w:delText>
        </w:r>
      </w:del>
    </w:p>
    <w:p w14:paraId="44A51C98" w14:textId="40DABDDA" w:rsidR="001D0179" w:rsidRPr="005F12C0" w:rsidDel="00AC4AE7" w:rsidRDefault="001D0179" w:rsidP="00AC4AE7">
      <w:pPr>
        <w:rPr>
          <w:del w:id="2487" w:author="Jarema Piekutowski" w:date="2022-09-08T08:48:00Z"/>
        </w:rPr>
        <w:pPrChange w:id="2488" w:author="Jarema Piekutowski" w:date="2022-09-08T08:48:00Z">
          <w:pPr/>
        </w:pPrChange>
      </w:pPr>
      <w:del w:id="2489" w:author="Jarema Piekutowski" w:date="2022-09-08T08:48:00Z">
        <w:r w:rsidRPr="005F12C0" w:rsidDel="00AC4AE7">
          <w:delText>W celu prognozy wskaźnika na rok 2023 zostanie przeprowadzona analiza regresji na podstawie danych dla lat 2007-2021/2022, która będzie miała postać:</w:delText>
        </w:r>
      </w:del>
    </w:p>
    <w:p w14:paraId="0D46D1A2" w14:textId="1F720D9D" w:rsidR="001D0179" w:rsidRPr="005F12C0" w:rsidDel="00AC4AE7" w:rsidRDefault="001D0179" w:rsidP="00AC4AE7">
      <w:pPr>
        <w:rPr>
          <w:del w:id="2490" w:author="Jarema Piekutowski" w:date="2022-09-08T08:48:00Z"/>
          <w:lang w:val="en-US"/>
        </w:rPr>
        <w:pPrChange w:id="2491" w:author="Jarema Piekutowski" w:date="2022-09-08T08:48:00Z">
          <w:pPr/>
        </w:pPrChange>
      </w:pPr>
      <w:del w:id="2492" w:author="Jarema Piekutowski" w:date="2022-09-08T08:48:00Z">
        <w:r w:rsidRPr="005F12C0" w:rsidDel="00AC4AE7">
          <w:rPr>
            <w:lang w:val="en-US"/>
          </w:rPr>
          <w:object w:dxaOrig="3379" w:dyaOrig="700" w14:anchorId="1FEB1333">
            <v:shape id="_x0000_i1025" type="#_x0000_t75" style="width:168.4pt;height:36.3pt" o:ole="">
              <v:imagedata r:id="rId53" o:title=""/>
            </v:shape>
            <o:OLEObject Type="Embed" ProgID="Equation.3" ShapeID="_x0000_i1025" DrawAspect="Content" ObjectID="_1724132076" r:id="rId54"/>
          </w:object>
        </w:r>
      </w:del>
    </w:p>
    <w:p w14:paraId="70E4E23B" w14:textId="510F7A05" w:rsidR="001D0179" w:rsidRPr="005F12C0" w:rsidDel="00AC4AE7" w:rsidRDefault="001D0179" w:rsidP="00AC4AE7">
      <w:pPr>
        <w:rPr>
          <w:del w:id="2493" w:author="Jarema Piekutowski" w:date="2022-09-08T08:48:00Z"/>
        </w:rPr>
        <w:pPrChange w:id="2494" w:author="Jarema Piekutowski" w:date="2022-09-08T08:48:00Z">
          <w:pPr/>
        </w:pPrChange>
      </w:pPr>
      <w:del w:id="2495" w:author="Jarema Piekutowski" w:date="2022-09-08T08:48:00Z">
        <w:r w:rsidRPr="005F12C0" w:rsidDel="00AC4AE7">
          <w:delText>gdzie y oznacza wartość wskaźnika, x</w:delText>
        </w:r>
        <w:r w:rsidRPr="005F12C0" w:rsidDel="00AC4AE7">
          <w:rPr>
            <w:vertAlign w:val="superscript"/>
          </w:rPr>
          <w:delText>UE</w:delText>
        </w:r>
        <w:r w:rsidRPr="005F12C0" w:rsidDel="00AC4AE7">
          <w:delText xml:space="preserve"> zagregowane do jednej lub więcej grup nakłady z funduszy UE, x</w:delText>
        </w:r>
        <w:r w:rsidRPr="005F12C0" w:rsidDel="00AC4AE7">
          <w:rPr>
            <w:vertAlign w:val="superscript"/>
          </w:rPr>
          <w:delText>INNE</w:delText>
        </w:r>
        <w:r w:rsidRPr="005F12C0" w:rsidDel="00AC4AE7">
          <w:delText xml:space="preserve"> zmienne kontrolne wpływające na poziom zmiennej składowej, a niezwiązane z interwencją zaś </w:delText>
        </w:r>
      </w:del>
      <m:oMath>
        <m:r>
          <w:del w:id="2496" w:author="Jarema Piekutowski" w:date="2022-09-08T08:48:00Z">
            <m:rPr>
              <m:sty m:val="p"/>
            </m:rPr>
            <w:rPr>
              <w:rFonts w:ascii="Cambria Math" w:hAnsi="Cambria Math"/>
            </w:rPr>
            <m:t>ε</m:t>
          </w:del>
        </m:r>
      </m:oMath>
      <w:del w:id="2497" w:author="Jarema Piekutowski" w:date="2022-09-08T08:48:00Z">
        <w:r w:rsidRPr="005F12C0" w:rsidDel="00AC4AE7">
          <w:delText xml:space="preserve"> jest składnikiem losowym.</w:delText>
        </w:r>
      </w:del>
    </w:p>
    <w:p w14:paraId="6552A483" w14:textId="46722886" w:rsidR="00AF3DF4" w:rsidDel="00AC4AE7" w:rsidRDefault="001D0179" w:rsidP="00AC4AE7">
      <w:pPr>
        <w:rPr>
          <w:del w:id="2498" w:author="Jarema Piekutowski" w:date="2022-09-08T08:48:00Z"/>
        </w:rPr>
        <w:pPrChange w:id="2499" w:author="Jarema Piekutowski" w:date="2022-09-08T08:48:00Z">
          <w:pPr/>
        </w:pPrChange>
      </w:pPr>
      <w:del w:id="2500" w:author="Jarema Piekutowski" w:date="2022-09-08T08:48:00Z">
        <w:r w:rsidRPr="005F12C0" w:rsidDel="00AC4AE7">
          <w:delText>Jako zmienne objaśniające/kontrolne przyjmiemy</w:delText>
        </w:r>
        <w:r w:rsidR="00AF3DF4" w:rsidDel="00AC4AE7">
          <w:delText>:</w:delText>
        </w:r>
      </w:del>
    </w:p>
    <w:p w14:paraId="4F96BF91" w14:textId="31E3DEED" w:rsidR="00AF3DF4" w:rsidRPr="00AF3DF4" w:rsidDel="00AC4AE7" w:rsidRDefault="001D0179" w:rsidP="00AC4AE7">
      <w:pPr>
        <w:rPr>
          <w:del w:id="2501" w:author="Jarema Piekutowski" w:date="2022-09-08T08:48:00Z"/>
        </w:rPr>
        <w:pPrChange w:id="2502" w:author="Jarema Piekutowski" w:date="2022-09-08T08:48:00Z">
          <w:pPr>
            <w:pStyle w:val="Akapitzlist"/>
            <w:numPr>
              <w:numId w:val="32"/>
            </w:numPr>
            <w:ind w:left="432" w:hanging="432"/>
          </w:pPr>
        </w:pPrChange>
      </w:pPr>
      <w:del w:id="2503" w:author="Jarema Piekutowski" w:date="2022-09-08T08:48:00Z">
        <w:r w:rsidRPr="00AF3DF4" w:rsidDel="00AC4AE7">
          <w:delText xml:space="preserve">pozyskane od przewoźników dane dotyczące liczby i pojemności taboru, długości linii komunikacyjnych transportu zbiorowego, dynamiki cen biletów w kolejnych analizowanych latach oraz ich prognozy na rok 2023, </w:delText>
        </w:r>
      </w:del>
    </w:p>
    <w:p w14:paraId="209AEC2A" w14:textId="2D781461" w:rsidR="00AF3DF4" w:rsidRPr="00AF3DF4" w:rsidDel="00AC4AE7" w:rsidRDefault="001D0179" w:rsidP="00AC4AE7">
      <w:pPr>
        <w:rPr>
          <w:del w:id="2504" w:author="Jarema Piekutowski" w:date="2022-09-08T08:48:00Z"/>
        </w:rPr>
        <w:pPrChange w:id="2505" w:author="Jarema Piekutowski" w:date="2022-09-08T08:48:00Z">
          <w:pPr>
            <w:pStyle w:val="Akapitzlist"/>
            <w:numPr>
              <w:numId w:val="32"/>
            </w:numPr>
            <w:ind w:left="432" w:hanging="432"/>
          </w:pPr>
        </w:pPrChange>
      </w:pPr>
      <w:del w:id="2506" w:author="Jarema Piekutowski" w:date="2022-09-08T08:48:00Z">
        <w:r w:rsidRPr="00AF3DF4" w:rsidDel="00AC4AE7">
          <w:delText>wskaźniki odnoszące się do liczby mieszkańców, szczególnie w wieku produkcyjnym,  liczby osób pracujących, liczby uczniów szkół ponadpodstawowych</w:delText>
        </w:r>
      </w:del>
    </w:p>
    <w:p w14:paraId="2A135708" w14:textId="5F780035" w:rsidR="00AF3DF4" w:rsidRPr="00AF3DF4" w:rsidDel="00AC4AE7" w:rsidRDefault="001D0179" w:rsidP="00AC4AE7">
      <w:pPr>
        <w:rPr>
          <w:del w:id="2507" w:author="Jarema Piekutowski" w:date="2022-09-08T08:48:00Z"/>
        </w:rPr>
        <w:pPrChange w:id="2508" w:author="Jarema Piekutowski" w:date="2022-09-08T08:48:00Z">
          <w:pPr>
            <w:pStyle w:val="Akapitzlist"/>
            <w:numPr>
              <w:numId w:val="32"/>
            </w:numPr>
            <w:ind w:left="432" w:hanging="432"/>
          </w:pPr>
        </w:pPrChange>
      </w:pPr>
      <w:del w:id="2509" w:author="Jarema Piekutowski" w:date="2022-09-08T08:48:00Z">
        <w:r w:rsidRPr="00AF3DF4" w:rsidDel="00AC4AE7">
          <w:delText>wskaźnik</w:delText>
        </w:r>
        <w:r w:rsidR="00AF3DF4" w:rsidDel="00AC4AE7">
          <w:delText xml:space="preserve"> </w:delText>
        </w:r>
        <w:r w:rsidRPr="00AF3DF4" w:rsidDel="00AC4AE7">
          <w:delText xml:space="preserve">inflacji (kraj), </w:delText>
        </w:r>
      </w:del>
    </w:p>
    <w:p w14:paraId="3A73EA3B" w14:textId="0372EDE9" w:rsidR="00AF3DF4" w:rsidRPr="00AF3DF4" w:rsidDel="00AC4AE7" w:rsidRDefault="00AF3DF4" w:rsidP="00AC4AE7">
      <w:pPr>
        <w:rPr>
          <w:del w:id="2510" w:author="Jarema Piekutowski" w:date="2022-09-08T08:48:00Z"/>
        </w:rPr>
        <w:pPrChange w:id="2511" w:author="Jarema Piekutowski" w:date="2022-09-08T08:48:00Z">
          <w:pPr>
            <w:pStyle w:val="Akapitzlist"/>
            <w:numPr>
              <w:numId w:val="32"/>
            </w:numPr>
            <w:ind w:left="432" w:hanging="432"/>
          </w:pPr>
        </w:pPrChange>
      </w:pPr>
      <w:del w:id="2512" w:author="Jarema Piekutowski" w:date="2022-09-08T08:48:00Z">
        <w:r w:rsidDel="00AC4AE7">
          <w:delText xml:space="preserve">wskaźniki </w:delText>
        </w:r>
        <w:r w:rsidR="001D0179" w:rsidRPr="00AF3DF4" w:rsidDel="00AC4AE7">
          <w:delText xml:space="preserve">tendencji migracyjnych w obszarze funkcjonalnym (GUS – dane dla OF), </w:delText>
        </w:r>
      </w:del>
    </w:p>
    <w:p w14:paraId="17C7DBFC" w14:textId="1B5D1A2F" w:rsidR="001D0179" w:rsidRPr="00AF3DF4" w:rsidDel="00AC4AE7" w:rsidRDefault="00AF3DF4" w:rsidP="00AC4AE7">
      <w:pPr>
        <w:rPr>
          <w:del w:id="2513" w:author="Jarema Piekutowski" w:date="2022-09-08T08:48:00Z"/>
        </w:rPr>
        <w:pPrChange w:id="2514" w:author="Jarema Piekutowski" w:date="2022-09-08T08:48:00Z">
          <w:pPr>
            <w:pStyle w:val="Akapitzlist"/>
            <w:numPr>
              <w:numId w:val="32"/>
            </w:numPr>
            <w:ind w:left="432" w:hanging="432"/>
          </w:pPr>
        </w:pPrChange>
      </w:pPr>
      <w:del w:id="2515" w:author="Jarema Piekutowski" w:date="2022-09-08T08:48:00Z">
        <w:r w:rsidDel="00AC4AE7">
          <w:delText xml:space="preserve">wskaźnik </w:delText>
        </w:r>
        <w:r w:rsidR="001D0179" w:rsidRPr="00AF3DF4" w:rsidDel="00AC4AE7">
          <w:delText xml:space="preserve">liczby samochodów na 1000 mieszkańców (EUROSTAT – poziom regionalny i OF).  </w:delText>
        </w:r>
      </w:del>
    </w:p>
    <w:p w14:paraId="694F1169" w14:textId="3DDCD716" w:rsidR="001D0179" w:rsidRPr="005F12C0" w:rsidDel="00AC4AE7" w:rsidRDefault="001D0179" w:rsidP="00AC4AE7">
      <w:pPr>
        <w:rPr>
          <w:del w:id="2516" w:author="Jarema Piekutowski" w:date="2022-09-08T08:48:00Z"/>
        </w:rPr>
        <w:pPrChange w:id="2517" w:author="Jarema Piekutowski" w:date="2022-09-08T08:48:00Z">
          <w:pPr/>
        </w:pPrChange>
      </w:pPr>
      <w:del w:id="2518" w:author="Jarema Piekutowski" w:date="2022-09-08T08:48:00Z">
        <w:r w:rsidRPr="005F12C0" w:rsidDel="00AC4AE7">
          <w:delText>Czynniki takie jak długość linii komunikacyjnych, liczba i pojemność taboru stanowią podstawowy aspekt podstawowej dostępności transportu miejskiego wpływający na skłonność mieszkańców do korzystania ze środków transportu zbiorowego. Kwestia cen biletów może być desymulantą trendu, podczas gdy wskaźnik inflacji, pociągający za sobą wzrost kosztów transportu indywidualnego</w:delText>
        </w:r>
      </w:del>
      <w:ins w:id="2519" w:author="Marta Brzozowska" w:date="2022-09-05T09:29:00Z">
        <w:del w:id="2520" w:author="Jarema Piekutowski" w:date="2022-09-08T08:48:00Z">
          <w:r w:rsidR="00AB0FED" w:rsidDel="00AC4AE7">
            <w:delText>,</w:delText>
          </w:r>
        </w:del>
      </w:ins>
      <w:del w:id="2521" w:author="Jarema Piekutowski" w:date="2022-09-08T08:48:00Z">
        <w:r w:rsidRPr="005F12C0" w:rsidDel="00AC4AE7">
          <w:delText xml:space="preserve"> jest jego symulantą</w:delText>
        </w:r>
        <w:r w:rsidRPr="005F12C0" w:rsidDel="00AC4AE7">
          <w:rPr>
            <w:rStyle w:val="Odwoanieprzypisudolnego"/>
            <w:rFonts w:cstheme="minorHAnsi"/>
          </w:rPr>
          <w:footnoteReference w:id="20"/>
        </w:r>
        <w:r w:rsidRPr="005F12C0" w:rsidDel="00AC4AE7">
          <w:delText>. Kwestie demograficzne, liczba mieszkańców, tendencje migracyjne wewnątrz obszaru funkcjonalnego również mają istotne znaczenie dla wzrostu skali korzystania z miejskiej komunikacji publicznej. Jak wynika z badania uwarunkowań transportu miejskiego miasta Olsztyna, największy udział w przewozach miejskich ma podróż z domu do pracy i z powrotem, oraz podróże uczniów szkół klas ponadpodstawowych. Kolejnym czynnikiem wpływającym na liczbę przewozów jest także dostępność samochodów na gospodarstwo domowe, im więcej samochodów tym mniejsza skłonność do korzystania z komunikacji miejskiej</w:delText>
        </w:r>
        <w:r w:rsidRPr="005F12C0" w:rsidDel="00AC4AE7">
          <w:rPr>
            <w:rStyle w:val="Odwoanieprzypisudolnego"/>
            <w:rFonts w:cstheme="minorHAnsi"/>
          </w:rPr>
          <w:footnoteReference w:id="21"/>
        </w:r>
        <w:r w:rsidRPr="005F12C0" w:rsidDel="00AC4AE7">
          <w:delText>.</w:delText>
        </w:r>
      </w:del>
    </w:p>
    <w:p w14:paraId="195BD232" w14:textId="24CE4132" w:rsidR="001D0179" w:rsidRPr="005F12C0" w:rsidDel="00AC4AE7" w:rsidRDefault="001D0179" w:rsidP="00AC4AE7">
      <w:pPr>
        <w:rPr>
          <w:del w:id="2526" w:author="Jarema Piekutowski" w:date="2022-09-08T08:48:00Z"/>
        </w:rPr>
        <w:pPrChange w:id="2527" w:author="Jarema Piekutowski" w:date="2022-09-08T08:48:00Z">
          <w:pPr/>
        </w:pPrChange>
      </w:pPr>
      <w:del w:id="2528" w:author="Jarema Piekutowski" w:date="2022-09-08T08:48:00Z">
        <w:r w:rsidRPr="005F12C0" w:rsidDel="00AC4AE7">
          <w:delText xml:space="preserve">Wkład interwencji POPW na koniec 2023 roku w prognozowaną wysokość przedmiotowego wskaźnika zostanie określony przy zastosowaniu modelu ekonometrycznego (z obszaru ekonometrii panelowej) z efektami quasi-stałymi. Model ten uzależnia wartość wskaźnika od </w:delText>
        </w:r>
        <w:r w:rsidRPr="005F12C0" w:rsidDel="00AC4AE7">
          <w:rPr>
            <w:b/>
            <w:bCs/>
          </w:rPr>
          <w:delText>wskazanych wyżej zmiennych kontrolnych oraz od wielkości wydatków w ramach POPW</w:delText>
        </w:r>
        <w:r w:rsidRPr="005F12C0" w:rsidDel="00AC4AE7">
          <w:delText xml:space="preserve">  </w:delText>
        </w:r>
        <w:r w:rsidRPr="005F12C0" w:rsidDel="00AC4AE7">
          <w:rPr>
            <w:b/>
            <w:bCs/>
          </w:rPr>
          <w:delText>oraz efektów kwantyfikowalnych mierzonych wskaźnikami</w:delText>
        </w:r>
        <w:r w:rsidRPr="005F12C0" w:rsidDel="00AC4AE7">
          <w:delText>: Liczba zakupionych jednostek taboru, Pojemność zakupionego taboru pasażerskiego w publicznym transporcie zbiorowym komunikacji miejskiej, Całkowita długość nowych lub przebudowanych linii komunikacji miejskiej, Liczba przewozów komunikacją miejską na przebudowanych i nowych liniach komunikacji miejskiej. Formalny zapis wygląda następująco:</w:delText>
        </w:r>
      </w:del>
    </w:p>
    <w:p w14:paraId="729B94F6" w14:textId="19E43616" w:rsidR="001D0179" w:rsidRPr="005F12C0" w:rsidDel="00AC4AE7" w:rsidRDefault="00000000" w:rsidP="00AC4AE7">
      <w:pPr>
        <w:rPr>
          <w:del w:id="2529" w:author="Jarema Piekutowski" w:date="2022-09-08T08:48:00Z"/>
          <w:rFonts w:eastAsiaTheme="minorEastAsia"/>
        </w:rPr>
        <w:pPrChange w:id="2530" w:author="Jarema Piekutowski" w:date="2022-09-08T08:48:00Z">
          <w:pPr/>
        </w:pPrChange>
      </w:pPr>
      <m:oMathPara>
        <m:oMath>
          <m:sSub>
            <m:sSubPr>
              <m:ctrlPr>
                <w:del w:id="2531" w:author="Jarema Piekutowski" w:date="2022-09-08T08:48:00Z">
                  <w:rPr>
                    <w:rFonts w:ascii="Cambria Math" w:hAnsi="Cambria Math"/>
                  </w:rPr>
                </w:del>
              </m:ctrlPr>
            </m:sSubPr>
            <m:e>
              <m:r>
                <w:del w:id="2532" w:author="Jarema Piekutowski" w:date="2022-09-08T08:48:00Z">
                  <m:rPr>
                    <m:sty m:val="p"/>
                  </m:rPr>
                  <w:rPr>
                    <w:rFonts w:ascii="Cambria Math" w:hAnsi="Cambria Math"/>
                  </w:rPr>
                  <m:t>y</m:t>
                </w:del>
              </m:r>
            </m:e>
            <m:sub>
              <m:r>
                <w:del w:id="2533" w:author="Jarema Piekutowski" w:date="2022-09-08T08:48:00Z">
                  <m:rPr>
                    <m:sty m:val="p"/>
                  </m:rPr>
                  <w:rPr>
                    <w:rFonts w:ascii="Cambria Math" w:hAnsi="Cambria Math"/>
                  </w:rPr>
                  <m:t>ij</m:t>
                </w:del>
              </m:r>
            </m:sub>
          </m:sSub>
          <m:r>
            <w:del w:id="2534" w:author="Jarema Piekutowski" w:date="2022-09-08T08:48:00Z">
              <m:rPr>
                <m:sty m:val="p"/>
              </m:rPr>
              <w:rPr>
                <w:rFonts w:ascii="Cambria Math" w:hAnsi="Cambria Math"/>
              </w:rPr>
              <m:t>=</m:t>
            </w:del>
          </m:r>
          <m:sSup>
            <m:sSupPr>
              <m:ctrlPr>
                <w:del w:id="2535" w:author="Jarema Piekutowski" w:date="2022-09-08T08:48:00Z">
                  <w:rPr>
                    <w:rFonts w:ascii="Cambria Math" w:hAnsi="Cambria Math"/>
                  </w:rPr>
                </w:del>
              </m:ctrlPr>
            </m:sSupPr>
            <m:e>
              <m:r>
                <w:del w:id="2536" w:author="Jarema Piekutowski" w:date="2022-09-08T08:48:00Z">
                  <m:rPr>
                    <m:sty m:val="b"/>
                  </m:rPr>
                  <w:rPr>
                    <w:rFonts w:ascii="Cambria Math" w:hAnsi="Cambria Math"/>
                  </w:rPr>
                  <m:t>β</m:t>
                </w:del>
              </m:r>
            </m:e>
            <m:sup>
              <m:r>
                <w:del w:id="2537" w:author="Jarema Piekutowski" w:date="2022-09-08T08:48:00Z">
                  <m:rPr>
                    <m:sty m:val="p"/>
                  </m:rPr>
                  <w:rPr>
                    <w:rFonts w:ascii="Cambria Math" w:hAnsi="Cambria Math"/>
                  </w:rPr>
                  <m:t>T</m:t>
                </w:del>
              </m:r>
            </m:sup>
          </m:sSup>
          <m:r>
            <w:del w:id="2538" w:author="Jarema Piekutowski" w:date="2022-09-08T08:48:00Z">
              <m:rPr>
                <m:scr m:val="double-struck"/>
                <m:sty m:val="b"/>
              </m:rPr>
              <w:rPr>
                <w:rFonts w:ascii="Cambria Math" w:hAnsi="Cambria Math"/>
              </w:rPr>
              <m:t>x</m:t>
            </w:del>
          </m:r>
          <m:r>
            <w:del w:id="2539" w:author="Jarema Piekutowski" w:date="2022-09-08T08:48:00Z">
              <m:rPr>
                <m:sty m:val="p"/>
              </m:rPr>
              <w:rPr>
                <w:rFonts w:ascii="Cambria Math" w:hAnsi="Cambria Math"/>
              </w:rPr>
              <m:t>+</m:t>
            </w:del>
          </m:r>
          <m:d>
            <m:dPr>
              <m:ctrlPr>
                <w:del w:id="2540" w:author="Jarema Piekutowski" w:date="2022-09-08T08:48:00Z">
                  <w:rPr>
                    <w:rFonts w:ascii="Cambria Math" w:hAnsi="Cambria Math"/>
                  </w:rPr>
                </w:del>
              </m:ctrlPr>
            </m:dPr>
            <m:e>
              <m:sSup>
                <m:sSupPr>
                  <m:ctrlPr>
                    <w:del w:id="2541" w:author="Jarema Piekutowski" w:date="2022-09-08T08:48:00Z">
                      <w:rPr>
                        <w:rFonts w:ascii="Cambria Math" w:hAnsi="Cambria Math"/>
                        <w:b/>
                      </w:rPr>
                    </w:del>
                  </m:ctrlPr>
                </m:sSupPr>
                <m:e>
                  <m:r>
                    <w:del w:id="2542" w:author="Jarema Piekutowski" w:date="2022-09-08T08:48:00Z">
                      <m:rPr>
                        <m:sty m:val="b"/>
                      </m:rPr>
                      <w:rPr>
                        <w:rFonts w:ascii="Cambria Math" w:hAnsi="Cambria Math"/>
                      </w:rPr>
                      <m:t>γ</m:t>
                    </w:del>
                  </m:r>
                </m:e>
                <m:sup>
                  <m:r>
                    <w:del w:id="2543" w:author="Jarema Piekutowski" w:date="2022-09-08T08:48:00Z">
                      <m:rPr>
                        <m:sty m:val="p"/>
                      </m:rPr>
                      <w:rPr>
                        <w:rFonts w:ascii="Cambria Math" w:hAnsi="Cambria Math"/>
                      </w:rPr>
                      <m:t>T</m:t>
                    </w:del>
                  </m:r>
                </m:sup>
              </m:sSup>
              <m:r>
                <w:del w:id="2544" w:author="Jarema Piekutowski" w:date="2022-09-08T08:48:00Z">
                  <m:rPr>
                    <m:scr m:val="script"/>
                    <m:sty m:val="p"/>
                  </m:rPr>
                  <w:rPr>
                    <w:rFonts w:ascii="Cambria Math" w:hAnsi="Cambria Math"/>
                  </w:rPr>
                  <m:t>I</m:t>
                </w:del>
              </m:r>
            </m:e>
          </m:d>
          <m:r>
            <w:del w:id="2545" w:author="Jarema Piekutowski" w:date="2022-09-08T08:48:00Z">
              <m:rPr>
                <m:sty m:val="p"/>
              </m:rPr>
              <w:rPr>
                <w:rFonts w:ascii="Cambria Math" w:hAnsi="Cambria Math"/>
              </w:rPr>
              <m:t>*</m:t>
            </w:del>
          </m:r>
          <m:sSub>
            <m:sSubPr>
              <m:ctrlPr>
                <w:del w:id="2546" w:author="Jarema Piekutowski" w:date="2022-09-08T08:48:00Z">
                  <w:rPr>
                    <w:rFonts w:ascii="Cambria Math" w:hAnsi="Cambria Math"/>
                  </w:rPr>
                </w:del>
              </m:ctrlPr>
            </m:sSubPr>
            <m:e>
              <m:r>
                <w:del w:id="2547" w:author="Jarema Piekutowski" w:date="2022-09-08T08:48:00Z">
                  <m:rPr>
                    <m:sty m:val="p"/>
                  </m:rPr>
                  <w:rPr>
                    <w:rFonts w:ascii="Cambria Math" w:hAnsi="Cambria Math"/>
                  </w:rPr>
                  <m:t>E</m:t>
                </w:del>
              </m:r>
            </m:e>
            <m:sub>
              <m:r>
                <w:del w:id="2548" w:author="Jarema Piekutowski" w:date="2022-09-08T08:48:00Z">
                  <m:rPr>
                    <m:sty m:val="p"/>
                  </m:rPr>
                  <w:rPr>
                    <w:rFonts w:ascii="Cambria Math" w:hAnsi="Cambria Math"/>
                  </w:rPr>
                  <m:t>it</m:t>
                </w:del>
              </m:r>
            </m:sub>
          </m:sSub>
          <m:r>
            <w:del w:id="2549" w:author="Jarema Piekutowski" w:date="2022-09-08T08:48:00Z">
              <m:rPr>
                <m:sty m:val="p"/>
              </m:rPr>
              <w:rPr>
                <w:rFonts w:ascii="Cambria Math" w:hAnsi="Cambria Math"/>
              </w:rPr>
              <m:t>+</m:t>
            </w:del>
          </m:r>
          <m:sSub>
            <m:sSubPr>
              <m:ctrlPr>
                <w:del w:id="2550" w:author="Jarema Piekutowski" w:date="2022-09-08T08:48:00Z">
                  <w:rPr>
                    <w:rFonts w:ascii="Cambria Math" w:hAnsi="Cambria Math"/>
                  </w:rPr>
                </w:del>
              </m:ctrlPr>
            </m:sSubPr>
            <m:e>
              <m:r>
                <w:del w:id="2551" w:author="Jarema Piekutowski" w:date="2022-09-08T08:48:00Z">
                  <m:rPr>
                    <m:sty m:val="p"/>
                  </m:rPr>
                  <w:rPr>
                    <w:rFonts w:ascii="Cambria Math" w:hAnsi="Cambria Math"/>
                  </w:rPr>
                  <m:t>ε</m:t>
                </w:del>
              </m:r>
            </m:e>
            <m:sub>
              <m:r>
                <w:del w:id="2552" w:author="Jarema Piekutowski" w:date="2022-09-08T08:48:00Z">
                  <m:rPr>
                    <m:sty m:val="p"/>
                  </m:rPr>
                  <w:rPr>
                    <w:rFonts w:ascii="Cambria Math" w:hAnsi="Cambria Math"/>
                  </w:rPr>
                  <m:t>it</m:t>
                </w:del>
              </m:r>
            </m:sub>
          </m:sSub>
        </m:oMath>
      </m:oMathPara>
    </w:p>
    <w:p w14:paraId="55AEA889" w14:textId="365DDEB9" w:rsidR="001D0179" w:rsidRPr="005F12C0" w:rsidDel="00AC4AE7" w:rsidRDefault="001D0179" w:rsidP="00AC4AE7">
      <w:pPr>
        <w:rPr>
          <w:del w:id="2553" w:author="Jarema Piekutowski" w:date="2022-09-08T08:48:00Z"/>
        </w:rPr>
        <w:pPrChange w:id="2554" w:author="Jarema Piekutowski" w:date="2022-09-08T08:48:00Z">
          <w:pPr/>
        </w:pPrChange>
      </w:pPr>
      <w:del w:id="2555" w:author="Jarema Piekutowski" w:date="2022-09-08T08:48:00Z">
        <w:r w:rsidRPr="005F12C0" w:rsidDel="00AC4AE7">
          <w:delText xml:space="preserve">Gdzie </w:delText>
        </w:r>
      </w:del>
      <m:oMath>
        <m:r>
          <w:del w:id="2556" w:author="Jarema Piekutowski" w:date="2022-09-08T08:48:00Z">
            <m:rPr>
              <m:scr m:val="double-struck"/>
              <m:sty m:val="p"/>
            </m:rPr>
            <w:rPr>
              <w:rFonts w:ascii="Cambria Math" w:hAnsi="Cambria Math"/>
            </w:rPr>
            <m:t xml:space="preserve">x </m:t>
          </w:del>
        </m:r>
      </m:oMath>
      <w:del w:id="2557" w:author="Jarema Piekutowski" w:date="2022-09-08T08:48:00Z">
        <w:r w:rsidRPr="005F12C0" w:rsidDel="00AC4AE7">
          <w:delText xml:space="preserve">oznacza wektor zmiennych kontrolnych, </w:delText>
        </w:r>
      </w:del>
      <m:oMath>
        <m:r>
          <w:del w:id="2558" w:author="Jarema Piekutowski" w:date="2022-09-08T08:48:00Z">
            <m:rPr>
              <m:scr m:val="script"/>
              <m:sty m:val="p"/>
            </m:rPr>
            <w:rPr>
              <w:rFonts w:ascii="Cambria Math" w:hAnsi="Cambria Math"/>
            </w:rPr>
            <m:t>I</m:t>
          </w:del>
        </m:r>
      </m:oMath>
      <w:del w:id="2559" w:author="Jarema Piekutowski" w:date="2022-09-08T08:48:00Z">
        <w:r w:rsidRPr="005F12C0" w:rsidDel="00AC4AE7">
          <w:delText xml:space="preserve"> - efekty stałe dla miast, </w:delText>
        </w:r>
      </w:del>
      <m:oMath>
        <m:r>
          <w:del w:id="2560" w:author="Jarema Piekutowski" w:date="2022-09-08T08:48:00Z">
            <m:rPr>
              <m:sty m:val="b"/>
            </m:rPr>
            <w:rPr>
              <w:rFonts w:ascii="Cambria Math" w:hAnsi="Cambria Math"/>
            </w:rPr>
            <m:t>β</m:t>
          </w:del>
        </m:r>
      </m:oMath>
      <w:del w:id="2561" w:author="Jarema Piekutowski" w:date="2022-09-08T08:48:00Z">
        <w:r w:rsidRPr="005F12C0" w:rsidDel="00AC4AE7">
          <w:delText xml:space="preserve"> – wektor parametrów związanych ze zmiennymi kontrolnymi, </w:delText>
        </w:r>
      </w:del>
      <m:oMath>
        <m:r>
          <w:del w:id="2562" w:author="Jarema Piekutowski" w:date="2022-09-08T08:48:00Z">
            <m:rPr>
              <m:sty m:val="b"/>
            </m:rPr>
            <w:rPr>
              <w:rFonts w:ascii="Cambria Math" w:hAnsi="Cambria Math"/>
            </w:rPr>
            <m:t>γ</m:t>
          </w:del>
        </m:r>
      </m:oMath>
      <w:del w:id="2563" w:author="Jarema Piekutowski" w:date="2022-09-08T08:48:00Z">
        <w:r w:rsidRPr="005F12C0" w:rsidDel="00AC4AE7">
          <w:delText xml:space="preserve"> – wektor parametrów mierzących wpływ wydatków POPW, </w:delText>
        </w:r>
      </w:del>
      <m:oMath>
        <m:r>
          <w:del w:id="2564" w:author="Jarema Piekutowski" w:date="2022-09-08T08:48:00Z">
            <m:rPr>
              <m:sty m:val="p"/>
            </m:rPr>
            <w:rPr>
              <w:rFonts w:ascii="Cambria Math" w:hAnsi="Cambria Math"/>
            </w:rPr>
            <m:t>E</m:t>
          </w:del>
        </m:r>
      </m:oMath>
      <w:del w:id="2565" w:author="Jarema Piekutowski" w:date="2022-09-08T08:48:00Z">
        <w:r w:rsidRPr="005F12C0" w:rsidDel="00AC4AE7">
          <w:delText xml:space="preserve"> – wydatki POPW, </w:delText>
        </w:r>
      </w:del>
      <m:oMath>
        <m:r>
          <w:del w:id="2566" w:author="Jarema Piekutowski" w:date="2022-09-08T08:48:00Z">
            <m:rPr>
              <m:sty m:val="p"/>
            </m:rPr>
            <w:rPr>
              <w:rFonts w:ascii="Cambria Math" w:hAnsi="Cambria Math"/>
            </w:rPr>
            <m:t>i</m:t>
          </w:del>
        </m:r>
      </m:oMath>
      <w:del w:id="2567" w:author="Jarema Piekutowski" w:date="2022-09-08T08:48:00Z">
        <w:r w:rsidRPr="005F12C0" w:rsidDel="00AC4AE7">
          <w:delText xml:space="preserve"> – miasto/ Polska Wschodnia, </w:delText>
        </w:r>
      </w:del>
      <m:oMath>
        <m:r>
          <w:del w:id="2568" w:author="Jarema Piekutowski" w:date="2022-09-08T08:48:00Z">
            <m:rPr>
              <m:sty m:val="p"/>
            </m:rPr>
            <w:rPr>
              <w:rFonts w:ascii="Cambria Math" w:hAnsi="Cambria Math"/>
            </w:rPr>
            <m:t>t</m:t>
          </w:del>
        </m:r>
      </m:oMath>
      <w:del w:id="2569" w:author="Jarema Piekutowski" w:date="2022-09-08T08:48:00Z">
        <w:r w:rsidRPr="005F12C0" w:rsidDel="00AC4AE7">
          <w:delText xml:space="preserve"> – rok, </w:delText>
        </w:r>
      </w:del>
      <m:oMath>
        <m:r>
          <w:del w:id="2570" w:author="Jarema Piekutowski" w:date="2022-09-08T08:48:00Z">
            <m:rPr>
              <m:sty m:val="p"/>
            </m:rPr>
            <w:rPr>
              <w:rFonts w:ascii="Cambria Math" w:hAnsi="Cambria Math"/>
            </w:rPr>
            <m:t>ε</m:t>
          </w:del>
        </m:r>
      </m:oMath>
      <w:del w:id="2571" w:author="Jarema Piekutowski" w:date="2022-09-08T08:48:00Z">
        <w:r w:rsidRPr="005F12C0" w:rsidDel="00AC4AE7">
          <w:delText xml:space="preserve"> – składnik losowy. Oszacowaniu parametrów towarzyszyć będzie przystępny opis rezultatów (w tym graficzny) oraz ich konsekwencji dla prowadzonej polityki rozwojowej. Zaletą przedstawionego modelu jest możliwość wnioskowania nie tylko w skali całej POPW, ale również określenie wpływu inwestycji prowadzonych w poszczególnych miastach na wysokość wskaźnika rezultatu. </w:delText>
        </w:r>
      </w:del>
    </w:p>
    <w:p w14:paraId="288483AF" w14:textId="760F5C7B" w:rsidR="001D0179" w:rsidRPr="004F0F52" w:rsidDel="00AC4AE7" w:rsidRDefault="001D0179" w:rsidP="00AC4AE7">
      <w:pPr>
        <w:rPr>
          <w:del w:id="2572" w:author="Jarema Piekutowski" w:date="2022-09-08T08:48:00Z"/>
          <w:rStyle w:val="Wyrnienieintensywne"/>
          <w:i w:val="0"/>
          <w:iCs w:val="0"/>
        </w:rPr>
        <w:pPrChange w:id="2573" w:author="Jarema Piekutowski" w:date="2022-09-08T08:48:00Z">
          <w:pPr/>
        </w:pPrChange>
      </w:pPr>
      <w:del w:id="2574" w:author="Jarema Piekutowski" w:date="2022-09-08T08:48:00Z">
        <w:r w:rsidRPr="004F0F52" w:rsidDel="00AC4AE7">
          <w:rPr>
            <w:rStyle w:val="Wyrnienieintensywne"/>
            <w:i w:val="0"/>
            <w:iCs w:val="0"/>
          </w:rPr>
          <w:delText xml:space="preserve">Ocena wkładu </w:delText>
        </w:r>
        <w:r w:rsidR="00AE3C33" w:rsidDel="00AC4AE7">
          <w:rPr>
            <w:rStyle w:val="Wyrnienieintensywne"/>
            <w:i w:val="0"/>
            <w:iCs w:val="0"/>
          </w:rPr>
          <w:delText>POPW</w:delText>
        </w:r>
        <w:r w:rsidRPr="004F0F52" w:rsidDel="00AC4AE7">
          <w:rPr>
            <w:rStyle w:val="Wyrnienieintensywne"/>
            <w:i w:val="0"/>
            <w:iCs w:val="0"/>
          </w:rPr>
          <w:delText xml:space="preserve"> w osiąganie wskaźników rezultatu poza modelowaniem ekonometrycznym</w:delText>
        </w:r>
      </w:del>
    </w:p>
    <w:p w14:paraId="7EBCAA56" w14:textId="57FA6B9B" w:rsidR="001D0179" w:rsidRPr="005F12C0" w:rsidDel="00AC4AE7" w:rsidRDefault="001D0179" w:rsidP="00AC4AE7">
      <w:pPr>
        <w:rPr>
          <w:del w:id="2575" w:author="Jarema Piekutowski" w:date="2022-09-08T08:48:00Z"/>
        </w:rPr>
        <w:pPrChange w:id="2576" w:author="Jarema Piekutowski" w:date="2022-09-08T08:48:00Z">
          <w:pPr/>
        </w:pPrChange>
      </w:pPr>
      <w:del w:id="2577" w:author="Jarema Piekutowski" w:date="2022-09-08T08:48:00Z">
        <w:r w:rsidRPr="005F12C0" w:rsidDel="00AC4AE7">
          <w:delText xml:space="preserve">W kolejnym kroku badawczym wkład interwencji w realizację celów Programu wyrażanych wskaźnikami rezultatu zostanie określony w ujęciu jakościowym. </w:delText>
        </w:r>
        <w:bookmarkStart w:id="2578" w:name="_Hlk528955482"/>
        <w:r w:rsidRPr="005F12C0" w:rsidDel="00AC4AE7">
          <w:delText xml:space="preserve">Podstawowym ograniczeniem przedstawionych wyżej modeli ekonometrycznych jest fakt, iż o ile dostarczają one wiedzy na -temat skali wpływu, o tyle nie przyczyniają się w pełni do zrozumienia mechanizmów za tym stojących/motywacji/wpływu działań instytucjonalnych itd. W takim przypadku proponowane jest uzupełniające rozwiązanie oparte o wiedzę ekspercką, a także przegląd literatury naukowo-badawczej oraz wyniki badań terenowych. Nasi eksperci, w oparciu o ww. źródła wiedzy, ocenią prawdopodobieństwo występowania studiowanego przełożenia czynnika o na wskaźnik w jego znaku (tzn. czy dana Oś/Działanie/Poddziałanie jest akceleratorem, czy inhibitorem względem osiągania wyznaczonego poziomu wskaźnika) oraz siły tego przełożenia (na 5-stopniowej skali Likerta: 1 </w:delText>
        </w:r>
        <w:r w:rsidRPr="005F12C0" w:rsidDel="00AC4AE7">
          <w:rPr>
            <w:rFonts w:eastAsiaTheme="minorEastAsia"/>
          </w:rPr>
          <w:delText xml:space="preserve">– </w:delText>
        </w:r>
        <w:r w:rsidRPr="005F12C0" w:rsidDel="00AC4AE7">
          <w:delText xml:space="preserve">bardzo słabe, 2 </w:delText>
        </w:r>
        <w:r w:rsidRPr="005F12C0" w:rsidDel="00AC4AE7">
          <w:rPr>
            <w:rFonts w:eastAsiaTheme="minorEastAsia"/>
          </w:rPr>
          <w:delText xml:space="preserve">– </w:delText>
        </w:r>
        <w:r w:rsidRPr="005F12C0" w:rsidDel="00AC4AE7">
          <w:delText xml:space="preserve">słabe, 3 </w:delText>
        </w:r>
        <w:r w:rsidRPr="005F12C0" w:rsidDel="00AC4AE7">
          <w:rPr>
            <w:rFonts w:eastAsiaTheme="minorEastAsia"/>
          </w:rPr>
          <w:delText xml:space="preserve">– </w:delText>
        </w:r>
        <w:r w:rsidRPr="005F12C0" w:rsidDel="00AC4AE7">
          <w:delText xml:space="preserve">umiarkowane, 4 </w:delText>
        </w:r>
        <w:r w:rsidRPr="005F12C0" w:rsidDel="00AC4AE7">
          <w:rPr>
            <w:rFonts w:eastAsiaTheme="minorEastAsia"/>
          </w:rPr>
          <w:delText xml:space="preserve">– </w:delText>
        </w:r>
        <w:r w:rsidRPr="005F12C0" w:rsidDel="00AC4AE7">
          <w:delText xml:space="preserve">silne i 5 </w:delText>
        </w:r>
        <w:r w:rsidRPr="005F12C0" w:rsidDel="00AC4AE7">
          <w:rPr>
            <w:rFonts w:eastAsiaTheme="minorEastAsia"/>
          </w:rPr>
          <w:delText xml:space="preserve">– </w:delText>
        </w:r>
        <w:r w:rsidRPr="005F12C0" w:rsidDel="00AC4AE7">
          <w:delText>bardzo silne). Zaprezentowane podejście jest analogiczne do interpretacji współczynników oszacowanych metodą ekonometryczną: ocena istotności statystycznej danego współczynnika (tj. przetestowanie hipotezy zerowej twierdzącej, że dany współczynnik jest równy zero i przez to zmiany w przypisanej mu zmiennej niezależnej nie mają odzwierciedlenia w zmiennej zależnej), ocena znaku oszacowanego współczynnika oraz jego wartości. Zaletą tego podejścia jest także fakt, iż umożliwia ono zaprezentowanie różnych, wzajemnie znoszących się oddziaływań, podczas gdy model ekonometryczny prezentuje jedynie ich ostateczny rezultat. Reasumując, o ile model ekonometryczny odpowiada na pytanie „Ile?”, o tyle model logiczny oparty o ocenę ekspercką odpowiada na pytanie „Dlaczego?”.</w:delText>
        </w:r>
      </w:del>
    </w:p>
    <w:bookmarkEnd w:id="2578"/>
    <w:p w14:paraId="26DF9650" w14:textId="7DCD3507" w:rsidR="001D0179" w:rsidRPr="005F12C0" w:rsidDel="00AC4AE7" w:rsidRDefault="001D0179" w:rsidP="00AC4AE7">
      <w:pPr>
        <w:rPr>
          <w:del w:id="2579" w:author="Jarema Piekutowski" w:date="2022-09-08T08:48:00Z"/>
        </w:rPr>
        <w:pPrChange w:id="2580" w:author="Jarema Piekutowski" w:date="2022-09-08T08:48:00Z">
          <w:pPr/>
        </w:pPrChange>
      </w:pPr>
      <w:del w:id="2581" w:author="Jarema Piekutowski" w:date="2022-09-08T08:48:00Z">
        <w:r w:rsidRPr="005F12C0" w:rsidDel="00AC4AE7">
          <w:delText xml:space="preserve">Dodatkowo, przedstawione zostaną statystyki dotyczące liczby i zakładanych efektów poszczególnych PI, Osi Priorytetowych, Działań, typów projektów wdrażanych w ramach POPW, które mają/mogą mieć największy wpływ na osiąganie celów. </w:delText>
        </w:r>
      </w:del>
    </w:p>
    <w:p w14:paraId="6A963248" w14:textId="207ECE85" w:rsidR="001D0179" w:rsidRPr="005F12C0" w:rsidDel="00AC4AE7" w:rsidRDefault="001D0179" w:rsidP="00AC4AE7">
      <w:pPr>
        <w:rPr>
          <w:del w:id="2582" w:author="Jarema Piekutowski" w:date="2022-09-08T08:48:00Z"/>
        </w:rPr>
        <w:pPrChange w:id="2583" w:author="Jarema Piekutowski" w:date="2022-09-08T08:48:00Z">
          <w:pPr/>
        </w:pPrChange>
      </w:pPr>
      <w:del w:id="2584" w:author="Jarema Piekutowski" w:date="2022-09-08T08:48:00Z">
        <w:r w:rsidRPr="005F12C0" w:rsidDel="00AC4AE7">
          <w:delText>W wyniku przeprowadzonych prac analitycznych, możliwe będzie przygotowanie zestawienia uwzględniającego: sposób analizy wkładu OP w realizację celów Programu poddanych analizie; krótki opis wpływu każdej OP Programu na wysokość wskaźnika rezultatu strategicznego.</w:delText>
        </w:r>
      </w:del>
    </w:p>
    <w:p w14:paraId="5AD1A7C2" w14:textId="0E9E0220" w:rsidR="001D0179" w:rsidRPr="0084657C" w:rsidDel="00AC4AE7" w:rsidRDefault="001D0179" w:rsidP="00AC4AE7">
      <w:pPr>
        <w:rPr>
          <w:del w:id="2585" w:author="Jarema Piekutowski" w:date="2022-09-08T08:48:00Z"/>
          <w:rStyle w:val="Wyrnienieintensywne"/>
          <w:i w:val="0"/>
          <w:iCs w:val="0"/>
          <w:color w:val="auto"/>
        </w:rPr>
        <w:pPrChange w:id="2586" w:author="Jarema Piekutowski" w:date="2022-09-08T08:48:00Z">
          <w:pPr/>
        </w:pPrChange>
      </w:pPr>
      <w:del w:id="2587" w:author="Jarema Piekutowski" w:date="2022-09-08T08:48:00Z">
        <w:r w:rsidRPr="005F12C0" w:rsidDel="00AC4AE7">
          <w:delText>W ostatnim kroku, powyższe wyniki analiz (zarówno dotyczące stanu obecnego, jak i prognozowanego) zostaną poddane dyskusji podczas planowanych paneli ekspertów. Pozwoli to dodatkowo ocenić znaczenie wkładu interwencji w realizację celów Programu oraz zaproponować ewentualne modyfikacje w zakresie wsparcia czy w sposobie wdrażania, które mogłyby zwiększyć rzeczywisty wkład POPW we wzroście wartości omawianych wskaźników rezultatu strategicznego.</w:delText>
        </w:r>
      </w:del>
    </w:p>
    <w:p w14:paraId="1F39272D" w14:textId="4BF64C62" w:rsidR="005F12C0" w:rsidDel="00AC4AE7" w:rsidRDefault="001D0179" w:rsidP="00AC4AE7">
      <w:pPr>
        <w:rPr>
          <w:del w:id="2588" w:author="Jarema Piekutowski" w:date="2022-09-08T08:48:00Z"/>
        </w:rPr>
        <w:pPrChange w:id="2589" w:author="Jarema Piekutowski" w:date="2022-09-08T08:48:00Z">
          <w:pPr>
            <w:pStyle w:val="Nagwek2"/>
          </w:pPr>
        </w:pPrChange>
      </w:pPr>
      <w:del w:id="2590" w:author="Jarema Piekutowski" w:date="2022-09-08T08:48:00Z">
        <w:r w:rsidRPr="0023505C" w:rsidDel="00AC4AE7">
          <w:rPr>
            <w:rStyle w:val="Wyrnienieintensywne"/>
            <w:rFonts w:cstheme="minorHAnsi"/>
          </w:rPr>
          <w:delText xml:space="preserve"> </w:delText>
        </w:r>
        <w:bookmarkStart w:id="2591" w:name="_Toc112688988"/>
        <w:r w:rsidRPr="005F12C0" w:rsidDel="00AC4AE7">
          <w:rPr>
            <w:rStyle w:val="Wyrnienieintensywne"/>
            <w:i w:val="0"/>
            <w:iCs w:val="0"/>
            <w:color w:val="2F5496" w:themeColor="accent1" w:themeShade="BF"/>
          </w:rPr>
          <w:delText>Ocena europejskiej wartości dodanej POPW</w:delText>
        </w:r>
        <w:bookmarkEnd w:id="2591"/>
      </w:del>
    </w:p>
    <w:p w14:paraId="6353E3CF" w14:textId="3EA290C2" w:rsidR="001D0179" w:rsidRPr="0023505C" w:rsidDel="00AC4AE7" w:rsidRDefault="001D0179" w:rsidP="00AC4AE7">
      <w:pPr>
        <w:rPr>
          <w:del w:id="2592" w:author="Jarema Piekutowski" w:date="2022-09-08T08:48:00Z"/>
          <w:rStyle w:val="markedcontent"/>
          <w:rFonts w:cstheme="minorHAnsi"/>
        </w:rPr>
        <w:pPrChange w:id="2593" w:author="Jarema Piekutowski" w:date="2022-09-08T08:48:00Z">
          <w:pPr/>
        </w:pPrChange>
      </w:pPr>
      <w:del w:id="2594" w:author="Jarema Piekutowski" w:date="2022-09-08T08:48:00Z">
        <w:r w:rsidRPr="0023505C" w:rsidDel="00AC4AE7">
          <w:delText xml:space="preserve">Europejska Wartość Dodana (EAV) jest kryterium pozwalającym ocenić wartość wynikającą z interwencji UE, która jest dodatkowa w stosunku do wartości, która wynikałaby z interwencji zainicjowanych na poziomie regionalnym lub krajowym – zarówno przez władze publiczne, jak i sektor prywatny. </w:delText>
        </w:r>
        <w:r w:rsidRPr="0023505C" w:rsidDel="00AC4AE7">
          <w:rPr>
            <w:rStyle w:val="markedcontent"/>
            <w:rFonts w:cstheme="minorHAnsi"/>
          </w:rPr>
          <w:delText>Komisja Europejska w swoich pracach zwraca uwagę na dwie zasady dotyczące wartości dodanej – zasadę dodatkowości i zasadę komplementarności</w:delText>
        </w:r>
        <w:r w:rsidRPr="0023505C" w:rsidDel="00AC4AE7">
          <w:rPr>
            <w:rStyle w:val="Odwoanieprzypisudolnego"/>
            <w:rFonts w:cstheme="minorHAnsi"/>
          </w:rPr>
          <w:footnoteReference w:id="22"/>
        </w:r>
        <w:r w:rsidRPr="0023505C" w:rsidDel="00AC4AE7">
          <w:rPr>
            <w:rStyle w:val="markedcontent"/>
            <w:rFonts w:cstheme="minorHAnsi"/>
          </w:rPr>
          <w:delText>. W przypadku zasady dodatkowości chodzi przede wszystkim o to, że środki Unii nie mogą zastępować środków państw członkowskich, natomiast zasada komplementarności wskazuje na to, że zaangażowanie środków publicznych ma przynieść większe efekty niż te, które byłyby osiągnięte bez ich udziału. Analizy EAV w ewaluacjach przeprowadzonych na poziomie UE badają więc stopień w jakim efekty osiągnięte w projektach Polityki Spójności mogłyby zostać osiągnięte bez wsparcia środkami unijnymi oraz w jakim stopniu osiągnięte efekty są większe w stosunku do działań, które zostałyby przeprowadzone przez bilateralną lub multibilateralną kooperację danego państwa członkowskiego</w:delText>
        </w:r>
        <w:r w:rsidRPr="0023505C" w:rsidDel="00AC4AE7">
          <w:rPr>
            <w:rStyle w:val="Odwoanieprzypisudolnego"/>
            <w:rFonts w:cstheme="minorHAnsi"/>
          </w:rPr>
          <w:footnoteReference w:id="23"/>
        </w:r>
        <w:r w:rsidRPr="0023505C" w:rsidDel="00AC4AE7">
          <w:rPr>
            <w:rStyle w:val="markedcontent"/>
            <w:rFonts w:cstheme="minorHAnsi"/>
          </w:rPr>
          <w:delText xml:space="preserve">.  </w:delText>
        </w:r>
      </w:del>
    </w:p>
    <w:p w14:paraId="24577416" w14:textId="16C0552E" w:rsidR="001D0179" w:rsidRPr="0023505C" w:rsidDel="00AC4AE7" w:rsidRDefault="001D0179" w:rsidP="00AC4AE7">
      <w:pPr>
        <w:rPr>
          <w:del w:id="2599" w:author="Jarema Piekutowski" w:date="2022-09-08T08:48:00Z"/>
        </w:rPr>
        <w:pPrChange w:id="2600" w:author="Jarema Piekutowski" w:date="2022-09-08T08:48:00Z">
          <w:pPr/>
        </w:pPrChange>
      </w:pPr>
      <w:commentRangeStart w:id="2601"/>
      <w:del w:id="2602" w:author="Jarema Piekutowski" w:date="2022-09-08T08:48:00Z">
        <w:r w:rsidRPr="0023505C" w:rsidDel="00AC4AE7">
          <w:delText>Jak wynika z opracowania pn. Realizing European Added Value</w:delText>
        </w:r>
        <w:r w:rsidRPr="0023505C" w:rsidDel="00AC4AE7">
          <w:rPr>
            <w:rStyle w:val="Odwoanieprzypisudolnego"/>
            <w:rFonts w:cstheme="minorHAnsi"/>
          </w:rPr>
          <w:footnoteReference w:id="24"/>
        </w:r>
        <w:r w:rsidRPr="0023505C" w:rsidDel="00AC4AE7">
          <w:delText xml:space="preserve"> pożądanymi kryteriami oceny europejskiej Wartości Dodanej (EAV) powinny być następujące aspekty:</w:delText>
        </w:r>
        <w:commentRangeEnd w:id="2601"/>
        <w:r w:rsidR="00E31B21" w:rsidDel="00AC4AE7">
          <w:rPr>
            <w:rStyle w:val="Odwoaniedokomentarza"/>
          </w:rPr>
          <w:commentReference w:id="2601"/>
        </w:r>
      </w:del>
    </w:p>
    <w:p w14:paraId="4A0D3B72" w14:textId="13CF6243" w:rsidR="001D0179" w:rsidRPr="0023505C" w:rsidDel="00AC4AE7" w:rsidRDefault="001D0179" w:rsidP="00AC4AE7">
      <w:pPr>
        <w:rPr>
          <w:del w:id="2605" w:author="Jarema Piekutowski" w:date="2022-09-08T08:48:00Z"/>
          <w:rStyle w:val="markedcontent"/>
          <w:rFonts w:cstheme="minorHAnsi"/>
        </w:rPr>
        <w:pPrChange w:id="2606" w:author="Jarema Piekutowski" w:date="2022-09-08T08:48:00Z">
          <w:pPr>
            <w:pStyle w:val="Akapitzlist"/>
            <w:numPr>
              <w:numId w:val="4"/>
            </w:numPr>
            <w:ind w:hanging="360"/>
          </w:pPr>
        </w:pPrChange>
      </w:pPr>
      <w:del w:id="2607" w:author="Jarema Piekutowski" w:date="2022-09-08T08:48:00Z">
        <w:r w:rsidRPr="0023505C" w:rsidDel="00AC4AE7">
          <w:rPr>
            <w:rStyle w:val="markedcontent"/>
            <w:rFonts w:cstheme="minorHAnsi"/>
          </w:rPr>
          <w:delText xml:space="preserve">Skala problemu jest zbyt duża, żeby pojedyncze państwo mogło radzić sobie samo – w przypadku </w:delText>
        </w:r>
        <w:r w:rsidR="00AE3C33" w:rsidDel="00AC4AE7">
          <w:rPr>
            <w:rStyle w:val="markedcontent"/>
            <w:rFonts w:cstheme="minorHAnsi"/>
          </w:rPr>
          <w:delText>POPW</w:delText>
        </w:r>
        <w:r w:rsidRPr="0023505C" w:rsidDel="00AC4AE7">
          <w:rPr>
            <w:rStyle w:val="markedcontent"/>
            <w:rFonts w:cstheme="minorHAnsi"/>
          </w:rPr>
          <w:delText xml:space="preserve"> o EAV świadczyć będą wskaźniki innowacyjności przedsiębiorstw w Polsce ogółem oraz w Polsce Wschodniej w stosunku do średniej europejskiej w okresie wdrażania Programu, wskaźniki dostępności transportowej w stosunku do średniej europejskiej dla regionów, EAV oszacowana zostanie poprzez określenie zmiany dystansu między PW a średnią europejską w zakresie tych aspektów;</w:delText>
        </w:r>
      </w:del>
    </w:p>
    <w:p w14:paraId="78AE5AE1" w14:textId="38B49BE1" w:rsidR="001D0179" w:rsidRPr="0023505C" w:rsidDel="00AC4AE7" w:rsidRDefault="001D0179" w:rsidP="00AC4AE7">
      <w:pPr>
        <w:rPr>
          <w:del w:id="2608" w:author="Jarema Piekutowski" w:date="2022-09-08T08:48:00Z"/>
          <w:rStyle w:val="markedcontent"/>
          <w:rFonts w:cstheme="minorHAnsi"/>
        </w:rPr>
        <w:pPrChange w:id="2609" w:author="Jarema Piekutowski" w:date="2022-09-08T08:48:00Z">
          <w:pPr>
            <w:pStyle w:val="Akapitzlist"/>
            <w:numPr>
              <w:numId w:val="4"/>
            </w:numPr>
            <w:ind w:hanging="360"/>
          </w:pPr>
        </w:pPrChange>
      </w:pPr>
      <w:del w:id="2610" w:author="Jarema Piekutowski" w:date="2022-09-08T08:48:00Z">
        <w:r w:rsidRPr="0023505C" w:rsidDel="00AC4AE7">
          <w:rPr>
            <w:rStyle w:val="markedcontent"/>
            <w:rFonts w:cstheme="minorHAnsi"/>
          </w:rPr>
          <w:delText>Korzyści finansowe dla całego podejścia byłyby wartością dodaną/synergią, mobilizowanie potencjału UE na poziomie kontynentu i globalnym przez koordynację</w:delText>
        </w:r>
        <w:r w:rsidRPr="0023505C" w:rsidDel="00AC4AE7">
          <w:br/>
        </w:r>
        <w:r w:rsidRPr="0023505C" w:rsidDel="00AC4AE7">
          <w:rPr>
            <w:rStyle w:val="markedcontent"/>
            <w:rFonts w:cstheme="minorHAnsi"/>
          </w:rPr>
          <w:delText xml:space="preserve">krajowych i unijnych programów  – w przypadku </w:delText>
        </w:r>
        <w:r w:rsidR="00AE3C33" w:rsidDel="00AC4AE7">
          <w:rPr>
            <w:rStyle w:val="markedcontent"/>
            <w:rFonts w:cstheme="minorHAnsi"/>
          </w:rPr>
          <w:delText>POPW</w:delText>
        </w:r>
        <w:r w:rsidRPr="0023505C" w:rsidDel="00AC4AE7">
          <w:rPr>
            <w:rStyle w:val="markedcontent"/>
            <w:rFonts w:cstheme="minorHAnsi"/>
          </w:rPr>
          <w:delText xml:space="preserve"> do oceny EAV przyczyni się analiza komplementarności interwencji realizowanych w ramach innych programów krajowych i regionalnych oraz w ramach środków krajowych;</w:delText>
        </w:r>
      </w:del>
    </w:p>
    <w:p w14:paraId="53E15B1B" w14:textId="19617ADF" w:rsidR="001D0179" w:rsidRPr="0023505C" w:rsidDel="00AC4AE7" w:rsidRDefault="001D0179" w:rsidP="00AC4AE7">
      <w:pPr>
        <w:rPr>
          <w:del w:id="2611" w:author="Jarema Piekutowski" w:date="2022-09-08T08:48:00Z"/>
          <w:rStyle w:val="markedcontent"/>
          <w:rFonts w:cstheme="minorHAnsi"/>
        </w:rPr>
        <w:pPrChange w:id="2612" w:author="Jarema Piekutowski" w:date="2022-09-08T08:48:00Z">
          <w:pPr>
            <w:pStyle w:val="Akapitzlist"/>
            <w:numPr>
              <w:numId w:val="4"/>
            </w:numPr>
            <w:ind w:hanging="360"/>
          </w:pPr>
        </w:pPrChange>
      </w:pPr>
      <w:del w:id="2613" w:author="Jarema Piekutowski" w:date="2022-09-08T08:48:00Z">
        <w:r w:rsidRPr="0023505C" w:rsidDel="00AC4AE7">
          <w:rPr>
            <w:rStyle w:val="markedcontent"/>
            <w:rFonts w:cstheme="minorHAnsi"/>
          </w:rPr>
          <w:delText xml:space="preserve">Spójność rynków produktowych, zunifikowanie wiedzy i technologii (Science and Technology) między granicami państw członkowskich, promocja jednolitych praw i standardów, wykorzystanie możliwości rozwoju europejskiej nauki, technologii i przemysłu; poprawa jakości przez ekspozycję UE na szerszą konkurencję (w ujęciu międzynarodowym) -  w przypadku </w:delText>
        </w:r>
        <w:r w:rsidR="00AE3C33" w:rsidDel="00AC4AE7">
          <w:rPr>
            <w:rStyle w:val="markedcontent"/>
            <w:rFonts w:cstheme="minorHAnsi"/>
          </w:rPr>
          <w:delText>POPW</w:delText>
        </w:r>
        <w:r w:rsidRPr="0023505C" w:rsidDel="00AC4AE7">
          <w:rPr>
            <w:rStyle w:val="markedcontent"/>
            <w:rFonts w:cstheme="minorHAnsi"/>
          </w:rPr>
          <w:delText xml:space="preserve"> ocena EAV opierać się będzie na analizie skali zastosowania rozwiązań przyjętych w państwach UE, np. zastosowanie europejskich innowacji, wzrost eksportu do krajów UE i poza UE, przyjęcie Planów Zrównoważonej Mobilności Miejskiej, będących instrumentem promowanym w UE);</w:delText>
        </w:r>
      </w:del>
    </w:p>
    <w:p w14:paraId="0770EDE8" w14:textId="5CFF584F" w:rsidR="001D0179" w:rsidRPr="0023505C" w:rsidDel="00AC4AE7" w:rsidRDefault="001D0179" w:rsidP="00AC4AE7">
      <w:pPr>
        <w:rPr>
          <w:del w:id="2614" w:author="Jarema Piekutowski" w:date="2022-09-08T08:48:00Z"/>
          <w:rStyle w:val="markedcontent"/>
          <w:rFonts w:cstheme="minorHAnsi"/>
        </w:rPr>
        <w:pPrChange w:id="2615" w:author="Jarema Piekutowski" w:date="2022-09-08T08:48:00Z">
          <w:pPr>
            <w:pStyle w:val="Akapitzlist"/>
            <w:numPr>
              <w:numId w:val="4"/>
            </w:numPr>
            <w:ind w:hanging="360"/>
          </w:pPr>
        </w:pPrChange>
      </w:pPr>
      <w:del w:id="2616" w:author="Jarema Piekutowski" w:date="2022-09-08T08:48:00Z">
        <w:r w:rsidRPr="0023505C" w:rsidDel="00AC4AE7">
          <w:rPr>
            <w:rStyle w:val="markedcontent"/>
            <w:rFonts w:cstheme="minorHAnsi"/>
          </w:rPr>
          <w:delText xml:space="preserve">Zaangażowanie w realizację polityk UE, wkład w realizację celów społecznych – w przypadku </w:delText>
        </w:r>
        <w:r w:rsidR="00AE3C33" w:rsidDel="00AC4AE7">
          <w:rPr>
            <w:rStyle w:val="markedcontent"/>
            <w:rFonts w:cstheme="minorHAnsi"/>
          </w:rPr>
          <w:delText>POPW</w:delText>
        </w:r>
        <w:r w:rsidRPr="0023505C" w:rsidDel="00AC4AE7">
          <w:rPr>
            <w:rStyle w:val="markedcontent"/>
            <w:rFonts w:cstheme="minorHAnsi"/>
          </w:rPr>
          <w:delText xml:space="preserve"> do oceny EAV w tym obszarze przyczyni się zarówno analiza przyrostu zatrudnienia w wyniku wsparcia, jak  ocena wpływu Programu na cele Strategii Europa 2020;</w:delText>
        </w:r>
      </w:del>
    </w:p>
    <w:p w14:paraId="1263A19E" w14:textId="4E2EE1FC" w:rsidR="001D0179" w:rsidRPr="0023505C" w:rsidDel="00AC4AE7" w:rsidRDefault="001D0179" w:rsidP="00AC4AE7">
      <w:pPr>
        <w:rPr>
          <w:del w:id="2617" w:author="Jarema Piekutowski" w:date="2022-09-08T08:48:00Z"/>
          <w:rStyle w:val="markedcontent"/>
          <w:rFonts w:cstheme="minorHAnsi"/>
        </w:rPr>
        <w:pPrChange w:id="2618" w:author="Jarema Piekutowski" w:date="2022-09-08T08:48:00Z">
          <w:pPr/>
        </w:pPrChange>
      </w:pPr>
      <w:del w:id="2619" w:author="Jarema Piekutowski" w:date="2022-09-08T08:48:00Z">
        <w:r w:rsidRPr="0023505C" w:rsidDel="00AC4AE7">
          <w:rPr>
            <w:rStyle w:val="markedcontent"/>
            <w:rFonts w:cstheme="minorHAnsi"/>
          </w:rPr>
          <w:delText xml:space="preserve">W powyższych aspektach ocena EAV zostanie przeprowadzona ilościowo w odniesieniu do każdego PI (co jest opisane w kolejnym podrozdziale). </w:delText>
        </w:r>
      </w:del>
    </w:p>
    <w:p w14:paraId="7E818097" w14:textId="72B8DB83" w:rsidR="001D0179" w:rsidRPr="0023505C" w:rsidDel="00AC4AE7" w:rsidRDefault="001D0179" w:rsidP="00AC4AE7">
      <w:pPr>
        <w:rPr>
          <w:del w:id="2620" w:author="Jarema Piekutowski" w:date="2022-09-08T08:48:00Z"/>
          <w:rStyle w:val="markedcontent"/>
          <w:rFonts w:cstheme="minorHAnsi"/>
        </w:rPr>
        <w:pPrChange w:id="2621" w:author="Jarema Piekutowski" w:date="2022-09-08T08:48:00Z">
          <w:pPr/>
        </w:pPrChange>
      </w:pPr>
      <w:del w:id="2622" w:author="Jarema Piekutowski" w:date="2022-09-08T08:48:00Z">
        <w:r w:rsidRPr="0023505C" w:rsidDel="00AC4AE7">
          <w:rPr>
            <w:rStyle w:val="markedcontent"/>
            <w:rFonts w:cstheme="minorHAnsi"/>
          </w:rPr>
          <w:delText>Ocena ilościowa oznaczać będzie określenie skali wsparcia (w ujęciu ilościowym – liczba projektów oraz wartościowym – wysokość dofinansowania przeznaczona na projekty, w których zaistniały powyższe aspekty EAV</w:delText>
        </w:r>
        <w:commentRangeStart w:id="2623"/>
        <w:r w:rsidRPr="0023505C" w:rsidDel="00AC4AE7">
          <w:rPr>
            <w:rStyle w:val="markedcontent"/>
            <w:rFonts w:cstheme="minorHAnsi"/>
          </w:rPr>
          <w:delText xml:space="preserve">).  </w:delText>
        </w:r>
        <w:r w:rsidRPr="0023505C" w:rsidDel="00AC4AE7">
          <w:rPr>
            <w:rStyle w:val="markedcontent"/>
            <w:rFonts w:cstheme="minorHAnsi"/>
            <w:b/>
            <w:bCs/>
          </w:rPr>
          <w:delText xml:space="preserve">Przyjęte zostanie założenie, iż w sytuacji idealnej wszystkie projekty </w:delText>
        </w:r>
        <w:r w:rsidR="00AE3C33" w:rsidDel="00AC4AE7">
          <w:rPr>
            <w:rStyle w:val="markedcontent"/>
            <w:rFonts w:cstheme="minorHAnsi"/>
            <w:b/>
            <w:bCs/>
          </w:rPr>
          <w:delText>POPW</w:delText>
        </w:r>
        <w:r w:rsidRPr="0023505C" w:rsidDel="00AC4AE7">
          <w:rPr>
            <w:rStyle w:val="markedcontent"/>
            <w:rFonts w:cstheme="minorHAnsi"/>
            <w:b/>
            <w:bCs/>
          </w:rPr>
          <w:delText xml:space="preserve"> realizują EAV, czyli wypełniają powyższe aspekty</w:delText>
        </w:r>
        <w:r w:rsidRPr="0023505C" w:rsidDel="00AC4AE7">
          <w:rPr>
            <w:rStyle w:val="markedcontent"/>
            <w:rFonts w:cstheme="minorHAnsi"/>
          </w:rPr>
          <w:delText xml:space="preserve"> </w:delText>
        </w:r>
        <w:commentRangeEnd w:id="2623"/>
        <w:r w:rsidR="00E31B21" w:rsidDel="00AC4AE7">
          <w:rPr>
            <w:rStyle w:val="Odwoaniedokomentarza"/>
          </w:rPr>
          <w:commentReference w:id="2623"/>
        </w:r>
        <w:r w:rsidRPr="0023505C" w:rsidDel="00AC4AE7">
          <w:rPr>
            <w:rStyle w:val="markedcontent"/>
            <w:rFonts w:cstheme="minorHAnsi"/>
          </w:rPr>
          <w:delText xml:space="preserve">– np. wsparte przedsiębiorstwa nie zrealizowałyby innowacji bez wsparcia </w:delText>
        </w:r>
        <w:r w:rsidR="00AE3C33" w:rsidDel="00AC4AE7">
          <w:rPr>
            <w:rStyle w:val="markedcontent"/>
            <w:rFonts w:cstheme="minorHAnsi"/>
          </w:rPr>
          <w:delText>POPW</w:delText>
        </w:r>
        <w:r w:rsidRPr="0023505C" w:rsidDel="00AC4AE7">
          <w:rPr>
            <w:rStyle w:val="markedcontent"/>
            <w:rFonts w:cstheme="minorHAnsi"/>
          </w:rPr>
          <w:delText xml:space="preserve">, nie rozwinęłyby kierunków eksportu; inwestycje transportowe łączą PW z sieciami europejskimi, wsparcie transportu miejskiego przyczynia się do zwiększenia udziału transportu publicznego w przewozie osób, wszystkie projekty realizują cele Strategii Europa 2020. </w:delText>
        </w:r>
        <w:r w:rsidRPr="0023505C" w:rsidDel="00AC4AE7">
          <w:rPr>
            <w:rStyle w:val="markedcontent"/>
            <w:rFonts w:cstheme="minorHAnsi"/>
            <w:b/>
            <w:bCs/>
          </w:rPr>
          <w:delText>Ocena EAV Programu wymagać wiec będzie określenia przesłanek ewentualnych odchyleń od założenia, iż wszystkie interwencje niosą za sobą EAV oraz wystosowania rekomendacji dotyczących zastosowania w perspektywie 2021-2027 instrumentów zwiększających EAV w realizowanych interwencjach</w:delText>
        </w:r>
        <w:r w:rsidRPr="0023505C" w:rsidDel="00AC4AE7">
          <w:rPr>
            <w:rStyle w:val="markedcontent"/>
            <w:rFonts w:cstheme="minorHAnsi"/>
          </w:rPr>
          <w:delText xml:space="preserve">. </w:delText>
        </w:r>
      </w:del>
    </w:p>
    <w:p w14:paraId="323CE9DF" w14:textId="22C5B682" w:rsidR="00A36E7B" w:rsidDel="00AC4AE7" w:rsidRDefault="001D0179" w:rsidP="00AC4AE7">
      <w:pPr>
        <w:rPr>
          <w:del w:id="2624" w:author="Jarema Piekutowski" w:date="2022-09-08T08:48:00Z"/>
        </w:rPr>
        <w:pPrChange w:id="2625" w:author="Jarema Piekutowski" w:date="2022-09-08T08:48:00Z">
          <w:pPr>
            <w:pStyle w:val="Nagwek3"/>
          </w:pPr>
        </w:pPrChange>
      </w:pPr>
      <w:bookmarkStart w:id="2626" w:name="_Toc112688989"/>
      <w:del w:id="2627" w:author="Jarema Piekutowski" w:date="2022-09-08T08:48:00Z">
        <w:r w:rsidRPr="0023505C" w:rsidDel="00AC4AE7">
          <w:delText>PI 3a i PI 3c – obszar wsparcia innowacyjności przedsiębiorstw</w:delText>
        </w:r>
        <w:bookmarkEnd w:id="2626"/>
      </w:del>
    </w:p>
    <w:p w14:paraId="457717D6" w14:textId="1846123C" w:rsidR="001D0179" w:rsidRPr="0023505C" w:rsidDel="00AC4AE7" w:rsidRDefault="001D0179" w:rsidP="00AC4AE7">
      <w:pPr>
        <w:rPr>
          <w:del w:id="2628" w:author="Jarema Piekutowski" w:date="2022-09-08T08:48:00Z"/>
          <w:lang w:eastAsia="pl-PL"/>
        </w:rPr>
        <w:pPrChange w:id="2629" w:author="Jarema Piekutowski" w:date="2022-09-08T08:48:00Z">
          <w:pPr/>
        </w:pPrChange>
      </w:pPr>
      <w:del w:id="2630" w:author="Jarema Piekutowski" w:date="2022-09-08T08:48:00Z">
        <w:r w:rsidRPr="0023505C" w:rsidDel="00AC4AE7">
          <w:rPr>
            <w:lang w:eastAsia="pl-PL"/>
          </w:rPr>
          <w:delText xml:space="preserve">W obszarze wsparcia innowacyjności przedsiębiorstw ocena Europejskiej wartości dodanej w pierwszej kolejności przeprowadzona zostanie poprzez odniesienie do zasady dodatkowości (w stosunku do interwencji krajowych), jak i zasady komplementarności (wobec interwencji krajowych oraz unijnych realizowanych w innych PO). </w:delText>
        </w:r>
      </w:del>
    </w:p>
    <w:p w14:paraId="04DA373A" w14:textId="13D42AF5" w:rsidR="001D0179" w:rsidRPr="0023505C" w:rsidDel="00AC4AE7" w:rsidRDefault="001D0179" w:rsidP="00AC4AE7">
      <w:pPr>
        <w:rPr>
          <w:del w:id="2631" w:author="Jarema Piekutowski" w:date="2022-09-08T08:48:00Z"/>
          <w:lang w:eastAsia="pl-PL"/>
        </w:rPr>
        <w:pPrChange w:id="2632" w:author="Jarema Piekutowski" w:date="2022-09-08T08:48:00Z">
          <w:pPr/>
        </w:pPrChange>
      </w:pPr>
      <w:del w:id="2633" w:author="Jarema Piekutowski" w:date="2022-09-08T08:48:00Z">
        <w:r w:rsidRPr="0023505C" w:rsidDel="00AC4AE7">
          <w:rPr>
            <w:lang w:eastAsia="pl-PL"/>
          </w:rPr>
          <w:delText>Jak wynika z literatury przedmiotu określenie wpływu wsparcia na zwiększenie integracji innowacyjności na poziomie UE oraz zwiększenie konkurencyjności UE na poziomie międzynarodowym</w:delText>
        </w:r>
        <w:r w:rsidRPr="0023505C" w:rsidDel="00AC4AE7">
          <w:rPr>
            <w:rStyle w:val="Odwoanieprzypisudolnego"/>
            <w:rFonts w:eastAsia="Times New Roman" w:cstheme="minorHAnsi"/>
            <w:lang w:eastAsia="pl-PL"/>
          </w:rPr>
          <w:footnoteReference w:id="25"/>
        </w:r>
        <w:r w:rsidRPr="0023505C" w:rsidDel="00AC4AE7">
          <w:rPr>
            <w:lang w:eastAsia="pl-PL"/>
          </w:rPr>
          <w:delText xml:space="preserve">. Ocena ta zostanie przeprowadzona w oparciu o następujące </w:delText>
        </w:r>
        <w:commentRangeStart w:id="2637"/>
        <w:r w:rsidR="00584791" w:rsidDel="00AC4AE7">
          <w:rPr>
            <w:lang w:eastAsia="pl-PL"/>
          </w:rPr>
          <w:delText>aspekty</w:delText>
        </w:r>
        <w:commentRangeEnd w:id="2637"/>
        <w:r w:rsidR="004034C6" w:rsidDel="00AC4AE7">
          <w:rPr>
            <w:rStyle w:val="Odwoaniedokomentarza"/>
          </w:rPr>
          <w:commentReference w:id="2637"/>
        </w:r>
        <w:r w:rsidRPr="0023505C" w:rsidDel="00AC4AE7">
          <w:rPr>
            <w:lang w:eastAsia="pl-PL"/>
          </w:rPr>
          <w:delText>:</w:delText>
        </w:r>
      </w:del>
    </w:p>
    <w:p w14:paraId="42854E50" w14:textId="78B1C4A3" w:rsidR="001D0179" w:rsidRPr="0023505C" w:rsidDel="00AC4AE7" w:rsidRDefault="001D0179" w:rsidP="00AC4AE7">
      <w:pPr>
        <w:rPr>
          <w:del w:id="2638" w:author="Jarema Piekutowski" w:date="2022-09-08T08:48:00Z"/>
          <w:rFonts w:eastAsia="Times New Roman"/>
          <w:lang w:eastAsia="pl-PL"/>
        </w:rPr>
        <w:pPrChange w:id="2639" w:author="Jarema Piekutowski" w:date="2022-09-08T08:48:00Z">
          <w:pPr>
            <w:pStyle w:val="Akapitzlist"/>
            <w:numPr>
              <w:numId w:val="5"/>
            </w:numPr>
            <w:ind w:hanging="360"/>
          </w:pPr>
        </w:pPrChange>
      </w:pPr>
      <w:del w:id="2640" w:author="Jarema Piekutowski" w:date="2022-09-08T08:48:00Z">
        <w:r w:rsidRPr="0023505C" w:rsidDel="00AC4AE7">
          <w:rPr>
            <w:rFonts w:eastAsia="Times New Roman"/>
            <w:lang w:eastAsia="pl-PL"/>
          </w:rPr>
          <w:delText xml:space="preserve">Stopień korzystania przez beneficjentów ze środków trwałych, </w:delText>
        </w:r>
        <w:r w:rsidRPr="0023505C" w:rsidDel="00AC4AE7">
          <w:rPr>
            <w:rStyle w:val="markedcontent"/>
            <w:rFonts w:cstheme="minorHAnsi"/>
          </w:rPr>
          <w:delText>surowców lub materiałów, wartości niematerialnych i prawnych w formie patentów, licencji, know-how, nieopatentowanej wiedzy technicznej, pochodzących z innych krajów UE, zakupionych w ramach realizowanych interwencji.</w:delText>
        </w:r>
      </w:del>
    </w:p>
    <w:p w14:paraId="0F1A2D48" w14:textId="3FF15CA9" w:rsidR="001D0179" w:rsidRPr="0023505C" w:rsidDel="00AC4AE7" w:rsidRDefault="001D0179" w:rsidP="00AC4AE7">
      <w:pPr>
        <w:rPr>
          <w:del w:id="2641" w:author="Jarema Piekutowski" w:date="2022-09-08T08:48:00Z"/>
          <w:lang w:eastAsia="pl-PL"/>
        </w:rPr>
        <w:pPrChange w:id="2642" w:author="Jarema Piekutowski" w:date="2022-09-08T08:48:00Z">
          <w:pPr>
            <w:pStyle w:val="Akapitzlist"/>
            <w:numPr>
              <w:numId w:val="5"/>
            </w:numPr>
            <w:ind w:hanging="360"/>
          </w:pPr>
        </w:pPrChange>
      </w:pPr>
      <w:del w:id="2643" w:author="Jarema Piekutowski" w:date="2022-09-08T08:48:00Z">
        <w:r w:rsidRPr="0023505C" w:rsidDel="00AC4AE7">
          <w:rPr>
            <w:lang w:eastAsia="pl-PL"/>
          </w:rPr>
          <w:delText>Liczba wprowadzonych innowacji międzynarodowych, udział ich eksportu/eksportu wartości niematerialnych.</w:delText>
        </w:r>
      </w:del>
    </w:p>
    <w:p w14:paraId="7A47CAF1" w14:textId="670DF6EA" w:rsidR="001D0179" w:rsidRPr="0023505C" w:rsidDel="00AC4AE7" w:rsidRDefault="001D0179" w:rsidP="00AC4AE7">
      <w:pPr>
        <w:rPr>
          <w:del w:id="2644" w:author="Jarema Piekutowski" w:date="2022-09-08T08:48:00Z"/>
          <w:lang w:eastAsia="pl-PL"/>
        </w:rPr>
        <w:pPrChange w:id="2645" w:author="Jarema Piekutowski" w:date="2022-09-08T08:48:00Z">
          <w:pPr>
            <w:pStyle w:val="Akapitzlist"/>
            <w:numPr>
              <w:numId w:val="5"/>
            </w:numPr>
            <w:ind w:hanging="360"/>
          </w:pPr>
        </w:pPrChange>
      </w:pPr>
      <w:del w:id="2646" w:author="Jarema Piekutowski" w:date="2022-09-08T08:48:00Z">
        <w:r w:rsidRPr="0023505C" w:rsidDel="00AC4AE7">
          <w:rPr>
            <w:lang w:eastAsia="pl-PL"/>
          </w:rPr>
          <w:delText xml:space="preserve">Wkład wsparcia w ochronę środowiska, udział projektów wprowadzających rozwiązania np. oszczędzające energię, ograniczające </w:delText>
        </w:r>
        <w:commentRangeStart w:id="2647"/>
        <w:r w:rsidRPr="0023505C" w:rsidDel="00AC4AE7">
          <w:rPr>
            <w:lang w:eastAsia="pl-PL"/>
          </w:rPr>
          <w:delText>emisyjnych</w:delText>
        </w:r>
        <w:commentRangeEnd w:id="2647"/>
        <w:r w:rsidR="00D57F68" w:rsidDel="00AC4AE7">
          <w:rPr>
            <w:rStyle w:val="Odwoaniedokomentarza"/>
          </w:rPr>
          <w:commentReference w:id="2647"/>
        </w:r>
        <w:r w:rsidRPr="0023505C" w:rsidDel="00AC4AE7">
          <w:rPr>
            <w:lang w:eastAsia="pl-PL"/>
          </w:rPr>
          <w:delText>, itp.</w:delText>
        </w:r>
      </w:del>
    </w:p>
    <w:p w14:paraId="2F416AB3" w14:textId="2B20F0BE" w:rsidR="001D0179" w:rsidRPr="0023505C" w:rsidDel="00AC4AE7" w:rsidRDefault="001D0179" w:rsidP="00AC4AE7">
      <w:pPr>
        <w:rPr>
          <w:del w:id="2648" w:author="Jarema Piekutowski" w:date="2022-09-08T08:48:00Z"/>
          <w:lang w:eastAsia="pl-PL"/>
        </w:rPr>
        <w:pPrChange w:id="2649" w:author="Jarema Piekutowski" w:date="2022-09-08T08:48:00Z">
          <w:pPr>
            <w:pStyle w:val="Akapitzlist"/>
            <w:numPr>
              <w:numId w:val="5"/>
            </w:numPr>
            <w:ind w:hanging="360"/>
          </w:pPr>
        </w:pPrChange>
      </w:pPr>
      <w:del w:id="2650" w:author="Jarema Piekutowski" w:date="2022-09-08T08:48:00Z">
        <w:r w:rsidRPr="0023505C" w:rsidDel="00AC4AE7">
          <w:rPr>
            <w:lang w:eastAsia="pl-PL"/>
          </w:rPr>
          <w:delText>Wzrost powiązań kooperacyjnych w regionie, kraju i w skali UE, promocja innowacyjności, udział beneficjentów, którzy w wyniku wsparcia rozpoczęli współpracę z partnerami krajowymi i zagranicznymi w obszarze B+R lub innowacyjności.</w:delText>
        </w:r>
      </w:del>
    </w:p>
    <w:p w14:paraId="722B138F" w14:textId="43557AEC" w:rsidR="005F12C0" w:rsidDel="00AC4AE7" w:rsidRDefault="001D0179" w:rsidP="00AC4AE7">
      <w:pPr>
        <w:rPr>
          <w:del w:id="2651" w:author="Jarema Piekutowski" w:date="2022-09-08T08:48:00Z"/>
        </w:rPr>
        <w:pPrChange w:id="2652" w:author="Jarema Piekutowski" w:date="2022-09-08T08:48:00Z">
          <w:pPr>
            <w:pStyle w:val="Nagwek3"/>
          </w:pPr>
        </w:pPrChange>
      </w:pPr>
      <w:bookmarkStart w:id="2653" w:name="_Toc112688990"/>
      <w:del w:id="2654" w:author="Jarema Piekutowski" w:date="2022-09-08T08:48:00Z">
        <w:r w:rsidRPr="0023505C" w:rsidDel="00AC4AE7">
          <w:delText>PI 3b – obszar wsparcia internacjonalizacji przedsiębiorstw</w:delText>
        </w:r>
        <w:bookmarkEnd w:id="2653"/>
      </w:del>
    </w:p>
    <w:p w14:paraId="564DDCDF" w14:textId="1CB543CC" w:rsidR="001D0179" w:rsidRPr="00584791" w:rsidDel="00AC4AE7" w:rsidRDefault="001D0179" w:rsidP="00AC4AE7">
      <w:pPr>
        <w:rPr>
          <w:del w:id="2655" w:author="Jarema Piekutowski" w:date="2022-09-08T08:48:00Z"/>
        </w:rPr>
        <w:pPrChange w:id="2656" w:author="Jarema Piekutowski" w:date="2022-09-08T08:48:00Z">
          <w:pPr/>
        </w:pPrChange>
      </w:pPr>
      <w:del w:id="2657" w:author="Jarema Piekutowski" w:date="2022-09-08T08:48:00Z">
        <w:r w:rsidRPr="00584791" w:rsidDel="00AC4AE7">
          <w:rPr>
            <w:lang w:eastAsia="pl-PL"/>
          </w:rPr>
          <w:delText xml:space="preserve">Oprócz analizy EAV poprzez ocenę zasady dodatkowości i komplementarności, do rozważań powinny być również włączone kwestie wpływu wsparcia na zwiększenie konkurencyjności oraz integracji UE, zarówno w ujęciu eksportu brutto jak i zagranicznej wartości dodanej. </w:delText>
        </w:r>
        <w:r w:rsidRPr="00584791" w:rsidDel="00AC4AE7">
          <w:delText>Eksport brutto jest to suma krajowej bezpośredniej i pośredniej wartości dodanej (</w:delText>
        </w:r>
        <w:r w:rsidRPr="00584791" w:rsidDel="00AC4AE7">
          <w:rPr>
            <w:i/>
            <w:iCs/>
          </w:rPr>
          <w:delText>DVA</w:delText>
        </w:r>
        <w:r w:rsidRPr="00584791" w:rsidDel="00AC4AE7">
          <w:delText xml:space="preserve">), którą kraj </w:delText>
        </w:r>
        <w:r w:rsidRPr="00584791" w:rsidDel="00AC4AE7">
          <w:rPr>
            <w:i/>
            <w:iCs/>
          </w:rPr>
          <w:delText xml:space="preserve">A </w:delText>
        </w:r>
        <w:r w:rsidRPr="00584791" w:rsidDel="00AC4AE7">
          <w:delText>eksportuje do innych krajów oraz zagranicznej wartości dodanej (</w:delText>
        </w:r>
        <w:r w:rsidRPr="00584791" w:rsidDel="00AC4AE7">
          <w:rPr>
            <w:i/>
            <w:iCs/>
          </w:rPr>
          <w:delText>FVA</w:delText>
        </w:r>
        <w:r w:rsidRPr="00584791" w:rsidDel="00AC4AE7">
          <w:delText xml:space="preserve">), na którą składają się wcześniej importowane zagraniczne komponenty, podzespoły i surowce wykorzystywane w procesie produkcji. </w:delText>
        </w:r>
      </w:del>
    </w:p>
    <w:p w14:paraId="041F4D54" w14:textId="079285F1" w:rsidR="001D0179" w:rsidRPr="00584791" w:rsidDel="00AC4AE7" w:rsidRDefault="001D0179" w:rsidP="00AC4AE7">
      <w:pPr>
        <w:rPr>
          <w:del w:id="2658" w:author="Jarema Piekutowski" w:date="2022-09-08T08:48:00Z"/>
        </w:rPr>
        <w:pPrChange w:id="2659" w:author="Jarema Piekutowski" w:date="2022-09-08T08:48:00Z">
          <w:pPr/>
        </w:pPrChange>
      </w:pPr>
      <w:del w:id="2660" w:author="Jarema Piekutowski" w:date="2022-09-08T08:48:00Z">
        <w:r w:rsidRPr="00584791" w:rsidDel="00AC4AE7">
          <w:delText>Ocena kryterium EAV (poza zasadą dodatkowości i komplementarności) przeprowadzona zostanie w oparciu o następujące wskaźniki:</w:delText>
        </w:r>
      </w:del>
    </w:p>
    <w:p w14:paraId="3FE63BB9" w14:textId="170AB5B0" w:rsidR="001D0179" w:rsidRPr="00584791" w:rsidDel="00AC4AE7" w:rsidRDefault="001D0179" w:rsidP="00AC4AE7">
      <w:pPr>
        <w:rPr>
          <w:del w:id="2661" w:author="Jarema Piekutowski" w:date="2022-09-08T08:48:00Z"/>
        </w:rPr>
        <w:pPrChange w:id="2662" w:author="Jarema Piekutowski" w:date="2022-09-08T08:48:00Z">
          <w:pPr>
            <w:pStyle w:val="Akapitzlist"/>
            <w:numPr>
              <w:numId w:val="25"/>
            </w:numPr>
            <w:ind w:hanging="360"/>
          </w:pPr>
        </w:pPrChange>
      </w:pPr>
      <w:commentRangeStart w:id="2663"/>
      <w:del w:id="2664" w:author="Jarema Piekutowski" w:date="2022-09-08T08:48:00Z">
        <w:r w:rsidRPr="00584791" w:rsidDel="00AC4AE7">
          <w:delText>Ilość i wartość projektów, które w eksporcie wykorzystują zagraniczną wartość dodaną pochodzącą z krajów UE.</w:delText>
        </w:r>
      </w:del>
    </w:p>
    <w:p w14:paraId="7E8E087D" w14:textId="21D76182" w:rsidR="001D0179" w:rsidRPr="00584791" w:rsidDel="00AC4AE7" w:rsidRDefault="001D0179" w:rsidP="00AC4AE7">
      <w:pPr>
        <w:rPr>
          <w:del w:id="2665" w:author="Jarema Piekutowski" w:date="2022-09-08T08:48:00Z"/>
          <w:lang w:eastAsia="pl-PL"/>
        </w:rPr>
        <w:pPrChange w:id="2666" w:author="Jarema Piekutowski" w:date="2022-09-08T08:48:00Z">
          <w:pPr>
            <w:pStyle w:val="Akapitzlist"/>
            <w:numPr>
              <w:numId w:val="25"/>
            </w:numPr>
            <w:ind w:hanging="360"/>
          </w:pPr>
        </w:pPrChange>
      </w:pPr>
      <w:del w:id="2667" w:author="Jarema Piekutowski" w:date="2022-09-08T08:48:00Z">
        <w:r w:rsidRPr="00584791" w:rsidDel="00AC4AE7">
          <w:delText>Ilość i wartość projektów, które rozszerzają rynki zbytu na kraje spoza UE.</w:delText>
        </w:r>
        <w:commentRangeEnd w:id="2663"/>
        <w:r w:rsidR="004034C6" w:rsidDel="00AC4AE7">
          <w:rPr>
            <w:rStyle w:val="Odwoaniedokomentarza"/>
          </w:rPr>
          <w:commentReference w:id="2663"/>
        </w:r>
      </w:del>
    </w:p>
    <w:p w14:paraId="634BEBD8" w14:textId="3B15357D" w:rsidR="00584791" w:rsidDel="00AC4AE7" w:rsidRDefault="001D0179" w:rsidP="00AC4AE7">
      <w:pPr>
        <w:rPr>
          <w:del w:id="2668" w:author="Jarema Piekutowski" w:date="2022-09-08T08:48:00Z"/>
        </w:rPr>
        <w:pPrChange w:id="2669" w:author="Jarema Piekutowski" w:date="2022-09-08T08:48:00Z">
          <w:pPr>
            <w:pStyle w:val="Nagwek3"/>
          </w:pPr>
        </w:pPrChange>
      </w:pPr>
      <w:bookmarkStart w:id="2670" w:name="_Toc112688991"/>
      <w:del w:id="2671" w:author="Jarema Piekutowski" w:date="2022-09-08T08:48:00Z">
        <w:r w:rsidRPr="0023505C" w:rsidDel="00AC4AE7">
          <w:delText>PI 4e – obszar wsparcia transportu miejskiego</w:delText>
        </w:r>
        <w:bookmarkEnd w:id="2670"/>
      </w:del>
    </w:p>
    <w:p w14:paraId="597296E4" w14:textId="693AD77D" w:rsidR="001D0179" w:rsidRPr="0023505C" w:rsidDel="00AC4AE7" w:rsidRDefault="001D0179" w:rsidP="00AC4AE7">
      <w:pPr>
        <w:rPr>
          <w:del w:id="2672" w:author="Jarema Piekutowski" w:date="2022-09-08T08:48:00Z"/>
          <w:lang w:eastAsia="pl-PL"/>
        </w:rPr>
        <w:pPrChange w:id="2673" w:author="Jarema Piekutowski" w:date="2022-09-08T08:48:00Z">
          <w:pPr/>
        </w:pPrChange>
      </w:pPr>
      <w:del w:id="2674" w:author="Jarema Piekutowski" w:date="2022-09-08T08:48:00Z">
        <w:r w:rsidRPr="0023505C" w:rsidDel="00AC4AE7">
          <w:rPr>
            <w:lang w:eastAsia="pl-PL"/>
          </w:rPr>
          <w:delText>Ze względu na lokalny charakter wsparcia wartość dodana EAV mierzona jest  w raportach ewaluacyjnych</w:delText>
        </w:r>
        <w:r w:rsidRPr="0023505C" w:rsidDel="00AC4AE7">
          <w:rPr>
            <w:rStyle w:val="Odwoanieprzypisudolnego"/>
            <w:rFonts w:eastAsia="Times New Roman" w:cstheme="minorHAnsi"/>
            <w:lang w:eastAsia="pl-PL"/>
          </w:rPr>
          <w:footnoteReference w:id="26"/>
        </w:r>
        <w:r w:rsidRPr="0023505C" w:rsidDel="00AC4AE7">
          <w:rPr>
            <w:lang w:eastAsia="pl-PL"/>
          </w:rPr>
          <w:delText xml:space="preserve"> - oprócz zasady dodatkowości i komplementarności – kwestią ujednolicenia praw i standardów (wprowadzenie Planów Zrównoważonej Mobilności Miejskiej), kwestiami społecznymi  (łączenie komunikacyjne miast z obszarami sąsiadującymi, centrów z peryferiami) oraz względami dostosowania do zmian klimatu – w tym zmniejszeniu zanieczyszczeń powodowanych przez transport (zasada horyzontalna). </w:delText>
        </w:r>
      </w:del>
    </w:p>
    <w:p w14:paraId="36B988BC" w14:textId="304E86FA" w:rsidR="00584791" w:rsidDel="00AC4AE7" w:rsidRDefault="001D0179" w:rsidP="00AC4AE7">
      <w:pPr>
        <w:rPr>
          <w:del w:id="2677" w:author="Jarema Piekutowski" w:date="2022-09-08T08:48:00Z"/>
        </w:rPr>
        <w:pPrChange w:id="2678" w:author="Jarema Piekutowski" w:date="2022-09-08T08:48:00Z">
          <w:pPr>
            <w:pStyle w:val="Nagwek3"/>
          </w:pPr>
        </w:pPrChange>
      </w:pPr>
      <w:bookmarkStart w:id="2679" w:name="_Toc112688992"/>
      <w:del w:id="2680" w:author="Jarema Piekutowski" w:date="2022-09-08T08:48:00Z">
        <w:r w:rsidRPr="0023505C" w:rsidDel="00AC4AE7">
          <w:delText>PI 7b i PI 7d – transport drogowy i kolejowy</w:delText>
        </w:r>
        <w:bookmarkEnd w:id="2679"/>
      </w:del>
    </w:p>
    <w:p w14:paraId="369F283B" w14:textId="41E6D36A" w:rsidR="001D0179" w:rsidRPr="0023505C" w:rsidDel="00AC4AE7" w:rsidRDefault="001D0179" w:rsidP="00AC4AE7">
      <w:pPr>
        <w:rPr>
          <w:del w:id="2681" w:author="Jarema Piekutowski" w:date="2022-09-08T08:48:00Z"/>
        </w:rPr>
        <w:pPrChange w:id="2682" w:author="Jarema Piekutowski" w:date="2022-09-08T08:48:00Z">
          <w:pPr/>
        </w:pPrChange>
      </w:pPr>
      <w:del w:id="2683" w:author="Jarema Piekutowski" w:date="2022-09-08T08:48:00Z">
        <w:r w:rsidRPr="0023505C" w:rsidDel="00AC4AE7">
          <w:rPr>
            <w:rFonts w:eastAsia="Times New Roman"/>
            <w:lang w:eastAsia="pl-PL"/>
          </w:rPr>
          <w:delText>Jak wynika z raportów ewaluacyjnych</w:delText>
        </w:r>
        <w:r w:rsidRPr="0023505C" w:rsidDel="00AC4AE7">
          <w:rPr>
            <w:rStyle w:val="Odwoanieprzypisudolnego"/>
            <w:rFonts w:eastAsia="Times New Roman" w:cstheme="minorHAnsi"/>
            <w:lang w:eastAsia="pl-PL"/>
          </w:rPr>
          <w:footnoteReference w:id="27"/>
        </w:r>
        <w:r w:rsidRPr="0023505C" w:rsidDel="00AC4AE7">
          <w:rPr>
            <w:rFonts w:eastAsia="Times New Roman"/>
            <w:lang w:eastAsia="pl-PL"/>
          </w:rPr>
          <w:delText xml:space="preserve"> </w:delText>
        </w:r>
        <w:r w:rsidRPr="0023505C" w:rsidDel="00AC4AE7">
          <w:delText>inwestycje w infrastrukturę drogową i kolejową (nie tylko te dotyczące sieci TEN-T) bezpośrednio przyczyniają/przyczynią się do realizacji celów (stanowiących o europejskiej wartości dodanej) określonych w czterech kategoriach efektów</w:delText>
        </w:r>
        <w:r w:rsidRPr="0023505C" w:rsidDel="00AC4AE7">
          <w:rPr>
            <w:rStyle w:val="Odwoanieprzypisudolnego"/>
            <w:rFonts w:cstheme="minorHAnsi"/>
          </w:rPr>
          <w:footnoteReference w:id="28"/>
        </w:r>
        <w:r w:rsidRPr="0023505C" w:rsidDel="00AC4AE7">
          <w:delText xml:space="preserve"> :</w:delText>
        </w:r>
      </w:del>
    </w:p>
    <w:p w14:paraId="12D72412" w14:textId="4FFBE1E8" w:rsidR="001D0179" w:rsidRPr="0023505C" w:rsidDel="00AC4AE7" w:rsidRDefault="001D0179" w:rsidP="00AC4AE7">
      <w:pPr>
        <w:rPr>
          <w:del w:id="2688" w:author="Jarema Piekutowski" w:date="2022-09-08T08:48:00Z"/>
        </w:rPr>
        <w:pPrChange w:id="2689" w:author="Jarema Piekutowski" w:date="2022-09-08T08:48:00Z">
          <w:pPr>
            <w:pStyle w:val="Akapitzlist"/>
            <w:numPr>
              <w:numId w:val="7"/>
            </w:numPr>
            <w:ind w:left="360" w:hanging="360"/>
          </w:pPr>
        </w:pPrChange>
      </w:pPr>
      <w:del w:id="2690" w:author="Jarema Piekutowski" w:date="2022-09-08T08:48:00Z">
        <w:r w:rsidRPr="0023505C" w:rsidDel="00AC4AE7">
          <w:delText>Spójność, która jest osiągana poprzez:</w:delText>
        </w:r>
      </w:del>
    </w:p>
    <w:p w14:paraId="628F88B3" w14:textId="1B03BFCD" w:rsidR="001D0179" w:rsidRPr="0023505C" w:rsidDel="00AC4AE7" w:rsidRDefault="001D0179" w:rsidP="00AC4AE7">
      <w:pPr>
        <w:rPr>
          <w:del w:id="2691" w:author="Jarema Piekutowski" w:date="2022-09-08T08:48:00Z"/>
        </w:rPr>
        <w:pPrChange w:id="2692" w:author="Jarema Piekutowski" w:date="2022-09-08T08:48:00Z">
          <w:pPr>
            <w:pStyle w:val="Akapitzlist"/>
            <w:numPr>
              <w:ilvl w:val="1"/>
              <w:numId w:val="8"/>
            </w:numPr>
            <w:ind w:left="786" w:hanging="360"/>
          </w:pPr>
        </w:pPrChange>
      </w:pPr>
      <w:del w:id="2693" w:author="Jarema Piekutowski" w:date="2022-09-08T08:48:00Z">
        <w:r w:rsidRPr="0023505C" w:rsidDel="00AC4AE7">
          <w:delText>dostępność i łączność wszystkich regionów Unii– działanie to jest realizowane głównie poprzez inwestycje w łączność z sieciami TEN-T z uwagi na to, że inwestycje w sieci TEN-T dotyczą właśnie konkretnych korytarzy sieci bazowej i kompleksowej</w:delText>
        </w:r>
        <w:r w:rsidRPr="0023505C" w:rsidDel="00AC4AE7">
          <w:rPr>
            <w:rStyle w:val="Odwoanieprzypisudolnego"/>
            <w:rFonts w:cstheme="minorHAnsi"/>
          </w:rPr>
          <w:footnoteReference w:id="29"/>
        </w:r>
        <w:r w:rsidRPr="0023505C" w:rsidDel="00AC4AE7">
          <w:delText xml:space="preserve"> </w:delText>
        </w:r>
        <w:r w:rsidRPr="0023505C" w:rsidDel="00AC4AE7">
          <w:rPr>
            <w:rFonts w:eastAsia="Times New Roman"/>
            <w:lang w:eastAsia="pl-PL"/>
          </w:rPr>
          <w:delText>–</w:delText>
        </w:r>
        <w:r w:rsidRPr="0023505C" w:rsidDel="00AC4AE7">
          <w:delText xml:space="preserve"> wskaźnik </w:delText>
        </w:r>
        <w:commentRangeStart w:id="2696"/>
        <w:r w:rsidRPr="0023505C" w:rsidDel="00AC4AE7">
          <w:delText xml:space="preserve">Udział projektów </w:delText>
        </w:r>
        <w:commentRangeEnd w:id="2696"/>
        <w:r w:rsidR="00630EB1" w:rsidDel="00AC4AE7">
          <w:rPr>
            <w:rStyle w:val="Odwoaniedokomentarza"/>
          </w:rPr>
          <w:commentReference w:id="2696"/>
        </w:r>
        <w:r w:rsidRPr="0023505C" w:rsidDel="00AC4AE7">
          <w:delText>w ujęciu ilościowym i wartościowym dotyczących łączności z sieciami TEN-T;</w:delText>
        </w:r>
      </w:del>
    </w:p>
    <w:p w14:paraId="377C23C7" w14:textId="319F98C7" w:rsidR="001D0179" w:rsidRPr="0023505C" w:rsidDel="00AC4AE7" w:rsidRDefault="001D0179" w:rsidP="00AC4AE7">
      <w:pPr>
        <w:rPr>
          <w:del w:id="2697" w:author="Jarema Piekutowski" w:date="2022-09-08T08:48:00Z"/>
        </w:rPr>
        <w:pPrChange w:id="2698" w:author="Jarema Piekutowski" w:date="2022-09-08T08:48:00Z">
          <w:pPr>
            <w:pStyle w:val="Akapitzlist"/>
            <w:numPr>
              <w:ilvl w:val="1"/>
              <w:numId w:val="8"/>
            </w:numPr>
            <w:ind w:left="786" w:hanging="360"/>
          </w:pPr>
        </w:pPrChange>
      </w:pPr>
      <w:del w:id="2699" w:author="Jarema Piekutowski" w:date="2022-09-08T08:48:00Z">
        <w:r w:rsidRPr="0023505C" w:rsidDel="00AC4AE7">
          <w:delText>tworzenie połączeń między infrastrukturą transportową do ruchu dalekobieżnego a infrastrukturą do ruchu regionalnego i miejskiego (w odniesieniu zarówno do przewozu osób, jak i towarów) – działanie realizowane np. poprzez inwestycje w węzły przesiadkowe, ale także inwestycje w miastach czy ich okolicach, itp.</w:delText>
        </w:r>
        <w:r w:rsidRPr="0023505C" w:rsidDel="00AC4AE7">
          <w:rPr>
            <w:rFonts w:eastAsia="Times New Roman"/>
            <w:lang w:eastAsia="pl-PL"/>
          </w:rPr>
          <w:delText xml:space="preserve"> –</w:delText>
        </w:r>
        <w:r w:rsidRPr="0023505C" w:rsidDel="00AC4AE7">
          <w:delText xml:space="preserve"> wskaźnik </w:delText>
        </w:r>
        <w:commentRangeStart w:id="2700"/>
        <w:r w:rsidRPr="0023505C" w:rsidDel="00AC4AE7">
          <w:delText>Udział wartościowy i ilościowy takich projektów;</w:delText>
        </w:r>
        <w:commentRangeEnd w:id="2700"/>
        <w:r w:rsidR="00630EB1" w:rsidDel="00AC4AE7">
          <w:rPr>
            <w:rStyle w:val="Odwoaniedokomentarza"/>
          </w:rPr>
          <w:commentReference w:id="2700"/>
        </w:r>
      </w:del>
    </w:p>
    <w:p w14:paraId="30756096" w14:textId="1853599F" w:rsidR="001D0179" w:rsidRPr="0023505C" w:rsidDel="00AC4AE7" w:rsidRDefault="001D0179" w:rsidP="00AC4AE7">
      <w:pPr>
        <w:rPr>
          <w:del w:id="2701" w:author="Jarema Piekutowski" w:date="2022-09-08T08:48:00Z"/>
        </w:rPr>
        <w:pPrChange w:id="2702" w:author="Jarema Piekutowski" w:date="2022-09-08T08:48:00Z">
          <w:pPr>
            <w:pStyle w:val="Akapitzlist"/>
            <w:numPr>
              <w:numId w:val="7"/>
            </w:numPr>
            <w:ind w:left="360" w:hanging="360"/>
          </w:pPr>
        </w:pPrChange>
      </w:pPr>
      <w:del w:id="2703" w:author="Jarema Piekutowski" w:date="2022-09-08T08:48:00Z">
        <w:r w:rsidRPr="0023505C" w:rsidDel="00AC4AE7">
          <w:delText xml:space="preserve">Wydajność, która jest osiągana poprzez usuwanie wąskich gardeł i uzupełnianie brakujących ogniw (zarówno w obrębie poszczególnych infrastruktur transportowych, jak i na węzłach połączeniowych pomiędzy nimi) </w:delText>
        </w:r>
        <w:r w:rsidRPr="0023505C" w:rsidDel="00AC4AE7">
          <w:rPr>
            <w:rFonts w:eastAsia="Times New Roman"/>
            <w:lang w:eastAsia="pl-PL"/>
          </w:rPr>
          <w:delText>–</w:delText>
        </w:r>
        <w:r w:rsidRPr="0023505C" w:rsidDel="00AC4AE7">
          <w:delText xml:space="preserve"> </w:delText>
        </w:r>
        <w:commentRangeStart w:id="2704"/>
        <w:r w:rsidRPr="0023505C" w:rsidDel="00AC4AE7">
          <w:delText>wskaźnik Udział ilościowy i wartościowy takich projektów;</w:delText>
        </w:r>
        <w:commentRangeEnd w:id="2704"/>
        <w:r w:rsidR="00630EB1" w:rsidDel="00AC4AE7">
          <w:rPr>
            <w:rStyle w:val="Odwoaniedokomentarza"/>
          </w:rPr>
          <w:commentReference w:id="2704"/>
        </w:r>
      </w:del>
    </w:p>
    <w:p w14:paraId="2207256C" w14:textId="6D322B90" w:rsidR="001D0179" w:rsidRPr="0023505C" w:rsidDel="00AC4AE7" w:rsidRDefault="001D0179" w:rsidP="00AC4AE7">
      <w:pPr>
        <w:rPr>
          <w:del w:id="2705" w:author="Jarema Piekutowski" w:date="2022-09-08T08:48:00Z"/>
        </w:rPr>
        <w:pPrChange w:id="2706" w:author="Jarema Piekutowski" w:date="2022-09-08T08:48:00Z">
          <w:pPr>
            <w:pStyle w:val="Akapitzlist"/>
            <w:numPr>
              <w:numId w:val="7"/>
            </w:numPr>
            <w:ind w:left="360" w:hanging="360"/>
          </w:pPr>
        </w:pPrChange>
      </w:pPr>
      <w:del w:id="2707" w:author="Jarema Piekutowski" w:date="2022-09-08T08:48:00Z">
        <w:r w:rsidRPr="0023505C" w:rsidDel="00AC4AE7">
          <w:delText>Zrównoważony charakter, który jest osiągany poprzez:</w:delText>
        </w:r>
      </w:del>
    </w:p>
    <w:p w14:paraId="07336C4A" w14:textId="44EB9128" w:rsidR="001D0179" w:rsidRPr="0023505C" w:rsidDel="00AC4AE7" w:rsidRDefault="001D0179" w:rsidP="00AC4AE7">
      <w:pPr>
        <w:rPr>
          <w:del w:id="2708" w:author="Jarema Piekutowski" w:date="2022-09-08T08:48:00Z"/>
        </w:rPr>
        <w:pPrChange w:id="2709" w:author="Jarema Piekutowski" w:date="2022-09-08T08:48:00Z">
          <w:pPr>
            <w:pStyle w:val="Akapitzlist"/>
            <w:numPr>
              <w:numId w:val="9"/>
            </w:numPr>
            <w:ind w:hanging="360"/>
          </w:pPr>
        </w:pPrChange>
      </w:pPr>
      <w:del w:id="2710" w:author="Jarema Piekutowski" w:date="2022-09-08T08:48:00Z">
        <w:r w:rsidRPr="0023505C" w:rsidDel="00AC4AE7">
          <w:delText>przyczynianie się do niskoemisyjnego i czystego transportu niepowodującego emisji dużych ilości gazów cieplarnianych, do bezpieczeństwa paliwowego, do zmniejszania kosztów zewnętrznych i ochrony środowiska oraz wspierania niskoemisyjnego transportu w celu znacznego obniżenia (do roku 2050) emisji CO</w:delText>
        </w:r>
        <w:r w:rsidRPr="0023505C" w:rsidDel="00AC4AE7">
          <w:rPr>
            <w:vertAlign w:val="subscript"/>
          </w:rPr>
          <w:delText>2</w:delText>
        </w:r>
        <w:r w:rsidRPr="0023505C" w:rsidDel="00AC4AE7">
          <w:delText>, zgodnie z odpowiednimi celami Unii w zakresie obniżania emisji CO</w:delText>
        </w:r>
        <w:r w:rsidRPr="0023505C" w:rsidDel="00AC4AE7">
          <w:rPr>
            <w:vertAlign w:val="subscript"/>
          </w:rPr>
          <w:delText>2</w:delText>
        </w:r>
        <w:r w:rsidRPr="0023505C" w:rsidDel="00AC4AE7">
          <w:delText xml:space="preserve"> </w:delText>
        </w:r>
        <w:r w:rsidRPr="0023505C" w:rsidDel="00AC4AE7">
          <w:rPr>
            <w:rFonts w:eastAsia="Times New Roman"/>
            <w:lang w:eastAsia="pl-PL"/>
          </w:rPr>
          <w:delText>–</w:delText>
        </w:r>
        <w:r w:rsidRPr="0023505C" w:rsidDel="00AC4AE7">
          <w:delText xml:space="preserve"> </w:delText>
        </w:r>
        <w:r w:rsidRPr="0023505C" w:rsidDel="00AC4AE7">
          <w:rPr>
            <w:color w:val="000000"/>
            <w:shd w:val="clear" w:color="auto" w:fill="FFFFFF"/>
          </w:rPr>
          <w:delText xml:space="preserve">TEN-T jest podstawowym narzędziem polityki transportowej służącym realizacji celu w zakresie zmniejszenia o 60 proc. emisji z transportu do roku 2050. Inne rozwiązania (będące częścią inwestycji) służące minimalizowaniu negatywnego wpływu transportu na środowisko (np. ekrany akustyczne, ekrany przeciwolśnieniowe, przejścia dla zwierząt, ogrodzenia zapobiegające wtargnięciu zwierząt, itp.) </w:delText>
        </w:r>
        <w:r w:rsidRPr="0023505C" w:rsidDel="00AC4AE7">
          <w:rPr>
            <w:rFonts w:eastAsia="Times New Roman"/>
            <w:lang w:eastAsia="pl-PL"/>
          </w:rPr>
          <w:delText>–</w:delText>
        </w:r>
        <w:r w:rsidRPr="0023505C" w:rsidDel="00AC4AE7">
          <w:delText xml:space="preserve"> wskaźnik</w:delText>
        </w:r>
        <w:r w:rsidRPr="0023505C" w:rsidDel="00AC4AE7">
          <w:rPr>
            <w:color w:val="000000"/>
            <w:shd w:val="clear" w:color="auto" w:fill="FFFFFF"/>
          </w:rPr>
          <w:delText xml:space="preserve"> </w:delText>
        </w:r>
        <w:commentRangeStart w:id="2711"/>
        <w:r w:rsidRPr="0023505C" w:rsidDel="00AC4AE7">
          <w:delText>Udział projektów w ujęciu ilościowym i wartościowym;</w:delText>
        </w:r>
        <w:commentRangeEnd w:id="2711"/>
        <w:r w:rsidR="00630EB1" w:rsidDel="00AC4AE7">
          <w:rPr>
            <w:rStyle w:val="Odwoaniedokomentarza"/>
          </w:rPr>
          <w:commentReference w:id="2711"/>
        </w:r>
      </w:del>
    </w:p>
    <w:p w14:paraId="5ACE145E" w14:textId="757AE2DC" w:rsidR="001D0179" w:rsidRPr="0023505C" w:rsidDel="00AC4AE7" w:rsidRDefault="001D0179" w:rsidP="00AC4AE7">
      <w:pPr>
        <w:rPr>
          <w:del w:id="2712" w:author="Jarema Piekutowski" w:date="2022-09-08T08:48:00Z"/>
        </w:rPr>
        <w:pPrChange w:id="2713" w:author="Jarema Piekutowski" w:date="2022-09-08T08:48:00Z">
          <w:pPr>
            <w:pStyle w:val="Akapitzlist"/>
            <w:numPr>
              <w:numId w:val="7"/>
            </w:numPr>
            <w:ind w:left="360" w:hanging="360"/>
          </w:pPr>
        </w:pPrChange>
      </w:pPr>
      <w:del w:id="2714" w:author="Jarema Piekutowski" w:date="2022-09-08T08:48:00Z">
        <w:r w:rsidRPr="0023505C" w:rsidDel="00AC4AE7">
          <w:delText xml:space="preserve">Zwiększanie korzyści dla użytkowników, co jest osiągane poprzez: </w:delText>
        </w:r>
      </w:del>
    </w:p>
    <w:p w14:paraId="2EF050E9" w14:textId="5B58CCC9" w:rsidR="001D0179" w:rsidRPr="0023505C" w:rsidDel="00AC4AE7" w:rsidRDefault="001D0179" w:rsidP="00AC4AE7">
      <w:pPr>
        <w:rPr>
          <w:del w:id="2715" w:author="Jarema Piekutowski" w:date="2022-09-08T08:48:00Z"/>
        </w:rPr>
        <w:pPrChange w:id="2716" w:author="Jarema Piekutowski" w:date="2022-09-08T08:48:00Z">
          <w:pPr>
            <w:pStyle w:val="Akapitzlist"/>
            <w:numPr>
              <w:numId w:val="10"/>
            </w:numPr>
            <w:ind w:hanging="360"/>
          </w:pPr>
        </w:pPrChange>
      </w:pPr>
      <w:del w:id="2717" w:author="Jarema Piekutowski" w:date="2022-09-08T08:48:00Z">
        <w:r w:rsidRPr="0023505C" w:rsidDel="00AC4AE7">
          <w:delText>zapewnienie bezpiecznych, pewnych i wysokich norm jakości (zarówno w przewozie osób, jak i towarów) oraz ustanowienie wymogów dotyczących infrastruktury (w szczególności w obszarze interoperacyjności, bezpieczeństwa i ochrony), które zapewnią jakość, skuteczność i zrównoważoność usług transportowych (głównie obszar transportu kolejowego)</w:delText>
        </w:r>
        <w:r w:rsidRPr="0023505C" w:rsidDel="00AC4AE7">
          <w:rPr>
            <w:rFonts w:eastAsia="Times New Roman"/>
            <w:lang w:eastAsia="pl-PL"/>
          </w:rPr>
          <w:delText>–</w:delText>
        </w:r>
        <w:r w:rsidRPr="0023505C" w:rsidDel="00AC4AE7">
          <w:delText xml:space="preserve"> wskaźnik </w:delText>
        </w:r>
        <w:commentRangeStart w:id="2718"/>
        <w:r w:rsidRPr="0023505C" w:rsidDel="00AC4AE7">
          <w:delText>Udział projektów w ujęciu ilościowym i wartościowym;</w:delText>
        </w:r>
        <w:commentRangeEnd w:id="2718"/>
        <w:r w:rsidR="00630EB1" w:rsidDel="00AC4AE7">
          <w:rPr>
            <w:rStyle w:val="Odwoaniedokomentarza"/>
          </w:rPr>
          <w:commentReference w:id="2718"/>
        </w:r>
      </w:del>
    </w:p>
    <w:p w14:paraId="07BDD151" w14:textId="6779CA8B" w:rsidR="001D0179" w:rsidRPr="0023505C" w:rsidDel="00AC4AE7" w:rsidRDefault="001D0179" w:rsidP="00AC4AE7">
      <w:pPr>
        <w:rPr>
          <w:del w:id="2719" w:author="Jarema Piekutowski" w:date="2022-09-08T08:48:00Z"/>
        </w:rPr>
        <w:pPrChange w:id="2720" w:author="Jarema Piekutowski" w:date="2022-09-08T08:48:00Z">
          <w:pPr>
            <w:pStyle w:val="Akapitzlist"/>
            <w:numPr>
              <w:numId w:val="10"/>
            </w:numPr>
            <w:ind w:hanging="360"/>
          </w:pPr>
        </w:pPrChange>
      </w:pPr>
      <w:del w:id="2721" w:author="Jarema Piekutowski" w:date="2022-09-08T08:48:00Z">
        <w:r w:rsidRPr="0023505C" w:rsidDel="00AC4AE7">
          <w:delText xml:space="preserve">poprawę dostępności dla osób starszych, osób o ograniczonej sprawności ruchowej i pasażerów z niepełnosprawnością (głównie obszar transportu kolejowego) – wskaźnik </w:delText>
        </w:r>
        <w:commentRangeStart w:id="2722"/>
        <w:r w:rsidRPr="0023505C" w:rsidDel="00AC4AE7">
          <w:delText xml:space="preserve">Udział ilościowy i wartościowy projektów wdrażających przedmiotowe rozwiązania. </w:delText>
        </w:r>
        <w:commentRangeEnd w:id="2722"/>
        <w:r w:rsidR="00630EB1" w:rsidDel="00AC4AE7">
          <w:rPr>
            <w:rStyle w:val="Odwoaniedokomentarza"/>
          </w:rPr>
          <w:commentReference w:id="2722"/>
        </w:r>
      </w:del>
    </w:p>
    <w:p w14:paraId="4BFE47AE" w14:textId="0D48D97C" w:rsidR="001D0179" w:rsidRPr="00E277E1" w:rsidDel="00AC4AE7" w:rsidRDefault="001D0179" w:rsidP="00AC4AE7">
      <w:pPr>
        <w:rPr>
          <w:del w:id="2723" w:author="Jarema Piekutowski" w:date="2022-09-08T08:48:00Z"/>
          <w:rFonts w:eastAsia="Times New Roman"/>
          <w:lang w:eastAsia="pl-PL"/>
        </w:rPr>
        <w:pPrChange w:id="2724" w:author="Jarema Piekutowski" w:date="2022-09-08T08:48:00Z">
          <w:pPr>
            <w:pStyle w:val="Nagwek3"/>
          </w:pPr>
        </w:pPrChange>
      </w:pPr>
      <w:bookmarkStart w:id="2725" w:name="_Toc104989683"/>
      <w:bookmarkStart w:id="2726" w:name="_Toc112688993"/>
      <w:del w:id="2727" w:author="Jarema Piekutowski" w:date="2022-09-08T08:48:00Z">
        <w:r w:rsidRPr="0023505C" w:rsidDel="00AC4AE7">
          <w:rPr>
            <w:rFonts w:eastAsia="Times New Roman"/>
            <w:lang w:eastAsia="pl-PL"/>
          </w:rPr>
          <w:delText>Opis metod badawczych wykorzystywanych do oceny europejskiej wartości dodanej</w:delText>
        </w:r>
        <w:bookmarkEnd w:id="2725"/>
        <w:bookmarkEnd w:id="2726"/>
      </w:del>
    </w:p>
    <w:p w14:paraId="7510C41C" w14:textId="37591211" w:rsidR="001D0179" w:rsidRPr="0023505C" w:rsidDel="00AC4AE7" w:rsidRDefault="001D0179" w:rsidP="00AC4AE7">
      <w:pPr>
        <w:rPr>
          <w:del w:id="2728" w:author="Jarema Piekutowski" w:date="2022-09-08T08:48:00Z"/>
          <w:lang w:eastAsia="pl-PL"/>
        </w:rPr>
        <w:pPrChange w:id="2729" w:author="Jarema Piekutowski" w:date="2022-09-08T08:48:00Z">
          <w:pPr/>
        </w:pPrChange>
      </w:pPr>
      <w:del w:id="2730" w:author="Jarema Piekutowski" w:date="2022-09-08T08:48:00Z">
        <w:r w:rsidRPr="0023505C" w:rsidDel="00AC4AE7">
          <w:rPr>
            <w:lang w:eastAsia="pl-PL"/>
          </w:rPr>
          <w:delText>Zasada dodatkowości określona zostanie w trzech krokach.</w:delText>
        </w:r>
      </w:del>
    </w:p>
    <w:p w14:paraId="1F406793" w14:textId="7D67A86B" w:rsidR="001D0179" w:rsidRPr="0023505C" w:rsidDel="00AC4AE7" w:rsidRDefault="001D0179" w:rsidP="00AC4AE7">
      <w:pPr>
        <w:rPr>
          <w:del w:id="2731" w:author="Jarema Piekutowski" w:date="2022-09-08T08:48:00Z"/>
          <w:lang w:eastAsia="pl-PL"/>
        </w:rPr>
        <w:pPrChange w:id="2732" w:author="Jarema Piekutowski" w:date="2022-09-08T08:48:00Z">
          <w:pPr/>
        </w:pPrChange>
      </w:pPr>
      <w:del w:id="2733" w:author="Jarema Piekutowski" w:date="2022-09-08T08:48:00Z">
        <w:r w:rsidRPr="0023505C" w:rsidDel="00AC4AE7">
          <w:rPr>
            <w:lang w:eastAsia="pl-PL"/>
          </w:rPr>
          <w:delText xml:space="preserve">W pierwszej kolejności określony zostanie wkład finansowy publiczny i prywatny w ramach współfinansowania i dofinansowania realizowanych interwencji POPW.  </w:delText>
        </w:r>
      </w:del>
    </w:p>
    <w:p w14:paraId="04D2408E" w14:textId="50F9E2E5" w:rsidR="001D0179" w:rsidRPr="0023505C" w:rsidDel="00AC4AE7" w:rsidRDefault="001D0179" w:rsidP="00AC4AE7">
      <w:pPr>
        <w:rPr>
          <w:del w:id="2734" w:author="Jarema Piekutowski" w:date="2022-09-08T08:48:00Z"/>
          <w:lang w:eastAsia="pl-PL"/>
        </w:rPr>
        <w:pPrChange w:id="2735" w:author="Jarema Piekutowski" w:date="2022-09-08T08:48:00Z">
          <w:pPr/>
        </w:pPrChange>
      </w:pPr>
      <w:del w:id="2736" w:author="Jarema Piekutowski" w:date="2022-09-08T08:48:00Z">
        <w:r w:rsidRPr="0023505C" w:rsidDel="00AC4AE7">
          <w:rPr>
            <w:lang w:eastAsia="pl-PL"/>
          </w:rPr>
          <w:delText xml:space="preserve">Kolejny etap oceny zasady dodatkowości dotyczyć będzie oszacowania udziału środków krajowych w inwestycjach i interwencjach, realizujących cele poszczególnych Priorytetów Inwestycyjnych. Wykorzystane zostaną do tego elementy modelowania ekonometrycznego odnoszącego się do przyjętych w Programie wskaźników rezultatu strategicznego. W ramach analizy szeregów czasowych, wyodrębniony zostanie wpływ przepływów finansowych ze środków Polityki Spójności – również w innych programach krajowych i regionalnych, wzięte pod uwagę zostaną jedynie nakłady własne samorządów i przedsiębiorstw oraz dotacje celowe z budżetu </w:delText>
        </w:r>
        <w:r w:rsidRPr="00A36E7B" w:rsidDel="00AC4AE7">
          <w:rPr>
            <w:lang w:eastAsia="pl-PL"/>
          </w:rPr>
          <w:delText xml:space="preserve">krajowego w danym obszarze. W przypadku PI 7b i 7d właściwe informacje znajdują się już w opracowaniu </w:delText>
        </w:r>
        <w:r w:rsidR="00A36E7B" w:rsidDel="00AC4AE7">
          <w:rPr>
            <w:lang w:eastAsia="pl-PL"/>
          </w:rPr>
          <w:delText xml:space="preserve">pn. </w:delText>
        </w:r>
        <w:r w:rsidRPr="00A36E7B" w:rsidDel="00AC4AE7">
          <w:rPr>
            <w:bCs/>
          </w:rPr>
          <w:delText>Oszacowanie oczekiwanych rezultatów interwencji za pomocą miar dostępności transportowej dostosowanych do potrzeb dokumentów strategicznych i operacyjnych perspektywy finansowej 2014-2020 (aktualizacja 2020/2021)</w:delText>
        </w:r>
        <w:r w:rsidRPr="00A36E7B" w:rsidDel="00AC4AE7">
          <w:rPr>
            <w:rStyle w:val="Odwoanieprzypisudolnego"/>
            <w:rFonts w:cstheme="minorHAnsi"/>
          </w:rPr>
          <w:delText xml:space="preserve"> </w:delText>
        </w:r>
        <w:r w:rsidRPr="00A36E7B" w:rsidDel="00AC4AE7">
          <w:delText xml:space="preserve">. </w:delText>
        </w:r>
        <w:r w:rsidRPr="00A36E7B" w:rsidDel="00AC4AE7">
          <w:rPr>
            <w:lang w:eastAsia="pl-PL"/>
          </w:rPr>
          <w:delText>Uzupełniającym źródłem informacji będą beneficjenci (badanie CAWI/CATI, badanie IDI), wskazujący na potencjał zrealizowania zaplanowanych inwestycji poza środkami unijnymi, co pozwoli na określenie jakościowe osiągniętego efektu dodatkowości.</w:delText>
        </w:r>
        <w:r w:rsidRPr="0023505C" w:rsidDel="00AC4AE7">
          <w:rPr>
            <w:lang w:eastAsia="pl-PL"/>
          </w:rPr>
          <w:delText xml:space="preserve"> </w:delText>
        </w:r>
      </w:del>
    </w:p>
    <w:p w14:paraId="11034C60" w14:textId="6D65C488" w:rsidR="001D0179" w:rsidRPr="0023505C" w:rsidDel="00AC4AE7" w:rsidRDefault="001D0179" w:rsidP="00AC4AE7">
      <w:pPr>
        <w:rPr>
          <w:del w:id="2737" w:author="Jarema Piekutowski" w:date="2022-09-08T08:48:00Z"/>
          <w:lang w:eastAsia="pl-PL"/>
        </w:rPr>
        <w:pPrChange w:id="2738" w:author="Jarema Piekutowski" w:date="2022-09-08T08:48:00Z">
          <w:pPr/>
        </w:pPrChange>
      </w:pPr>
      <w:del w:id="2739" w:author="Jarema Piekutowski" w:date="2022-09-08T08:48:00Z">
        <w:r w:rsidRPr="0023505C" w:rsidDel="00AC4AE7">
          <w:rPr>
            <w:lang w:eastAsia="pl-PL"/>
          </w:rPr>
          <w:delText>Następnym aspektem oceny zasady dodatkowości będą zasady i wytyczne realizowania wsparcia w poszczególnych obszarach POPW. Istotną kwestią będzie analiza porównawcza wytycznych i zasad realizacji projektów z dokumentami i regulacjami krajowymi i regionalnymi regulującymi inwestycje ze środków krajowych. Oprócz analizy desk research w tym aspekcie oceny dodatkowości istotne będą też wywiady pogłębione z przedstawicielami instytucji POPW oraz panel ekspertów zewnętrznych.</w:delText>
        </w:r>
      </w:del>
    </w:p>
    <w:p w14:paraId="4695A89C" w14:textId="4A4C0B1F" w:rsidR="001D0179" w:rsidRPr="0023505C" w:rsidDel="00AC4AE7" w:rsidRDefault="001D0179" w:rsidP="00AC4AE7">
      <w:pPr>
        <w:rPr>
          <w:del w:id="2740" w:author="Jarema Piekutowski" w:date="2022-09-08T08:48:00Z"/>
          <w:lang w:eastAsia="pl-PL"/>
        </w:rPr>
        <w:pPrChange w:id="2741" w:author="Jarema Piekutowski" w:date="2022-09-08T08:48:00Z">
          <w:pPr/>
        </w:pPrChange>
      </w:pPr>
      <w:del w:id="2742" w:author="Jarema Piekutowski" w:date="2022-09-08T08:48:00Z">
        <w:r w:rsidRPr="0023505C" w:rsidDel="00AC4AE7">
          <w:rPr>
            <w:lang w:eastAsia="pl-PL"/>
          </w:rPr>
          <w:delText xml:space="preserve">Zasada komplementarności oceniona zostanie wieloaspektowo. W pierwszym kroku postępowania badawczego, oceniona zostanie komplementarność wsparcia POPW do wsparcia ze środków innych PO na terenie Polski Wschodniej. Użyteczne będą także </w:delText>
        </w:r>
        <w:commentRangeStart w:id="2743"/>
        <w:r w:rsidRPr="0023505C" w:rsidDel="00AC4AE7">
          <w:rPr>
            <w:lang w:eastAsia="pl-PL"/>
          </w:rPr>
          <w:delText xml:space="preserve">zapisy linii demarkacyjnej </w:delText>
        </w:r>
        <w:commentRangeEnd w:id="2743"/>
        <w:r w:rsidR="00465FFB" w:rsidDel="00AC4AE7">
          <w:rPr>
            <w:rStyle w:val="Odwoaniedokomentarza"/>
          </w:rPr>
          <w:commentReference w:id="2743"/>
        </w:r>
        <w:r w:rsidRPr="0023505C" w:rsidDel="00AC4AE7">
          <w:rPr>
            <w:lang w:eastAsia="pl-PL"/>
          </w:rPr>
          <w:delText xml:space="preserve">oraz wywiady z przedstawicielami instytucji Programu oraz panel ekspertów zewnętrznych. Na podstawie wskazanych metod badawczych oraz wywiadów z beneficjentami określony zostanie charakter i zakres wsparcia realizowanego poza środkami POPW, co pozwoli na określenie wartości dodanej Programu w ujęciu jakościowym. </w:delText>
        </w:r>
      </w:del>
    </w:p>
    <w:p w14:paraId="7672492D" w14:textId="3180B5F5" w:rsidR="001D0179" w:rsidRPr="0023505C" w:rsidDel="00AC4AE7" w:rsidRDefault="001D0179" w:rsidP="00AC4AE7">
      <w:pPr>
        <w:rPr>
          <w:del w:id="2744" w:author="Jarema Piekutowski" w:date="2022-09-08T08:48:00Z"/>
          <w:lang w:eastAsia="pl-PL"/>
        </w:rPr>
        <w:pPrChange w:id="2745" w:author="Jarema Piekutowski" w:date="2022-09-08T08:48:00Z">
          <w:pPr/>
        </w:pPrChange>
      </w:pPr>
      <w:del w:id="2746" w:author="Jarema Piekutowski" w:date="2022-09-08T08:48:00Z">
        <w:r w:rsidRPr="0023505C" w:rsidDel="00AC4AE7">
          <w:rPr>
            <w:lang w:eastAsia="pl-PL"/>
          </w:rPr>
          <w:delText xml:space="preserve">W dalszym toku postępowania badawczego – w oparciu o logikę interwencji i zakres realizowanych przedsięwzięć – </w:delText>
        </w:r>
        <w:commentRangeStart w:id="2747"/>
        <w:r w:rsidRPr="0023505C" w:rsidDel="00AC4AE7">
          <w:rPr>
            <w:lang w:eastAsia="pl-PL"/>
          </w:rPr>
          <w:delText xml:space="preserve">oceniona zostanie trafność i użyteczność wsparcia tematycznego (kryterium </w:delText>
        </w:r>
        <w:r w:rsidRPr="0023505C" w:rsidDel="00AC4AE7">
          <w:delText>(better thematic balance and focus)</w:delText>
        </w:r>
        <w:r w:rsidRPr="0023505C" w:rsidDel="00AC4AE7">
          <w:rPr>
            <w:lang w:eastAsia="pl-PL"/>
          </w:rPr>
          <w:delText>, również w odniesieniu do zdiagnozowanych deficytów i wyzwań Polski Wschodniej</w:delText>
        </w:r>
        <w:commentRangeEnd w:id="2747"/>
        <w:r w:rsidR="00AC213D" w:rsidDel="00AC4AE7">
          <w:rPr>
            <w:rStyle w:val="Odwoaniedokomentarza"/>
          </w:rPr>
          <w:commentReference w:id="2747"/>
        </w:r>
        <w:r w:rsidRPr="0023505C" w:rsidDel="00AC4AE7">
          <w:rPr>
            <w:lang w:eastAsia="pl-PL"/>
          </w:rPr>
          <w:delText xml:space="preserve">.  Oprócz analizy dokumentów programowych, projektowych i danych statystyki publicznej odnoszących się do poszczególnych obszarów wsparcia i poszczególnych województw oraz analizy logiki interwencji (TBE) istotny będzie komponent empiryczny – wywiady z przedstawicielami instytucji Programu oraz wyniki panelu z ekspertami zewnętrznymi. </w:delText>
        </w:r>
      </w:del>
    </w:p>
    <w:p w14:paraId="196E41C1" w14:textId="7E3C79CB" w:rsidR="001D0179" w:rsidRPr="0023505C" w:rsidDel="00AC4AE7" w:rsidRDefault="001D0179" w:rsidP="00AC4AE7">
      <w:pPr>
        <w:rPr>
          <w:del w:id="2748" w:author="Jarema Piekutowski" w:date="2022-09-08T08:48:00Z"/>
        </w:rPr>
        <w:pPrChange w:id="2749" w:author="Jarema Piekutowski" w:date="2022-09-08T08:48:00Z">
          <w:pPr/>
        </w:pPrChange>
      </w:pPr>
      <w:del w:id="2750" w:author="Jarema Piekutowski" w:date="2022-09-08T08:48:00Z">
        <w:r w:rsidRPr="0023505C" w:rsidDel="00AC4AE7">
          <w:rPr>
            <w:lang w:eastAsia="pl-PL"/>
          </w:rPr>
          <w:delText xml:space="preserve">Poniżej przedstawiono tabelaryczny opis pozostałych metod, które zostaną zastosowane przy ocenie Europejskiej Wartości Dodanej (EAV) </w:delText>
        </w:r>
        <w:commentRangeStart w:id="2751"/>
        <w:r w:rsidRPr="0023505C" w:rsidDel="00AC4AE7">
          <w:rPr>
            <w:u w:val="single"/>
            <w:lang w:eastAsia="pl-PL"/>
          </w:rPr>
          <w:delText>w aspekcie integracji europejskiej i osiągania celów UE.</w:delText>
        </w:r>
        <w:commentRangeEnd w:id="2751"/>
        <w:r w:rsidR="00AC213D" w:rsidDel="00AC4AE7">
          <w:rPr>
            <w:rStyle w:val="Odwoaniedokomentarza"/>
          </w:rPr>
          <w:commentReference w:id="2751"/>
        </w:r>
        <w:r w:rsidRPr="0023505C" w:rsidDel="00AC4AE7">
          <w:rPr>
            <w:lang w:eastAsia="pl-PL"/>
          </w:rPr>
          <w:delText xml:space="preserve"> Należy w tym miejscu dodać, iż horyzontalna metodą w tym aspekcie będą analizy porównawcze z programami europejskimi o ponadregionalnym charakterze w celu określenia użyteczności, skuteczności i trafności wsparcia.</w:delText>
        </w:r>
        <w:r w:rsidRPr="0023505C" w:rsidDel="00AC4AE7">
          <w:delText xml:space="preserve"> </w:delText>
        </w:r>
        <w:r w:rsidRPr="0023505C" w:rsidDel="00AC4AE7">
          <w:rPr>
            <w:lang w:eastAsia="pl-PL"/>
          </w:rPr>
          <w:delText xml:space="preserve">W dalszym toku postępowania badawczego – w oparciu o logikę interwencji i zakres realizowanych przedsięwzięć – oceniona zostanie trafność i użyteczność wsparcia tematycznego, również w odniesieniu do zdiagnozowanych deficytów i wyzwań Polski Wschodniej.  Wykorzystane w tym celu zostaną dostępne badania ewaluacyjne, np. przytaczany wyżej raport </w:delText>
        </w:r>
        <w:r w:rsidRPr="0023505C" w:rsidDel="00AC4AE7">
          <w:delText xml:space="preserve">COMMISSION STAFF WORKING DOCUMENT EVALUATION of the 2013 Urban Mobility Package, czy też raporty Europejskiego Trybunału Obrachunkowego. Kolejną horyzontalną metodą nieujętą w poniższej tabeli są panele ekspertów, podczas których zaprezentowane zostaną wyniki badania. Przyjmujemy, iż w wyniku paneli zweryfikowane zostaną wnioski i rekomendacje dotyczące wzmacniania EAV w perspektywie 2021-2027. </w:delText>
        </w:r>
      </w:del>
    </w:p>
    <w:p w14:paraId="35DD4D13" w14:textId="5D575255" w:rsidR="001D0179" w:rsidRPr="0023505C" w:rsidDel="00AC4AE7" w:rsidRDefault="001D0179" w:rsidP="00AC4AE7">
      <w:pPr>
        <w:rPr>
          <w:del w:id="2752" w:author="Jarema Piekutowski" w:date="2022-09-08T08:48:00Z"/>
        </w:rPr>
        <w:pPrChange w:id="2753" w:author="Jarema Piekutowski" w:date="2022-09-08T08:48:00Z">
          <w:pPr/>
        </w:pPrChange>
      </w:pPr>
      <w:del w:id="2754" w:author="Jarema Piekutowski" w:date="2022-09-08T08:48:00Z">
        <w:r w:rsidRPr="0023505C" w:rsidDel="00AC4AE7">
          <w:delText>Przyjmujemy, iż podstawowymi metodami oceny Europejskiej Wartości Dodanej w zakresie integracji europejskiej i realizacji celów UE będzie analiza wybranych zapisów WoD i badanie beneficjentów. W celu jak najbardziej precyzyjnego określenia Europejskiej Wartości Dodanej EAV Wykonawca będzie dążył do pozyskania próby wniosków o dofinansowanie projektów (80% w Poddziałaniu 1.1.1, 20% do 30% wniosków w pozostałych Działaniach OP I  i 60% wniosków w każdym Działaniu OP III i OP IV). W przypadku gdy pozyskanie próby wniosków nie będzie możliwe, Wykonawca zwróci się do IZ POPW z prośbą o udostępnienie próbki wybranych pól wniosku z systemu SL. W przypadku gdy i takie rozwiązanie nie będzie możliwe, wnioskowanie (mniej precyzyjne) oparte zostanie o ogólnodostępne skrócone opisy projektów i badanie beneficjentów.</w:delText>
        </w:r>
      </w:del>
    </w:p>
    <w:p w14:paraId="05E2A214" w14:textId="79FE7013" w:rsidR="001D0179" w:rsidRPr="0023505C" w:rsidDel="00AC4AE7" w:rsidRDefault="001D0179" w:rsidP="00AC4AE7">
      <w:pPr>
        <w:rPr>
          <w:del w:id="2755" w:author="Jarema Piekutowski" w:date="2022-09-08T08:48:00Z"/>
        </w:rPr>
        <w:pPrChange w:id="2756" w:author="Jarema Piekutowski" w:date="2022-09-08T08:48:00Z">
          <w:pPr/>
        </w:pPrChange>
      </w:pPr>
    </w:p>
    <w:p w14:paraId="62709A60" w14:textId="311E8A01" w:rsidR="001D0179" w:rsidRPr="0023505C" w:rsidDel="00AC4AE7" w:rsidRDefault="001D0179" w:rsidP="00AC4AE7">
      <w:pPr>
        <w:rPr>
          <w:del w:id="2757" w:author="Jarema Piekutowski" w:date="2022-09-08T08:48:00Z"/>
          <w:lang w:eastAsia="pl-PL"/>
        </w:rPr>
        <w:sectPr w:rsidR="001D0179" w:rsidRPr="0023505C" w:rsidDel="00AC4AE7" w:rsidSect="00AC50F9">
          <w:footerReference w:type="default" r:id="rId55"/>
          <w:pgSz w:w="11906" w:h="16838"/>
          <w:pgMar w:top="1417" w:right="1417" w:bottom="1417" w:left="1417" w:header="708" w:footer="708" w:gutter="0"/>
          <w:cols w:space="708"/>
          <w:titlePg/>
          <w:docGrid w:linePitch="360"/>
        </w:sectPr>
        <w:pPrChange w:id="2758" w:author="Jarema Piekutowski" w:date="2022-09-08T08:48:00Z">
          <w:pPr/>
        </w:pPrChange>
      </w:pPr>
    </w:p>
    <w:p w14:paraId="14DF4F29" w14:textId="7BA12100" w:rsidR="001D0179" w:rsidRPr="0023505C" w:rsidDel="00AC4AE7" w:rsidRDefault="001D0179" w:rsidP="00AC4AE7">
      <w:pPr>
        <w:rPr>
          <w:del w:id="2759" w:author="Jarema Piekutowski" w:date="2022-09-08T08:48:00Z"/>
          <w:rStyle w:val="Wyrnienieintensywne"/>
          <w:rFonts w:cstheme="minorHAnsi"/>
        </w:rPr>
        <w:pPrChange w:id="2760" w:author="Jarema Piekutowski" w:date="2022-09-08T08:48:00Z">
          <w:pPr/>
        </w:pPrChange>
      </w:pPr>
    </w:p>
    <w:p w14:paraId="55EC9C27" w14:textId="2586EFDC" w:rsidR="001D0179" w:rsidRPr="00660A7D" w:rsidDel="00AC4AE7" w:rsidRDefault="001D0179" w:rsidP="00AC4AE7">
      <w:pPr>
        <w:rPr>
          <w:del w:id="2761" w:author="Jarema Piekutowski" w:date="2022-09-08T08:48:00Z"/>
          <w:i/>
        </w:rPr>
        <w:pPrChange w:id="2762" w:author="Jarema Piekutowski" w:date="2022-09-08T08:48:00Z">
          <w:pPr>
            <w:pStyle w:val="Legenda"/>
          </w:pPr>
        </w:pPrChange>
      </w:pPr>
      <w:bookmarkStart w:id="2763" w:name="_Toc112692636"/>
      <w:del w:id="2764" w:author="Jarema Piekutowski" w:date="2022-09-08T08:48:00Z">
        <w:r w:rsidRPr="00660A7D" w:rsidDel="00AC4AE7">
          <w:delText xml:space="preserve">Tabela </w:delText>
        </w:r>
        <w:r w:rsidR="00000000" w:rsidDel="00AC4AE7">
          <w:fldChar w:fldCharType="begin"/>
        </w:r>
        <w:r w:rsidR="00000000" w:rsidDel="00AC4AE7">
          <w:delInstrText xml:space="preserve"> SEQ Tabela \* ARABIC </w:delInstrText>
        </w:r>
        <w:r w:rsidR="00000000" w:rsidDel="00AC4AE7">
          <w:fldChar w:fldCharType="separate"/>
        </w:r>
        <w:r w:rsidR="004E29DA" w:rsidDel="00AC4AE7">
          <w:rPr>
            <w:noProof/>
          </w:rPr>
          <w:delText>19</w:delText>
        </w:r>
        <w:r w:rsidR="00000000" w:rsidDel="00AC4AE7">
          <w:rPr>
            <w:noProof/>
          </w:rPr>
          <w:fldChar w:fldCharType="end"/>
        </w:r>
        <w:r w:rsidRPr="00660A7D" w:rsidDel="00AC4AE7">
          <w:delText xml:space="preserve"> Opis metod badawczych planowanych do zastosowania w ramach </w:delText>
        </w:r>
        <w:commentRangeStart w:id="2765"/>
        <w:r w:rsidRPr="00660A7D" w:rsidDel="00AC4AE7">
          <w:delText xml:space="preserve">oceny EAV </w:delText>
        </w:r>
        <w:commentRangeEnd w:id="2765"/>
        <w:r w:rsidR="00FB7CBC" w:rsidDel="00AC4AE7">
          <w:rPr>
            <w:rStyle w:val="Odwoaniedokomentarza"/>
          </w:rPr>
          <w:commentReference w:id="2765"/>
        </w:r>
        <w:r w:rsidRPr="00660A7D" w:rsidDel="00AC4AE7">
          <w:delText>w zakresie integracji europejskiej i osiągania celów UE</w:delText>
        </w:r>
        <w:bookmarkEnd w:id="2763"/>
      </w:del>
    </w:p>
    <w:tbl>
      <w:tblPr>
        <w:tblStyle w:val="Tabelasiatki4akcent1"/>
        <w:tblW w:w="14170" w:type="dxa"/>
        <w:tblLook w:val="04A0" w:firstRow="1" w:lastRow="0" w:firstColumn="1" w:lastColumn="0" w:noHBand="0" w:noVBand="1"/>
      </w:tblPr>
      <w:tblGrid>
        <w:gridCol w:w="4707"/>
        <w:gridCol w:w="2591"/>
        <w:gridCol w:w="2271"/>
        <w:gridCol w:w="4601"/>
      </w:tblGrid>
      <w:tr w:rsidR="001D0179" w:rsidRPr="0023505C" w:rsidDel="00AC4AE7" w14:paraId="4105B4E3" w14:textId="21DACC31" w:rsidTr="00AC50F9">
        <w:trPr>
          <w:cnfStyle w:val="100000000000" w:firstRow="1" w:lastRow="0" w:firstColumn="0" w:lastColumn="0" w:oddVBand="0" w:evenVBand="0" w:oddHBand="0" w:evenHBand="0" w:firstRowFirstColumn="0" w:firstRowLastColumn="0" w:lastRowFirstColumn="0" w:lastRowLastColumn="0"/>
          <w:tblHeader/>
          <w:del w:id="2766" w:author="Jarema Piekutowski" w:date="2022-09-08T08:48:00Z"/>
        </w:trPr>
        <w:tc>
          <w:tcPr>
            <w:cnfStyle w:val="001000000000" w:firstRow="0" w:lastRow="0" w:firstColumn="1" w:lastColumn="0" w:oddVBand="0" w:evenVBand="0" w:oddHBand="0" w:evenHBand="0" w:firstRowFirstColumn="0" w:firstRowLastColumn="0" w:lastRowFirstColumn="0" w:lastRowLastColumn="0"/>
            <w:tcW w:w="4707" w:type="dxa"/>
          </w:tcPr>
          <w:p w14:paraId="712F7036" w14:textId="2BAFFBBE" w:rsidR="001D0179" w:rsidRPr="00267319" w:rsidDel="00AC4AE7" w:rsidRDefault="001D0179" w:rsidP="00AC4AE7">
            <w:pPr>
              <w:rPr>
                <w:del w:id="2767" w:author="Jarema Piekutowski" w:date="2022-09-08T08:48:00Z"/>
                <w:rFonts w:cstheme="minorHAnsi"/>
                <w:sz w:val="22"/>
                <w:szCs w:val="22"/>
              </w:rPr>
              <w:pPrChange w:id="2768" w:author="Jarema Piekutowski" w:date="2022-09-08T08:48:00Z">
                <w:pPr/>
              </w:pPrChange>
            </w:pPr>
            <w:del w:id="2769" w:author="Jarema Piekutowski" w:date="2022-09-08T08:48:00Z">
              <w:r w:rsidRPr="00267319" w:rsidDel="00AC4AE7">
                <w:rPr>
                  <w:rFonts w:cstheme="minorHAnsi"/>
                  <w:sz w:val="22"/>
                  <w:szCs w:val="22"/>
                </w:rPr>
                <w:delText>Obszar analizy/Czynnik EAV</w:delText>
              </w:r>
            </w:del>
          </w:p>
        </w:tc>
        <w:tc>
          <w:tcPr>
            <w:tcW w:w="2591" w:type="dxa"/>
          </w:tcPr>
          <w:p w14:paraId="43F0C4F9" w14:textId="0F732582" w:rsidR="001D0179" w:rsidRPr="00267319" w:rsidDel="00AC4AE7" w:rsidRDefault="001D0179" w:rsidP="00AC4AE7">
            <w:pPr>
              <w:cnfStyle w:val="100000000000" w:firstRow="1" w:lastRow="0" w:firstColumn="0" w:lastColumn="0" w:oddVBand="0" w:evenVBand="0" w:oddHBand="0" w:evenHBand="0" w:firstRowFirstColumn="0" w:firstRowLastColumn="0" w:lastRowFirstColumn="0" w:lastRowLastColumn="0"/>
              <w:rPr>
                <w:del w:id="2770" w:author="Jarema Piekutowski" w:date="2022-09-08T08:48:00Z"/>
                <w:rFonts w:cstheme="minorHAnsi"/>
                <w:sz w:val="22"/>
                <w:szCs w:val="22"/>
              </w:rPr>
              <w:pPrChange w:id="2771"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2772" w:author="Jarema Piekutowski" w:date="2022-09-08T08:48:00Z">
              <w:r w:rsidRPr="00267319" w:rsidDel="00AC4AE7">
                <w:rPr>
                  <w:rFonts w:cstheme="minorHAnsi"/>
                  <w:sz w:val="22"/>
                  <w:szCs w:val="22"/>
                </w:rPr>
                <w:delText>Źródła danych</w:delText>
              </w:r>
            </w:del>
          </w:p>
        </w:tc>
        <w:tc>
          <w:tcPr>
            <w:tcW w:w="2271" w:type="dxa"/>
          </w:tcPr>
          <w:p w14:paraId="06C159F4" w14:textId="7B8AEC61" w:rsidR="001D0179" w:rsidRPr="00267319" w:rsidDel="00AC4AE7" w:rsidRDefault="001D0179" w:rsidP="00AC4AE7">
            <w:pPr>
              <w:cnfStyle w:val="100000000000" w:firstRow="1" w:lastRow="0" w:firstColumn="0" w:lastColumn="0" w:oddVBand="0" w:evenVBand="0" w:oddHBand="0" w:evenHBand="0" w:firstRowFirstColumn="0" w:firstRowLastColumn="0" w:lastRowFirstColumn="0" w:lastRowLastColumn="0"/>
              <w:rPr>
                <w:del w:id="2773" w:author="Jarema Piekutowski" w:date="2022-09-08T08:48:00Z"/>
                <w:rFonts w:cstheme="minorHAnsi"/>
                <w:sz w:val="22"/>
                <w:szCs w:val="22"/>
              </w:rPr>
              <w:pPrChange w:id="2774"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2775" w:author="Jarema Piekutowski" w:date="2022-09-08T08:48:00Z">
              <w:r w:rsidRPr="00267319" w:rsidDel="00AC4AE7">
                <w:rPr>
                  <w:rFonts w:cstheme="minorHAnsi"/>
                  <w:sz w:val="22"/>
                  <w:szCs w:val="22"/>
                </w:rPr>
                <w:delText>Metody badawcze</w:delText>
              </w:r>
            </w:del>
          </w:p>
        </w:tc>
        <w:tc>
          <w:tcPr>
            <w:tcW w:w="4601" w:type="dxa"/>
          </w:tcPr>
          <w:p w14:paraId="42A4A2C8" w14:textId="2C6B0CE7" w:rsidR="001D0179" w:rsidRPr="00267319" w:rsidDel="00AC4AE7" w:rsidRDefault="001D0179" w:rsidP="00AC4AE7">
            <w:pPr>
              <w:cnfStyle w:val="100000000000" w:firstRow="1" w:lastRow="0" w:firstColumn="0" w:lastColumn="0" w:oddVBand="0" w:evenVBand="0" w:oddHBand="0" w:evenHBand="0" w:firstRowFirstColumn="0" w:firstRowLastColumn="0" w:lastRowFirstColumn="0" w:lastRowLastColumn="0"/>
              <w:rPr>
                <w:del w:id="2776" w:author="Jarema Piekutowski" w:date="2022-09-08T08:48:00Z"/>
                <w:rFonts w:cstheme="minorHAnsi"/>
                <w:sz w:val="22"/>
                <w:szCs w:val="22"/>
              </w:rPr>
              <w:pPrChange w:id="2777"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2778" w:author="Jarema Piekutowski" w:date="2022-09-08T08:48:00Z">
              <w:r w:rsidRPr="00267319" w:rsidDel="00AC4AE7">
                <w:rPr>
                  <w:rFonts w:cstheme="minorHAnsi"/>
                  <w:sz w:val="22"/>
                  <w:szCs w:val="22"/>
                </w:rPr>
                <w:delText>Opis metod badawczych</w:delText>
              </w:r>
            </w:del>
          </w:p>
        </w:tc>
      </w:tr>
      <w:tr w:rsidR="001D0179" w:rsidRPr="0023505C" w:rsidDel="00AC4AE7" w14:paraId="00321359" w14:textId="48AD49E9" w:rsidTr="00AC50F9">
        <w:trPr>
          <w:cnfStyle w:val="000000100000" w:firstRow="0" w:lastRow="0" w:firstColumn="0" w:lastColumn="0" w:oddVBand="0" w:evenVBand="0" w:oddHBand="1" w:evenHBand="0" w:firstRowFirstColumn="0" w:firstRowLastColumn="0" w:lastRowFirstColumn="0" w:lastRowLastColumn="0"/>
          <w:del w:id="2779" w:author="Jarema Piekutowski" w:date="2022-09-08T08:48:00Z"/>
        </w:trPr>
        <w:tc>
          <w:tcPr>
            <w:cnfStyle w:val="001000000000" w:firstRow="0" w:lastRow="0" w:firstColumn="1" w:lastColumn="0" w:oddVBand="0" w:evenVBand="0" w:oddHBand="0" w:evenHBand="0" w:firstRowFirstColumn="0" w:firstRowLastColumn="0" w:lastRowFirstColumn="0" w:lastRowLastColumn="0"/>
            <w:tcW w:w="14170" w:type="dxa"/>
            <w:gridSpan w:val="4"/>
          </w:tcPr>
          <w:p w14:paraId="12F94754" w14:textId="3EF1433D" w:rsidR="001D0179" w:rsidRPr="00267319" w:rsidDel="00AC4AE7" w:rsidRDefault="001D0179" w:rsidP="00AC4AE7">
            <w:pPr>
              <w:rPr>
                <w:del w:id="2780" w:author="Jarema Piekutowski" w:date="2022-09-08T08:48:00Z"/>
                <w:rFonts w:cstheme="minorHAnsi"/>
                <w:sz w:val="22"/>
                <w:szCs w:val="22"/>
              </w:rPr>
              <w:pPrChange w:id="2781" w:author="Jarema Piekutowski" w:date="2022-09-08T08:48:00Z">
                <w:pPr/>
              </w:pPrChange>
            </w:pPr>
            <w:del w:id="2782" w:author="Jarema Piekutowski" w:date="2022-09-08T08:48:00Z">
              <w:r w:rsidRPr="00267319" w:rsidDel="00AC4AE7">
                <w:rPr>
                  <w:rFonts w:cstheme="minorHAnsi"/>
                  <w:sz w:val="22"/>
                  <w:szCs w:val="22"/>
                </w:rPr>
                <w:delText>PI 3c – obszar innowacyjności przedsiębiorstw</w:delText>
              </w:r>
            </w:del>
          </w:p>
        </w:tc>
      </w:tr>
      <w:tr w:rsidR="001D0179" w:rsidRPr="0023505C" w:rsidDel="00AC4AE7" w14:paraId="71430C1D" w14:textId="7B7359AE" w:rsidTr="00AC50F9">
        <w:trPr>
          <w:del w:id="2783" w:author="Jarema Piekutowski" w:date="2022-09-08T08:48:00Z"/>
        </w:trPr>
        <w:tc>
          <w:tcPr>
            <w:cnfStyle w:val="001000000000" w:firstRow="0" w:lastRow="0" w:firstColumn="1" w:lastColumn="0" w:oddVBand="0" w:evenVBand="0" w:oddHBand="0" w:evenHBand="0" w:firstRowFirstColumn="0" w:firstRowLastColumn="0" w:lastRowFirstColumn="0" w:lastRowLastColumn="0"/>
            <w:tcW w:w="4707" w:type="dxa"/>
          </w:tcPr>
          <w:p w14:paraId="1C1CE8CB" w14:textId="7E0D3115" w:rsidR="001D0179" w:rsidRPr="00267319" w:rsidDel="00AC4AE7" w:rsidRDefault="001D0179" w:rsidP="00AC4AE7">
            <w:pPr>
              <w:rPr>
                <w:del w:id="2784" w:author="Jarema Piekutowski" w:date="2022-09-08T08:48:00Z"/>
                <w:rFonts w:eastAsia="Times New Roman" w:cstheme="minorHAnsi"/>
                <w:sz w:val="22"/>
                <w:szCs w:val="22"/>
                <w:lang w:eastAsia="pl-PL"/>
              </w:rPr>
              <w:pPrChange w:id="2785" w:author="Jarema Piekutowski" w:date="2022-09-08T08:48:00Z">
                <w:pPr/>
              </w:pPrChange>
            </w:pPr>
            <w:del w:id="2786" w:author="Jarema Piekutowski" w:date="2022-09-08T08:48:00Z">
              <w:r w:rsidRPr="00267319" w:rsidDel="00AC4AE7">
                <w:rPr>
                  <w:rFonts w:eastAsia="Times New Roman" w:cstheme="minorHAnsi"/>
                  <w:sz w:val="22"/>
                  <w:szCs w:val="22"/>
                  <w:lang w:eastAsia="pl-PL"/>
                </w:rPr>
                <w:delText xml:space="preserve">Szacunkowy udział kosztów środków trwałych, </w:delText>
              </w:r>
              <w:r w:rsidRPr="00267319" w:rsidDel="00AC4AE7">
                <w:rPr>
                  <w:rStyle w:val="markedcontent"/>
                  <w:rFonts w:cstheme="minorHAnsi"/>
                  <w:sz w:val="22"/>
                  <w:szCs w:val="22"/>
                </w:rPr>
                <w:delText>surowców lub materiałów, wartości niematerialnych i prawnych w formie patentów, licencji, know-how, nieopatentowanej wiedzy technicznej, pochodzących z innych krajów UE, zakupionych w ramach realizowanych interwencji</w:delText>
              </w:r>
            </w:del>
          </w:p>
          <w:p w14:paraId="1C1B74B7" w14:textId="5B20F7DA" w:rsidR="001D0179" w:rsidRPr="00267319" w:rsidDel="00AC4AE7" w:rsidRDefault="001D0179" w:rsidP="00AC4AE7">
            <w:pPr>
              <w:rPr>
                <w:del w:id="2787" w:author="Jarema Piekutowski" w:date="2022-09-08T08:48:00Z"/>
                <w:rFonts w:cstheme="minorHAnsi"/>
                <w:sz w:val="22"/>
                <w:szCs w:val="22"/>
              </w:rPr>
              <w:pPrChange w:id="2788" w:author="Jarema Piekutowski" w:date="2022-09-08T08:48:00Z">
                <w:pPr/>
              </w:pPrChange>
            </w:pPr>
          </w:p>
        </w:tc>
        <w:tc>
          <w:tcPr>
            <w:tcW w:w="2591" w:type="dxa"/>
          </w:tcPr>
          <w:p w14:paraId="64593E7C" w14:textId="369D3321"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789" w:author="Jarema Piekutowski" w:date="2022-09-08T08:48:00Z"/>
                <w:rFonts w:cstheme="minorHAnsi"/>
                <w:sz w:val="22"/>
                <w:szCs w:val="22"/>
              </w:rPr>
              <w:pPrChange w:id="2790"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commentRangeStart w:id="2791"/>
            <w:del w:id="2792" w:author="Jarema Piekutowski" w:date="2022-09-08T08:48:00Z">
              <w:r w:rsidRPr="00267319" w:rsidDel="00AC4AE7">
                <w:rPr>
                  <w:rFonts w:cstheme="minorHAnsi"/>
                  <w:sz w:val="22"/>
                  <w:szCs w:val="22"/>
                </w:rPr>
                <w:delText>Elementy WoD</w:delText>
              </w:r>
              <w:commentRangeEnd w:id="2791"/>
              <w:r w:rsidR="00FB7CBC" w:rsidDel="00AC4AE7">
                <w:rPr>
                  <w:rStyle w:val="Odwoaniedokomentarza"/>
                </w:rPr>
                <w:commentReference w:id="2791"/>
              </w:r>
            </w:del>
          </w:p>
          <w:p w14:paraId="171522D7" w14:textId="0EFC61AB" w:rsidR="003172E4" w:rsidRPr="00267319" w:rsidDel="00AC4AE7" w:rsidRDefault="003172E4" w:rsidP="00AC4AE7">
            <w:pPr>
              <w:cnfStyle w:val="000000000000" w:firstRow="0" w:lastRow="0" w:firstColumn="0" w:lastColumn="0" w:oddVBand="0" w:evenVBand="0" w:oddHBand="0" w:evenHBand="0" w:firstRowFirstColumn="0" w:firstRowLastColumn="0" w:lastRowFirstColumn="0" w:lastRowLastColumn="0"/>
              <w:rPr>
                <w:del w:id="2793" w:author="Jarema Piekutowski" w:date="2022-09-08T08:48:00Z"/>
                <w:rFonts w:cstheme="minorHAnsi"/>
                <w:sz w:val="22"/>
                <w:szCs w:val="22"/>
              </w:rPr>
              <w:pPrChange w:id="279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795" w:author="Jarema Piekutowski" w:date="2022-09-08T08:48:00Z">
              <w:r w:rsidRPr="00267319" w:rsidDel="00AC4AE7">
                <w:rPr>
                  <w:rFonts w:cstheme="minorHAnsi"/>
                  <w:sz w:val="22"/>
                  <w:szCs w:val="22"/>
                </w:rPr>
                <w:delText>Beneficjenci</w:delText>
              </w:r>
            </w:del>
          </w:p>
          <w:p w14:paraId="4EBF091E" w14:textId="033B9F36"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796" w:author="Jarema Piekutowski" w:date="2022-09-08T08:48:00Z"/>
                <w:rFonts w:cstheme="minorHAnsi"/>
                <w:sz w:val="22"/>
                <w:szCs w:val="22"/>
              </w:rPr>
              <w:pPrChange w:id="2797"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p>
          <w:p w14:paraId="11CD9739" w14:textId="2157960A"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798" w:author="Jarema Piekutowski" w:date="2022-09-08T08:48:00Z"/>
                <w:rFonts w:cstheme="minorHAnsi"/>
                <w:sz w:val="22"/>
                <w:szCs w:val="22"/>
              </w:rPr>
              <w:pPrChange w:id="2799"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p>
        </w:tc>
        <w:tc>
          <w:tcPr>
            <w:tcW w:w="2271" w:type="dxa"/>
          </w:tcPr>
          <w:p w14:paraId="172F1896" w14:textId="4C8AC521"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800" w:author="Jarema Piekutowski" w:date="2022-09-08T08:48:00Z"/>
                <w:rFonts w:cstheme="minorHAnsi"/>
                <w:sz w:val="22"/>
                <w:szCs w:val="22"/>
              </w:rPr>
              <w:pPrChange w:id="2801"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802" w:author="Jarema Piekutowski" w:date="2022-09-08T08:48:00Z">
              <w:r w:rsidRPr="00267319" w:rsidDel="00AC4AE7">
                <w:rPr>
                  <w:rFonts w:cstheme="minorHAnsi"/>
                  <w:sz w:val="22"/>
                  <w:szCs w:val="22"/>
                </w:rPr>
                <w:delText xml:space="preserve">Analiza desk research </w:delText>
              </w:r>
            </w:del>
          </w:p>
          <w:p w14:paraId="166352A4" w14:textId="1F0521D7" w:rsidR="003172E4" w:rsidRPr="00267319" w:rsidDel="00AC4AE7" w:rsidRDefault="003172E4" w:rsidP="00AC4AE7">
            <w:pPr>
              <w:cnfStyle w:val="000000000000" w:firstRow="0" w:lastRow="0" w:firstColumn="0" w:lastColumn="0" w:oddVBand="0" w:evenVBand="0" w:oddHBand="0" w:evenHBand="0" w:firstRowFirstColumn="0" w:firstRowLastColumn="0" w:lastRowFirstColumn="0" w:lastRowLastColumn="0"/>
              <w:rPr>
                <w:del w:id="2803" w:author="Jarema Piekutowski" w:date="2022-09-08T08:48:00Z"/>
                <w:rFonts w:cstheme="minorHAnsi"/>
                <w:sz w:val="22"/>
                <w:szCs w:val="22"/>
              </w:rPr>
              <w:pPrChange w:id="280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805" w:author="Jarema Piekutowski" w:date="2022-09-08T08:48:00Z">
              <w:r w:rsidRPr="00267319" w:rsidDel="00AC4AE7">
                <w:rPr>
                  <w:rFonts w:cstheme="minorHAnsi"/>
                  <w:sz w:val="22"/>
                  <w:szCs w:val="22"/>
                </w:rPr>
                <w:delText>Badanie CAWI/CATI z beneficjentami</w:delText>
              </w:r>
            </w:del>
          </w:p>
          <w:p w14:paraId="04CEF2C9" w14:textId="22F0038F"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806" w:author="Jarema Piekutowski" w:date="2022-09-08T08:48:00Z"/>
                <w:rFonts w:cstheme="minorHAnsi"/>
                <w:sz w:val="22"/>
                <w:szCs w:val="22"/>
              </w:rPr>
              <w:pPrChange w:id="2807"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p>
          <w:p w14:paraId="1244B6A7" w14:textId="6CC5563E"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808" w:author="Jarema Piekutowski" w:date="2022-09-08T08:48:00Z"/>
                <w:rFonts w:cstheme="minorHAnsi"/>
                <w:sz w:val="22"/>
                <w:szCs w:val="22"/>
              </w:rPr>
              <w:pPrChange w:id="2809"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p>
        </w:tc>
        <w:tc>
          <w:tcPr>
            <w:tcW w:w="4601" w:type="dxa"/>
          </w:tcPr>
          <w:p w14:paraId="711FEFE5" w14:textId="113A0F8D"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810" w:author="Jarema Piekutowski" w:date="2022-09-08T08:48:00Z"/>
                <w:rFonts w:cstheme="minorHAnsi"/>
                <w:sz w:val="22"/>
                <w:szCs w:val="22"/>
              </w:rPr>
              <w:pPrChange w:id="2811"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812" w:author="Jarema Piekutowski" w:date="2022-09-08T08:48:00Z">
              <w:r w:rsidRPr="00267319" w:rsidDel="00AC4AE7">
                <w:rPr>
                  <w:rFonts w:cstheme="minorHAnsi"/>
                  <w:sz w:val="22"/>
                  <w:szCs w:val="22"/>
                </w:rPr>
                <w:delText xml:space="preserve">Analiza desk research zostanie przeprowadzona w oparciu o narzędzie – matrycę projektów, w których odnotowany zostanie fakt zaplanowania takiego zakupu w WoD . </w:delText>
              </w:r>
              <w:r w:rsidR="00826BCF" w:rsidRPr="00267319" w:rsidDel="00AC4AE7">
                <w:rPr>
                  <w:rFonts w:cstheme="minorHAnsi"/>
                  <w:sz w:val="22"/>
                  <w:szCs w:val="22"/>
                </w:rPr>
                <w:delText>Badanie CAWI/CATI z beneficjentami  stanowić będzie uzupełniające źródło danych, z racji tego, że nie we wszystkich WoD może być podana przedmiotowa informaccja.</w:delText>
              </w:r>
            </w:del>
          </w:p>
        </w:tc>
      </w:tr>
      <w:tr w:rsidR="001D0179" w:rsidRPr="0023505C" w:rsidDel="00AC4AE7" w14:paraId="3A78B233" w14:textId="499706E5" w:rsidTr="00AC50F9">
        <w:trPr>
          <w:cnfStyle w:val="000000100000" w:firstRow="0" w:lastRow="0" w:firstColumn="0" w:lastColumn="0" w:oddVBand="0" w:evenVBand="0" w:oddHBand="1" w:evenHBand="0" w:firstRowFirstColumn="0" w:firstRowLastColumn="0" w:lastRowFirstColumn="0" w:lastRowLastColumn="0"/>
          <w:del w:id="2813" w:author="Jarema Piekutowski" w:date="2022-09-08T08:48:00Z"/>
        </w:trPr>
        <w:tc>
          <w:tcPr>
            <w:cnfStyle w:val="001000000000" w:firstRow="0" w:lastRow="0" w:firstColumn="1" w:lastColumn="0" w:oddVBand="0" w:evenVBand="0" w:oddHBand="0" w:evenHBand="0" w:firstRowFirstColumn="0" w:firstRowLastColumn="0" w:lastRowFirstColumn="0" w:lastRowLastColumn="0"/>
            <w:tcW w:w="4707" w:type="dxa"/>
          </w:tcPr>
          <w:p w14:paraId="3434B257" w14:textId="3ED74554" w:rsidR="001D0179" w:rsidRPr="00267319" w:rsidDel="00AC4AE7" w:rsidRDefault="001D0179" w:rsidP="00AC4AE7">
            <w:pPr>
              <w:rPr>
                <w:del w:id="2814" w:author="Jarema Piekutowski" w:date="2022-09-08T08:48:00Z"/>
                <w:rFonts w:cstheme="minorHAnsi"/>
                <w:sz w:val="22"/>
                <w:szCs w:val="22"/>
                <w:lang w:eastAsia="pl-PL"/>
              </w:rPr>
              <w:pPrChange w:id="2815" w:author="Jarema Piekutowski" w:date="2022-09-08T08:48:00Z">
                <w:pPr/>
              </w:pPrChange>
            </w:pPr>
            <w:del w:id="2816" w:author="Jarema Piekutowski" w:date="2022-09-08T08:48:00Z">
              <w:r w:rsidRPr="00267319" w:rsidDel="00AC4AE7">
                <w:rPr>
                  <w:rFonts w:cstheme="minorHAnsi"/>
                  <w:sz w:val="22"/>
                  <w:szCs w:val="22"/>
                  <w:lang w:eastAsia="pl-PL"/>
                </w:rPr>
                <w:delText>Liczba wprowadzonych innowacji międzynarodowych, udział wartości ich eksportu/eksportu wartości niematerialnych w ogóle eksportu</w:delText>
              </w:r>
            </w:del>
          </w:p>
          <w:p w14:paraId="64AA8C8B" w14:textId="638B6A80" w:rsidR="001D0179" w:rsidRPr="00267319" w:rsidDel="00AC4AE7" w:rsidRDefault="001D0179" w:rsidP="00AC4AE7">
            <w:pPr>
              <w:rPr>
                <w:del w:id="2817" w:author="Jarema Piekutowski" w:date="2022-09-08T08:48:00Z"/>
                <w:rFonts w:cstheme="minorHAnsi"/>
                <w:sz w:val="22"/>
                <w:szCs w:val="22"/>
              </w:rPr>
              <w:pPrChange w:id="2818" w:author="Jarema Piekutowski" w:date="2022-09-08T08:48:00Z">
                <w:pPr/>
              </w:pPrChange>
            </w:pPr>
          </w:p>
        </w:tc>
        <w:tc>
          <w:tcPr>
            <w:tcW w:w="2591" w:type="dxa"/>
          </w:tcPr>
          <w:p w14:paraId="7DDEA1A2" w14:textId="64DE23AB"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19" w:author="Jarema Piekutowski" w:date="2022-09-08T08:48:00Z"/>
                <w:rFonts w:cstheme="minorHAnsi"/>
                <w:sz w:val="22"/>
                <w:szCs w:val="22"/>
              </w:rPr>
              <w:pPrChange w:id="2820"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21" w:author="Jarema Piekutowski" w:date="2022-09-08T08:48:00Z">
              <w:r w:rsidRPr="00267319" w:rsidDel="00AC4AE7">
                <w:rPr>
                  <w:rFonts w:cstheme="minorHAnsi"/>
                  <w:sz w:val="22"/>
                  <w:szCs w:val="22"/>
                </w:rPr>
                <w:delText>Elementy WoD</w:delText>
              </w:r>
            </w:del>
          </w:p>
          <w:p w14:paraId="60EBCEB1" w14:textId="0183EF74"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22" w:author="Jarema Piekutowski" w:date="2022-09-08T08:48:00Z"/>
                <w:rFonts w:cstheme="minorHAnsi"/>
                <w:sz w:val="22"/>
                <w:szCs w:val="22"/>
              </w:rPr>
              <w:pPrChange w:id="2823"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24" w:author="Jarema Piekutowski" w:date="2022-09-08T08:48:00Z">
              <w:r w:rsidRPr="00267319" w:rsidDel="00AC4AE7">
                <w:rPr>
                  <w:rFonts w:cstheme="minorHAnsi"/>
                  <w:sz w:val="22"/>
                  <w:szCs w:val="22"/>
                </w:rPr>
                <w:delText>Beneficjenci</w:delText>
              </w:r>
            </w:del>
          </w:p>
        </w:tc>
        <w:tc>
          <w:tcPr>
            <w:tcW w:w="2271" w:type="dxa"/>
          </w:tcPr>
          <w:p w14:paraId="51654C78" w14:textId="521AAB06"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25" w:author="Jarema Piekutowski" w:date="2022-09-08T08:48:00Z"/>
                <w:rFonts w:cstheme="minorHAnsi"/>
                <w:sz w:val="22"/>
                <w:szCs w:val="22"/>
              </w:rPr>
              <w:pPrChange w:id="2826"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27" w:author="Jarema Piekutowski" w:date="2022-09-08T08:48:00Z">
              <w:r w:rsidRPr="00267319" w:rsidDel="00AC4AE7">
                <w:rPr>
                  <w:rFonts w:cstheme="minorHAnsi"/>
                  <w:sz w:val="22"/>
                  <w:szCs w:val="22"/>
                </w:rPr>
                <w:delText>Analiza desk research</w:delText>
              </w:r>
            </w:del>
          </w:p>
          <w:p w14:paraId="36336E36" w14:textId="3698EA88"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28" w:author="Jarema Piekutowski" w:date="2022-09-08T08:48:00Z"/>
                <w:rFonts w:cstheme="minorHAnsi"/>
                <w:sz w:val="22"/>
                <w:szCs w:val="22"/>
              </w:rPr>
              <w:pPrChange w:id="2829"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30" w:author="Jarema Piekutowski" w:date="2022-09-08T08:48:00Z">
              <w:r w:rsidRPr="00267319" w:rsidDel="00AC4AE7">
                <w:rPr>
                  <w:rFonts w:cstheme="minorHAnsi"/>
                  <w:sz w:val="22"/>
                  <w:szCs w:val="22"/>
                </w:rPr>
                <w:delText>Badanie CAWI/CATI z beneficjentami</w:delText>
              </w:r>
            </w:del>
          </w:p>
        </w:tc>
        <w:tc>
          <w:tcPr>
            <w:tcW w:w="4601" w:type="dxa"/>
          </w:tcPr>
          <w:p w14:paraId="6E17E68E" w14:textId="3C1B9E50"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31" w:author="Jarema Piekutowski" w:date="2022-09-08T08:48:00Z"/>
                <w:rFonts w:cstheme="minorHAnsi"/>
                <w:sz w:val="22"/>
                <w:szCs w:val="22"/>
              </w:rPr>
              <w:pPrChange w:id="283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33" w:author="Jarema Piekutowski" w:date="2022-09-08T08:48:00Z">
              <w:r w:rsidRPr="00267319" w:rsidDel="00AC4AE7">
                <w:rPr>
                  <w:rFonts w:cstheme="minorHAnsi"/>
                  <w:sz w:val="22"/>
                  <w:szCs w:val="22"/>
                </w:rPr>
                <w:delText xml:space="preserve">Analiza WoD umożliwi identyfikację liczby i wartości zaplanowanych innowacji na skalę międzynarodową. Wykorzystane zostanie narzędzie – matryca projektów. </w:delText>
              </w:r>
            </w:del>
          </w:p>
          <w:p w14:paraId="25F4C6BB" w14:textId="36FAABA1"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34" w:author="Jarema Piekutowski" w:date="2022-09-08T08:48:00Z"/>
                <w:rFonts w:cstheme="minorHAnsi"/>
                <w:sz w:val="22"/>
                <w:szCs w:val="22"/>
              </w:rPr>
              <w:pPrChange w:id="283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36" w:author="Jarema Piekutowski" w:date="2022-09-08T08:48:00Z">
              <w:r w:rsidRPr="00267319" w:rsidDel="00AC4AE7">
                <w:rPr>
                  <w:rFonts w:cstheme="minorHAnsi"/>
                  <w:sz w:val="22"/>
                  <w:szCs w:val="22"/>
                </w:rPr>
                <w:delText>Badanie CAWI/CATI dostarczy alternatywnych szacunkowych informacji w przypadku braku dostępu do WoD oraz informacji dotyczących przypadków eksportu innowacji, jej udziału w wartości eksportu przedsiębiorstwa.</w:delText>
              </w:r>
            </w:del>
          </w:p>
        </w:tc>
      </w:tr>
      <w:tr w:rsidR="001D0179" w:rsidRPr="0023505C" w:rsidDel="00AC4AE7" w14:paraId="233B388D" w14:textId="223F3A70" w:rsidTr="00AC50F9">
        <w:trPr>
          <w:del w:id="2837" w:author="Jarema Piekutowski" w:date="2022-09-08T08:48:00Z"/>
        </w:trPr>
        <w:tc>
          <w:tcPr>
            <w:cnfStyle w:val="001000000000" w:firstRow="0" w:lastRow="0" w:firstColumn="1" w:lastColumn="0" w:oddVBand="0" w:evenVBand="0" w:oddHBand="0" w:evenHBand="0" w:firstRowFirstColumn="0" w:firstRowLastColumn="0" w:lastRowFirstColumn="0" w:lastRowLastColumn="0"/>
            <w:tcW w:w="4707" w:type="dxa"/>
          </w:tcPr>
          <w:p w14:paraId="43592632" w14:textId="3D2CB2B9" w:rsidR="001D0179" w:rsidRPr="00267319" w:rsidDel="00AC4AE7" w:rsidRDefault="001D0179" w:rsidP="00AC4AE7">
            <w:pPr>
              <w:rPr>
                <w:del w:id="2838" w:author="Jarema Piekutowski" w:date="2022-09-08T08:48:00Z"/>
                <w:rFonts w:cstheme="minorHAnsi"/>
                <w:sz w:val="22"/>
                <w:szCs w:val="22"/>
                <w:lang w:eastAsia="pl-PL"/>
              </w:rPr>
              <w:pPrChange w:id="2839" w:author="Jarema Piekutowski" w:date="2022-09-08T08:48:00Z">
                <w:pPr/>
              </w:pPrChange>
            </w:pPr>
            <w:del w:id="2840" w:author="Jarema Piekutowski" w:date="2022-09-08T08:48:00Z">
              <w:r w:rsidRPr="00267319" w:rsidDel="00AC4AE7">
                <w:rPr>
                  <w:rFonts w:cstheme="minorHAnsi"/>
                  <w:sz w:val="22"/>
                  <w:szCs w:val="22"/>
                  <w:lang w:eastAsia="pl-PL"/>
                </w:rPr>
                <w:delText>Wkład wsparcia w ochronę środowiska</w:delText>
              </w:r>
            </w:del>
          </w:p>
          <w:p w14:paraId="4E1B1392" w14:textId="76D1485B" w:rsidR="001D0179" w:rsidRPr="00267319" w:rsidDel="00AC4AE7" w:rsidRDefault="001D0179" w:rsidP="00AC4AE7">
            <w:pPr>
              <w:rPr>
                <w:del w:id="2841" w:author="Jarema Piekutowski" w:date="2022-09-08T08:48:00Z"/>
                <w:rFonts w:cstheme="minorHAnsi"/>
                <w:sz w:val="22"/>
                <w:szCs w:val="22"/>
              </w:rPr>
              <w:pPrChange w:id="2842" w:author="Jarema Piekutowski" w:date="2022-09-08T08:48:00Z">
                <w:pPr/>
              </w:pPrChange>
            </w:pPr>
          </w:p>
        </w:tc>
        <w:tc>
          <w:tcPr>
            <w:tcW w:w="2591" w:type="dxa"/>
          </w:tcPr>
          <w:p w14:paraId="7FCAA5D9" w14:textId="6DABCCDC"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843" w:author="Jarema Piekutowski" w:date="2022-09-08T08:48:00Z"/>
                <w:rFonts w:cstheme="minorHAnsi"/>
                <w:sz w:val="22"/>
                <w:szCs w:val="22"/>
              </w:rPr>
              <w:pPrChange w:id="284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845" w:author="Jarema Piekutowski" w:date="2022-09-08T08:48:00Z">
              <w:r w:rsidRPr="00267319" w:rsidDel="00AC4AE7">
                <w:rPr>
                  <w:rFonts w:cstheme="minorHAnsi"/>
                  <w:sz w:val="22"/>
                  <w:szCs w:val="22"/>
                </w:rPr>
                <w:delText>Elementy WoD</w:delText>
              </w:r>
            </w:del>
          </w:p>
          <w:p w14:paraId="1C495F8F" w14:textId="6F5C6C1A"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846" w:author="Jarema Piekutowski" w:date="2022-09-08T08:48:00Z"/>
                <w:rFonts w:cstheme="minorHAnsi"/>
                <w:sz w:val="22"/>
                <w:szCs w:val="22"/>
              </w:rPr>
              <w:pPrChange w:id="2847"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848" w:author="Jarema Piekutowski" w:date="2022-09-08T08:48:00Z">
              <w:r w:rsidRPr="00267319" w:rsidDel="00AC4AE7">
                <w:rPr>
                  <w:rFonts w:cstheme="minorHAnsi"/>
                  <w:sz w:val="22"/>
                  <w:szCs w:val="22"/>
                </w:rPr>
                <w:delText>Beneficjenci</w:delText>
              </w:r>
            </w:del>
          </w:p>
        </w:tc>
        <w:tc>
          <w:tcPr>
            <w:tcW w:w="2271" w:type="dxa"/>
          </w:tcPr>
          <w:p w14:paraId="45E3AFD0" w14:textId="2EF8CD0E"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849" w:author="Jarema Piekutowski" w:date="2022-09-08T08:48:00Z"/>
                <w:rFonts w:cstheme="minorHAnsi"/>
                <w:sz w:val="22"/>
                <w:szCs w:val="22"/>
              </w:rPr>
              <w:pPrChange w:id="2850"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851" w:author="Jarema Piekutowski" w:date="2022-09-08T08:48:00Z">
              <w:r w:rsidRPr="00267319" w:rsidDel="00AC4AE7">
                <w:rPr>
                  <w:rFonts w:cstheme="minorHAnsi"/>
                  <w:sz w:val="22"/>
                  <w:szCs w:val="22"/>
                </w:rPr>
                <w:delText>Analiza desk research</w:delText>
              </w:r>
            </w:del>
          </w:p>
          <w:p w14:paraId="4ADCA79D" w14:textId="7EAEB3D0"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852" w:author="Jarema Piekutowski" w:date="2022-09-08T08:48:00Z"/>
                <w:rFonts w:cstheme="minorHAnsi"/>
                <w:sz w:val="22"/>
                <w:szCs w:val="22"/>
              </w:rPr>
              <w:pPrChange w:id="2853"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854" w:author="Jarema Piekutowski" w:date="2022-09-08T08:48:00Z">
              <w:r w:rsidRPr="00267319" w:rsidDel="00AC4AE7">
                <w:rPr>
                  <w:rFonts w:cstheme="minorHAnsi"/>
                  <w:sz w:val="22"/>
                  <w:szCs w:val="22"/>
                </w:rPr>
                <w:delText>Badanie CAWI/CATI z beneficjentami</w:delText>
              </w:r>
            </w:del>
          </w:p>
        </w:tc>
        <w:tc>
          <w:tcPr>
            <w:tcW w:w="4601" w:type="dxa"/>
          </w:tcPr>
          <w:p w14:paraId="0E16FED7" w14:textId="2F8BD38B"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855" w:author="Jarema Piekutowski" w:date="2022-09-08T08:48:00Z"/>
                <w:rFonts w:cstheme="minorHAnsi"/>
                <w:sz w:val="22"/>
                <w:szCs w:val="22"/>
              </w:rPr>
              <w:pPrChange w:id="2856"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857" w:author="Jarema Piekutowski" w:date="2022-09-08T08:48:00Z">
              <w:r w:rsidRPr="00267319" w:rsidDel="00AC4AE7">
                <w:rPr>
                  <w:rFonts w:cstheme="minorHAnsi"/>
                  <w:sz w:val="22"/>
                  <w:szCs w:val="22"/>
                </w:rPr>
                <w:delText>Na podstawie analizy elementów WoD  (np. opisu innowacji) oszacowany zostanie ilościowy i wartościowy udział przedsiębiorstw wprowadzających innowacje wpływające korzystnie na jakość środowiska, ze względu na energooszczędność, niskoemisyjność itp. Zostanie do tego wykorzystane narzędzie – matryca projektów. Badanie beneficjentów dostarczy alternatywnych informacji szacunkowych dotyczących udziału takich innowacji (w przypadku braku dostępności WoD) oraz informacji uzupełniających.</w:delText>
              </w:r>
              <w:r w:rsidRPr="00267319" w:rsidDel="00AC4AE7">
                <w:rPr>
                  <w:rFonts w:eastAsia="Times New Roman" w:cstheme="minorHAnsi"/>
                  <w:sz w:val="22"/>
                  <w:szCs w:val="22"/>
                  <w:lang w:eastAsia="pl-PL"/>
                </w:rPr>
                <w:delText xml:space="preserve"> </w:delText>
              </w:r>
            </w:del>
          </w:p>
        </w:tc>
      </w:tr>
      <w:tr w:rsidR="001D0179" w:rsidRPr="0023505C" w:rsidDel="00AC4AE7" w14:paraId="69D6BE29" w14:textId="387D4626" w:rsidTr="00AC50F9">
        <w:trPr>
          <w:cnfStyle w:val="000000100000" w:firstRow="0" w:lastRow="0" w:firstColumn="0" w:lastColumn="0" w:oddVBand="0" w:evenVBand="0" w:oddHBand="1" w:evenHBand="0" w:firstRowFirstColumn="0" w:firstRowLastColumn="0" w:lastRowFirstColumn="0" w:lastRowLastColumn="0"/>
          <w:del w:id="2858" w:author="Jarema Piekutowski" w:date="2022-09-08T08:48:00Z"/>
        </w:trPr>
        <w:tc>
          <w:tcPr>
            <w:cnfStyle w:val="001000000000" w:firstRow="0" w:lastRow="0" w:firstColumn="1" w:lastColumn="0" w:oddVBand="0" w:evenVBand="0" w:oddHBand="0" w:evenHBand="0" w:firstRowFirstColumn="0" w:firstRowLastColumn="0" w:lastRowFirstColumn="0" w:lastRowLastColumn="0"/>
            <w:tcW w:w="4707" w:type="dxa"/>
          </w:tcPr>
          <w:p w14:paraId="31F546C6" w14:textId="39F29DA3" w:rsidR="001D0179" w:rsidRPr="00267319" w:rsidDel="00AC4AE7" w:rsidRDefault="001D0179" w:rsidP="00AC4AE7">
            <w:pPr>
              <w:rPr>
                <w:del w:id="2859" w:author="Jarema Piekutowski" w:date="2022-09-08T08:48:00Z"/>
                <w:rFonts w:cstheme="minorHAnsi"/>
                <w:sz w:val="22"/>
                <w:szCs w:val="22"/>
                <w:lang w:eastAsia="pl-PL"/>
              </w:rPr>
              <w:pPrChange w:id="2860" w:author="Jarema Piekutowski" w:date="2022-09-08T08:48:00Z">
                <w:pPr/>
              </w:pPrChange>
            </w:pPr>
            <w:del w:id="2861" w:author="Jarema Piekutowski" w:date="2022-09-08T08:48:00Z">
              <w:r w:rsidRPr="00267319" w:rsidDel="00AC4AE7">
                <w:rPr>
                  <w:rFonts w:cstheme="minorHAnsi"/>
                  <w:sz w:val="22"/>
                  <w:szCs w:val="22"/>
                  <w:lang w:eastAsia="pl-PL"/>
                </w:rPr>
                <w:delText>Wzrost powiązań kooperacyjnych w regionie, kraju i w skali UE, promocja innowacyjności</w:delText>
              </w:r>
            </w:del>
          </w:p>
          <w:p w14:paraId="29A8F3B2" w14:textId="2B964E2F" w:rsidR="001D0179" w:rsidRPr="00267319" w:rsidDel="00AC4AE7" w:rsidRDefault="001D0179" w:rsidP="00AC4AE7">
            <w:pPr>
              <w:rPr>
                <w:del w:id="2862" w:author="Jarema Piekutowski" w:date="2022-09-08T08:48:00Z"/>
                <w:rFonts w:cstheme="minorHAnsi"/>
                <w:sz w:val="22"/>
                <w:szCs w:val="22"/>
              </w:rPr>
              <w:pPrChange w:id="2863" w:author="Jarema Piekutowski" w:date="2022-09-08T08:48:00Z">
                <w:pPr/>
              </w:pPrChange>
            </w:pPr>
          </w:p>
        </w:tc>
        <w:tc>
          <w:tcPr>
            <w:tcW w:w="2591" w:type="dxa"/>
          </w:tcPr>
          <w:p w14:paraId="5199BE5E" w14:textId="43856699"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64" w:author="Jarema Piekutowski" w:date="2022-09-08T08:48:00Z"/>
                <w:rFonts w:cstheme="minorHAnsi"/>
                <w:sz w:val="22"/>
                <w:szCs w:val="22"/>
              </w:rPr>
              <w:pPrChange w:id="286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66" w:author="Jarema Piekutowski" w:date="2022-09-08T08:48:00Z">
              <w:r w:rsidRPr="00267319" w:rsidDel="00AC4AE7">
                <w:rPr>
                  <w:rFonts w:cstheme="minorHAnsi"/>
                  <w:sz w:val="22"/>
                  <w:szCs w:val="22"/>
                </w:rPr>
                <w:delText>Beneficjenci</w:delText>
              </w:r>
            </w:del>
          </w:p>
        </w:tc>
        <w:tc>
          <w:tcPr>
            <w:tcW w:w="2271" w:type="dxa"/>
          </w:tcPr>
          <w:p w14:paraId="1228F9A9" w14:textId="634C43E7"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67" w:author="Jarema Piekutowski" w:date="2022-09-08T08:48:00Z"/>
                <w:rFonts w:cstheme="minorHAnsi"/>
                <w:sz w:val="22"/>
                <w:szCs w:val="22"/>
              </w:rPr>
              <w:pPrChange w:id="286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69" w:author="Jarema Piekutowski" w:date="2022-09-08T08:48:00Z">
              <w:r w:rsidRPr="00267319" w:rsidDel="00AC4AE7">
                <w:rPr>
                  <w:rFonts w:cstheme="minorHAnsi"/>
                  <w:sz w:val="22"/>
                  <w:szCs w:val="22"/>
                </w:rPr>
                <w:delText>Badanie CAWI/CATI z beneficjentami</w:delText>
              </w:r>
            </w:del>
          </w:p>
        </w:tc>
        <w:tc>
          <w:tcPr>
            <w:tcW w:w="4601" w:type="dxa"/>
          </w:tcPr>
          <w:p w14:paraId="48FE963F" w14:textId="5788DC6E"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70" w:author="Jarema Piekutowski" w:date="2022-09-08T08:48:00Z"/>
                <w:rFonts w:cstheme="minorHAnsi"/>
                <w:sz w:val="22"/>
                <w:szCs w:val="22"/>
              </w:rPr>
              <w:pPrChange w:id="287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72" w:author="Jarema Piekutowski" w:date="2022-09-08T08:48:00Z">
              <w:r w:rsidRPr="00267319" w:rsidDel="00AC4AE7">
                <w:rPr>
                  <w:rFonts w:cstheme="minorHAnsi"/>
                  <w:sz w:val="22"/>
                  <w:szCs w:val="22"/>
                </w:rPr>
                <w:delText>Badanie beneficjentów dostarczy informacji dotyczących efektów mnożnikowych, np. wzrostu powiązań sieciowych po zakończeniu działań projektowych w wyniku wzmocnienia pozycji rynkowej oraz</w:delText>
              </w:r>
              <w:r w:rsidRPr="00267319" w:rsidDel="00AC4AE7">
                <w:rPr>
                  <w:rFonts w:eastAsia="Times New Roman" w:cstheme="minorHAnsi"/>
                  <w:sz w:val="22"/>
                  <w:szCs w:val="22"/>
                  <w:lang w:eastAsia="pl-PL"/>
                </w:rPr>
                <w:delText xml:space="preserve"> działań promujących innowacyjność.</w:delText>
              </w:r>
            </w:del>
          </w:p>
        </w:tc>
      </w:tr>
      <w:tr w:rsidR="001D0179" w:rsidRPr="0023505C" w:rsidDel="00AC4AE7" w14:paraId="29A72655" w14:textId="6348D85D" w:rsidTr="00AC50F9">
        <w:trPr>
          <w:del w:id="2873" w:author="Jarema Piekutowski" w:date="2022-09-08T08:48:00Z"/>
        </w:trPr>
        <w:tc>
          <w:tcPr>
            <w:cnfStyle w:val="001000000000" w:firstRow="0" w:lastRow="0" w:firstColumn="1" w:lastColumn="0" w:oddVBand="0" w:evenVBand="0" w:oddHBand="0" w:evenHBand="0" w:firstRowFirstColumn="0" w:firstRowLastColumn="0" w:lastRowFirstColumn="0" w:lastRowLastColumn="0"/>
            <w:tcW w:w="14170" w:type="dxa"/>
            <w:gridSpan w:val="4"/>
          </w:tcPr>
          <w:p w14:paraId="6E4A0B79" w14:textId="3EA88D7D" w:rsidR="001D0179" w:rsidRPr="00267319" w:rsidDel="00AC4AE7" w:rsidRDefault="001D0179" w:rsidP="00AC4AE7">
            <w:pPr>
              <w:rPr>
                <w:del w:id="2874" w:author="Jarema Piekutowski" w:date="2022-09-08T08:48:00Z"/>
                <w:rFonts w:cstheme="minorHAnsi"/>
                <w:sz w:val="22"/>
                <w:szCs w:val="22"/>
              </w:rPr>
              <w:pPrChange w:id="2875" w:author="Jarema Piekutowski" w:date="2022-09-08T08:48:00Z">
                <w:pPr/>
              </w:pPrChange>
            </w:pPr>
            <w:del w:id="2876" w:author="Jarema Piekutowski" w:date="2022-09-08T08:48:00Z">
              <w:r w:rsidRPr="00267319" w:rsidDel="00AC4AE7">
                <w:rPr>
                  <w:rFonts w:cstheme="minorHAnsi"/>
                  <w:sz w:val="22"/>
                  <w:szCs w:val="22"/>
                </w:rPr>
                <w:delText>PI 3b- obszar wsparcia internacjonalizacji przedsiębiorstw</w:delText>
              </w:r>
            </w:del>
          </w:p>
        </w:tc>
      </w:tr>
      <w:tr w:rsidR="001D0179" w:rsidRPr="0023505C" w:rsidDel="00AC4AE7" w14:paraId="572AFA7F" w14:textId="2971532A" w:rsidTr="00AC50F9">
        <w:trPr>
          <w:cnfStyle w:val="000000100000" w:firstRow="0" w:lastRow="0" w:firstColumn="0" w:lastColumn="0" w:oddVBand="0" w:evenVBand="0" w:oddHBand="1" w:evenHBand="0" w:firstRowFirstColumn="0" w:firstRowLastColumn="0" w:lastRowFirstColumn="0" w:lastRowLastColumn="0"/>
          <w:del w:id="2877" w:author="Jarema Piekutowski" w:date="2022-09-08T08:48:00Z"/>
        </w:trPr>
        <w:tc>
          <w:tcPr>
            <w:cnfStyle w:val="001000000000" w:firstRow="0" w:lastRow="0" w:firstColumn="1" w:lastColumn="0" w:oddVBand="0" w:evenVBand="0" w:oddHBand="0" w:evenHBand="0" w:firstRowFirstColumn="0" w:firstRowLastColumn="0" w:lastRowFirstColumn="0" w:lastRowLastColumn="0"/>
            <w:tcW w:w="4707" w:type="dxa"/>
          </w:tcPr>
          <w:p w14:paraId="0C764AA5" w14:textId="5325945D" w:rsidR="001D0179" w:rsidRPr="00267319" w:rsidDel="00AC4AE7" w:rsidRDefault="001D0179" w:rsidP="00AC4AE7">
            <w:pPr>
              <w:rPr>
                <w:del w:id="2878" w:author="Jarema Piekutowski" w:date="2022-09-08T08:48:00Z"/>
                <w:rFonts w:cstheme="minorHAnsi"/>
                <w:sz w:val="22"/>
                <w:szCs w:val="22"/>
              </w:rPr>
              <w:pPrChange w:id="2879" w:author="Jarema Piekutowski" w:date="2022-09-08T08:48:00Z">
                <w:pPr>
                  <w:pStyle w:val="Akapitzlist"/>
                  <w:numPr>
                    <w:numId w:val="6"/>
                  </w:numPr>
                  <w:ind w:hanging="360"/>
                </w:pPr>
              </w:pPrChange>
            </w:pPr>
            <w:del w:id="2880" w:author="Jarema Piekutowski" w:date="2022-09-08T08:48:00Z">
              <w:r w:rsidRPr="00267319" w:rsidDel="00AC4AE7">
                <w:rPr>
                  <w:rFonts w:cstheme="minorHAnsi"/>
                  <w:sz w:val="22"/>
                  <w:szCs w:val="22"/>
                </w:rPr>
                <w:delText>Wartość eksportu brutto</w:delText>
              </w:r>
            </w:del>
          </w:p>
          <w:p w14:paraId="311A6586" w14:textId="609203C3" w:rsidR="001D0179" w:rsidRPr="00267319" w:rsidDel="00AC4AE7" w:rsidRDefault="001D0179" w:rsidP="00AC4AE7">
            <w:pPr>
              <w:rPr>
                <w:del w:id="2881" w:author="Jarema Piekutowski" w:date="2022-09-08T08:48:00Z"/>
                <w:rFonts w:cstheme="minorHAnsi"/>
                <w:sz w:val="22"/>
                <w:szCs w:val="22"/>
              </w:rPr>
              <w:pPrChange w:id="2882" w:author="Jarema Piekutowski" w:date="2022-09-08T08:48:00Z">
                <w:pPr>
                  <w:pStyle w:val="Akapitzlist"/>
                  <w:numPr>
                    <w:numId w:val="6"/>
                  </w:numPr>
                  <w:ind w:hanging="360"/>
                </w:pPr>
              </w:pPrChange>
            </w:pPr>
            <w:del w:id="2883" w:author="Jarema Piekutowski" w:date="2022-09-08T08:48:00Z">
              <w:r w:rsidRPr="00267319" w:rsidDel="00AC4AE7">
                <w:rPr>
                  <w:rFonts w:cstheme="minorHAnsi"/>
                  <w:sz w:val="22"/>
                  <w:szCs w:val="22"/>
                </w:rPr>
                <w:delText>Udział eksportu brutto poza kraje UE</w:delText>
              </w:r>
            </w:del>
          </w:p>
          <w:p w14:paraId="5CB58764" w14:textId="5CA72E9F" w:rsidR="001D0179" w:rsidRPr="00267319" w:rsidDel="00AC4AE7" w:rsidRDefault="001D0179" w:rsidP="00AC4AE7">
            <w:pPr>
              <w:rPr>
                <w:del w:id="2884" w:author="Jarema Piekutowski" w:date="2022-09-08T08:48:00Z"/>
                <w:rFonts w:cstheme="minorHAnsi"/>
                <w:sz w:val="22"/>
                <w:szCs w:val="22"/>
                <w:lang w:eastAsia="pl-PL"/>
              </w:rPr>
              <w:pPrChange w:id="2885" w:author="Jarema Piekutowski" w:date="2022-09-08T08:48:00Z">
                <w:pPr>
                  <w:pStyle w:val="Akapitzlist"/>
                </w:pPr>
              </w:pPrChange>
            </w:pPr>
          </w:p>
        </w:tc>
        <w:tc>
          <w:tcPr>
            <w:tcW w:w="2591" w:type="dxa"/>
          </w:tcPr>
          <w:p w14:paraId="3B17ECA2" w14:textId="1A17A962"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86" w:author="Jarema Piekutowski" w:date="2022-09-08T08:48:00Z"/>
                <w:rFonts w:cstheme="minorHAnsi"/>
                <w:sz w:val="22"/>
                <w:szCs w:val="22"/>
              </w:rPr>
              <w:pPrChange w:id="2887"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88" w:author="Jarema Piekutowski" w:date="2022-09-08T08:48:00Z">
              <w:r w:rsidRPr="00267319" w:rsidDel="00AC4AE7">
                <w:rPr>
                  <w:rFonts w:cstheme="minorHAnsi"/>
                  <w:sz w:val="22"/>
                  <w:szCs w:val="22"/>
                </w:rPr>
                <w:delText xml:space="preserve">Elementy WoD (kierunki eksportu zaplanowane w modelu biznesowym, szacunkowa roczna wartość </w:delText>
              </w:r>
            </w:del>
          </w:p>
          <w:p w14:paraId="1FDDCC82" w14:textId="136052A9"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89" w:author="Jarema Piekutowski" w:date="2022-09-08T08:48:00Z"/>
                <w:rFonts w:cstheme="minorHAnsi"/>
                <w:sz w:val="22"/>
                <w:szCs w:val="22"/>
              </w:rPr>
              <w:pPrChange w:id="2890"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91" w:author="Jarema Piekutowski" w:date="2022-09-08T08:48:00Z">
              <w:r w:rsidRPr="00267319" w:rsidDel="00AC4AE7">
                <w:rPr>
                  <w:rFonts w:cstheme="minorHAnsi"/>
                  <w:sz w:val="22"/>
                  <w:szCs w:val="22"/>
                </w:rPr>
                <w:delText>Badanie beneficjentów</w:delText>
              </w:r>
            </w:del>
          </w:p>
        </w:tc>
        <w:tc>
          <w:tcPr>
            <w:tcW w:w="2271" w:type="dxa"/>
          </w:tcPr>
          <w:p w14:paraId="1AFB5FE9" w14:textId="1F268003"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92" w:author="Jarema Piekutowski" w:date="2022-09-08T08:48:00Z"/>
                <w:rFonts w:cstheme="minorHAnsi"/>
                <w:sz w:val="22"/>
                <w:szCs w:val="22"/>
              </w:rPr>
              <w:pPrChange w:id="2893"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94" w:author="Jarema Piekutowski" w:date="2022-09-08T08:48:00Z">
              <w:r w:rsidRPr="00267319" w:rsidDel="00AC4AE7">
                <w:rPr>
                  <w:rFonts w:cstheme="minorHAnsi"/>
                  <w:sz w:val="22"/>
                  <w:szCs w:val="22"/>
                </w:rPr>
                <w:delText>Analiza desk research</w:delText>
              </w:r>
            </w:del>
          </w:p>
          <w:p w14:paraId="389B2877" w14:textId="46EE3BD4"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95" w:author="Jarema Piekutowski" w:date="2022-09-08T08:48:00Z"/>
                <w:rFonts w:cstheme="minorHAnsi"/>
                <w:sz w:val="22"/>
                <w:szCs w:val="22"/>
              </w:rPr>
              <w:pPrChange w:id="2896"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897" w:author="Jarema Piekutowski" w:date="2022-09-08T08:48:00Z">
              <w:r w:rsidRPr="00267319" w:rsidDel="00AC4AE7">
                <w:rPr>
                  <w:rFonts w:cstheme="minorHAnsi"/>
                  <w:sz w:val="22"/>
                  <w:szCs w:val="22"/>
                </w:rPr>
                <w:delText>Badanie CAWI/CATI z beneficjentami</w:delText>
              </w:r>
            </w:del>
          </w:p>
        </w:tc>
        <w:tc>
          <w:tcPr>
            <w:tcW w:w="4601" w:type="dxa"/>
          </w:tcPr>
          <w:p w14:paraId="336C2743" w14:textId="6C202D28"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898" w:author="Jarema Piekutowski" w:date="2022-09-08T08:48:00Z"/>
                <w:rFonts w:cstheme="minorHAnsi"/>
                <w:sz w:val="22"/>
                <w:szCs w:val="22"/>
              </w:rPr>
              <w:pPrChange w:id="2899"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00" w:author="Jarema Piekutowski" w:date="2022-09-08T08:48:00Z">
              <w:r w:rsidRPr="00267319" w:rsidDel="00AC4AE7">
                <w:rPr>
                  <w:rFonts w:cstheme="minorHAnsi"/>
                  <w:sz w:val="22"/>
                  <w:szCs w:val="22"/>
                </w:rPr>
                <w:delText>Na podstawie analizy wybranych elementów WoD określone zostaną zakładane w projektach efekty wsparcia odnoszące się do wartości eksportu i jego destynacji. Zostanie wykorzystane narzędzie – matryca projektów. Badanie ilościowe będzie alternatywnym źródłem danych w przypadku braku dostępności WoD. Ponadto, w badaniu ilościowym uszczegółowione zostaną kwestie zagranicznej wartości dodanej (FVA).</w:delText>
              </w:r>
            </w:del>
          </w:p>
        </w:tc>
      </w:tr>
      <w:tr w:rsidR="001D0179" w:rsidRPr="0023505C" w:rsidDel="00AC4AE7" w14:paraId="6640442A" w14:textId="654089D5" w:rsidTr="00AC50F9">
        <w:trPr>
          <w:del w:id="2901" w:author="Jarema Piekutowski" w:date="2022-09-08T08:48:00Z"/>
        </w:trPr>
        <w:tc>
          <w:tcPr>
            <w:cnfStyle w:val="001000000000" w:firstRow="0" w:lastRow="0" w:firstColumn="1" w:lastColumn="0" w:oddVBand="0" w:evenVBand="0" w:oddHBand="0" w:evenHBand="0" w:firstRowFirstColumn="0" w:firstRowLastColumn="0" w:lastRowFirstColumn="0" w:lastRowLastColumn="0"/>
            <w:tcW w:w="14170" w:type="dxa"/>
            <w:gridSpan w:val="4"/>
          </w:tcPr>
          <w:p w14:paraId="26D8CD14" w14:textId="681ABFE4" w:rsidR="001D0179" w:rsidRPr="00267319" w:rsidDel="00AC4AE7" w:rsidRDefault="001D0179" w:rsidP="00AC4AE7">
            <w:pPr>
              <w:rPr>
                <w:del w:id="2902" w:author="Jarema Piekutowski" w:date="2022-09-08T08:48:00Z"/>
                <w:rFonts w:cstheme="minorHAnsi"/>
                <w:sz w:val="22"/>
                <w:szCs w:val="22"/>
              </w:rPr>
              <w:pPrChange w:id="2903" w:author="Jarema Piekutowski" w:date="2022-09-08T08:48:00Z">
                <w:pPr/>
              </w:pPrChange>
            </w:pPr>
            <w:del w:id="2904" w:author="Jarema Piekutowski" w:date="2022-09-08T08:48:00Z">
              <w:r w:rsidRPr="00267319" w:rsidDel="00AC4AE7">
                <w:rPr>
                  <w:rFonts w:cstheme="minorHAnsi"/>
                  <w:sz w:val="22"/>
                  <w:szCs w:val="22"/>
                </w:rPr>
                <w:delText>PI 4e – transport miejski</w:delText>
              </w:r>
            </w:del>
          </w:p>
        </w:tc>
      </w:tr>
      <w:tr w:rsidR="001D0179" w:rsidRPr="0023505C" w:rsidDel="00AC4AE7" w14:paraId="5CFCE382" w14:textId="43C295C4" w:rsidTr="00AC50F9">
        <w:trPr>
          <w:cnfStyle w:val="000000100000" w:firstRow="0" w:lastRow="0" w:firstColumn="0" w:lastColumn="0" w:oddVBand="0" w:evenVBand="0" w:oddHBand="1" w:evenHBand="0" w:firstRowFirstColumn="0" w:firstRowLastColumn="0" w:lastRowFirstColumn="0" w:lastRowLastColumn="0"/>
          <w:del w:id="2905" w:author="Jarema Piekutowski" w:date="2022-09-08T08:48:00Z"/>
        </w:trPr>
        <w:tc>
          <w:tcPr>
            <w:cnfStyle w:val="001000000000" w:firstRow="0" w:lastRow="0" w:firstColumn="1" w:lastColumn="0" w:oddVBand="0" w:evenVBand="0" w:oddHBand="0" w:evenHBand="0" w:firstRowFirstColumn="0" w:firstRowLastColumn="0" w:lastRowFirstColumn="0" w:lastRowLastColumn="0"/>
            <w:tcW w:w="4707" w:type="dxa"/>
          </w:tcPr>
          <w:p w14:paraId="4A83FF89" w14:textId="7EF0CF46" w:rsidR="001D0179" w:rsidRPr="00267319" w:rsidDel="00AC4AE7" w:rsidRDefault="001D0179" w:rsidP="00AC4AE7">
            <w:pPr>
              <w:rPr>
                <w:del w:id="2906" w:author="Jarema Piekutowski" w:date="2022-09-08T08:48:00Z"/>
                <w:rFonts w:cstheme="minorHAnsi"/>
                <w:sz w:val="22"/>
                <w:szCs w:val="22"/>
                <w:lang w:eastAsia="pl-PL"/>
              </w:rPr>
              <w:pPrChange w:id="2907" w:author="Jarema Piekutowski" w:date="2022-09-08T08:48:00Z">
                <w:pPr/>
              </w:pPrChange>
            </w:pPr>
            <w:del w:id="2908" w:author="Jarema Piekutowski" w:date="2022-09-08T08:48:00Z">
              <w:r w:rsidRPr="00267319" w:rsidDel="00AC4AE7">
                <w:rPr>
                  <w:rFonts w:cstheme="minorHAnsi"/>
                  <w:sz w:val="22"/>
                  <w:szCs w:val="22"/>
                  <w:lang w:eastAsia="pl-PL"/>
                </w:rPr>
                <w:delText>Ujednolicenie praw i standardów</w:delText>
              </w:r>
            </w:del>
          </w:p>
        </w:tc>
        <w:tc>
          <w:tcPr>
            <w:tcW w:w="2591" w:type="dxa"/>
          </w:tcPr>
          <w:p w14:paraId="44EF0369" w14:textId="55013E83"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09" w:author="Jarema Piekutowski" w:date="2022-09-08T08:48:00Z"/>
                <w:rFonts w:cstheme="minorHAnsi"/>
                <w:sz w:val="22"/>
                <w:szCs w:val="22"/>
              </w:rPr>
              <w:pPrChange w:id="2910"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11" w:author="Jarema Piekutowski" w:date="2022-09-08T08:48:00Z">
              <w:r w:rsidRPr="00267319" w:rsidDel="00AC4AE7">
                <w:rPr>
                  <w:rFonts w:cstheme="minorHAnsi"/>
                  <w:sz w:val="22"/>
                  <w:szCs w:val="22"/>
                </w:rPr>
                <w:delText>Dokumentacja programowa i konkursowa</w:delText>
              </w:r>
            </w:del>
          </w:p>
          <w:p w14:paraId="2062A86A" w14:textId="6CD609D4"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12" w:author="Jarema Piekutowski" w:date="2022-09-08T08:48:00Z"/>
                <w:rFonts w:cstheme="minorHAnsi"/>
                <w:sz w:val="22"/>
                <w:szCs w:val="22"/>
              </w:rPr>
              <w:pPrChange w:id="2913"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14" w:author="Jarema Piekutowski" w:date="2022-09-08T08:48:00Z">
              <w:r w:rsidRPr="00267319" w:rsidDel="00AC4AE7">
                <w:rPr>
                  <w:rFonts w:cstheme="minorHAnsi"/>
                  <w:sz w:val="22"/>
                  <w:szCs w:val="22"/>
                </w:rPr>
                <w:delText>Urban Mobility Package – zalecenia i wytyczne UE</w:delText>
              </w:r>
            </w:del>
          </w:p>
          <w:p w14:paraId="03E3B91D" w14:textId="4D578E8A"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15" w:author="Jarema Piekutowski" w:date="2022-09-08T08:48:00Z"/>
                <w:rFonts w:cstheme="minorHAnsi"/>
                <w:sz w:val="22"/>
                <w:szCs w:val="22"/>
              </w:rPr>
              <w:pPrChange w:id="2916"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17" w:author="Jarema Piekutowski" w:date="2022-09-08T08:48:00Z">
              <w:r w:rsidRPr="00267319" w:rsidDel="00AC4AE7">
                <w:rPr>
                  <w:rFonts w:cstheme="minorHAnsi"/>
                  <w:sz w:val="22"/>
                  <w:szCs w:val="22"/>
                </w:rPr>
                <w:delText>Plany gospodarki niskoemisyjnej/mobilności miejskiej w 5 miastach PW</w:delText>
              </w:r>
            </w:del>
          </w:p>
          <w:p w14:paraId="52412F67" w14:textId="3F9FCF66"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18" w:author="Jarema Piekutowski" w:date="2022-09-08T08:48:00Z"/>
                <w:rFonts w:cstheme="minorHAnsi"/>
                <w:sz w:val="22"/>
                <w:szCs w:val="22"/>
              </w:rPr>
              <w:pPrChange w:id="2919"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20" w:author="Jarema Piekutowski" w:date="2022-09-08T08:48:00Z">
              <w:r w:rsidRPr="00267319" w:rsidDel="00AC4AE7">
                <w:rPr>
                  <w:rFonts w:cstheme="minorHAnsi"/>
                  <w:sz w:val="22"/>
                  <w:szCs w:val="22"/>
                </w:rPr>
                <w:delText>Beneficjenci</w:delText>
              </w:r>
            </w:del>
          </w:p>
        </w:tc>
        <w:tc>
          <w:tcPr>
            <w:tcW w:w="2271" w:type="dxa"/>
          </w:tcPr>
          <w:p w14:paraId="29C46028" w14:textId="001102C7"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21" w:author="Jarema Piekutowski" w:date="2022-09-08T08:48:00Z"/>
                <w:rFonts w:cstheme="minorHAnsi"/>
                <w:sz w:val="22"/>
                <w:szCs w:val="22"/>
              </w:rPr>
              <w:pPrChange w:id="292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23" w:author="Jarema Piekutowski" w:date="2022-09-08T08:48:00Z">
              <w:r w:rsidRPr="00267319" w:rsidDel="00AC4AE7">
                <w:rPr>
                  <w:rFonts w:cstheme="minorHAnsi"/>
                  <w:sz w:val="22"/>
                  <w:szCs w:val="22"/>
                </w:rPr>
                <w:delText>Analiza desk research</w:delText>
              </w:r>
            </w:del>
          </w:p>
          <w:p w14:paraId="6DA99AEC" w14:textId="6140D07B"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24" w:author="Jarema Piekutowski" w:date="2022-09-08T08:48:00Z"/>
                <w:rFonts w:cstheme="minorHAnsi"/>
                <w:sz w:val="22"/>
                <w:szCs w:val="22"/>
              </w:rPr>
              <w:pPrChange w:id="292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26" w:author="Jarema Piekutowski" w:date="2022-09-08T08:48:00Z">
              <w:r w:rsidRPr="00267319" w:rsidDel="00AC4AE7">
                <w:rPr>
                  <w:rFonts w:cstheme="minorHAnsi"/>
                  <w:sz w:val="22"/>
                  <w:szCs w:val="22"/>
                </w:rPr>
                <w:delText>Badanie IDI z beneficjentami</w:delText>
              </w:r>
            </w:del>
          </w:p>
        </w:tc>
        <w:tc>
          <w:tcPr>
            <w:tcW w:w="4601" w:type="dxa"/>
          </w:tcPr>
          <w:p w14:paraId="1EA93903" w14:textId="206E5514"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27" w:author="Jarema Piekutowski" w:date="2022-09-08T08:48:00Z"/>
                <w:rFonts w:cstheme="minorHAnsi"/>
                <w:sz w:val="22"/>
                <w:szCs w:val="22"/>
              </w:rPr>
              <w:pPrChange w:id="292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29" w:author="Jarema Piekutowski" w:date="2022-09-08T08:48:00Z">
              <w:r w:rsidRPr="00267319" w:rsidDel="00AC4AE7">
                <w:rPr>
                  <w:rFonts w:cstheme="minorHAnsi"/>
                  <w:sz w:val="22"/>
                  <w:szCs w:val="22"/>
                </w:rPr>
                <w:delText xml:space="preserve">Analiza dokumentów programowych i konkursowych pozwoli na określenie konieczności ujednolicenia praw i standardów w ramach realizowanego wsparcia – rozważany będzie czynnik instytucjonalny. Następnie, analiza porównawcza niezbędnej dokumentacji przygotowanej przez beneficjentów na potrzeby wsparcia w ramach POPW z zaleceniami przedstawionymi w UMB, wskaźnikami SUMI i innymi rekomendowanymi narzędziami UE pozwoli na określenie skali ujednolicenia praw i standardów w 5 miastach PW. Badanie beneficjentów dostarczy informacji uzupełniających dotyczących barier pełnego wdrożenia zaleceń standardów planów mobilności miejskiej. </w:delText>
              </w:r>
            </w:del>
          </w:p>
        </w:tc>
      </w:tr>
      <w:tr w:rsidR="001D0179" w:rsidRPr="0023505C" w:rsidDel="00AC4AE7" w14:paraId="05999C19" w14:textId="4BE7653C" w:rsidTr="00AC50F9">
        <w:trPr>
          <w:del w:id="2930" w:author="Jarema Piekutowski" w:date="2022-09-08T08:48:00Z"/>
        </w:trPr>
        <w:tc>
          <w:tcPr>
            <w:cnfStyle w:val="001000000000" w:firstRow="0" w:lastRow="0" w:firstColumn="1" w:lastColumn="0" w:oddVBand="0" w:evenVBand="0" w:oddHBand="0" w:evenHBand="0" w:firstRowFirstColumn="0" w:firstRowLastColumn="0" w:lastRowFirstColumn="0" w:lastRowLastColumn="0"/>
            <w:tcW w:w="4707" w:type="dxa"/>
          </w:tcPr>
          <w:p w14:paraId="6CB0CDA3" w14:textId="42DCFE1A" w:rsidR="001D0179" w:rsidRPr="00267319" w:rsidDel="00AC4AE7" w:rsidRDefault="001D0179" w:rsidP="00AC4AE7">
            <w:pPr>
              <w:rPr>
                <w:del w:id="2931" w:author="Jarema Piekutowski" w:date="2022-09-08T08:48:00Z"/>
                <w:rFonts w:cstheme="minorHAnsi"/>
                <w:sz w:val="22"/>
                <w:szCs w:val="22"/>
                <w:lang w:eastAsia="pl-PL"/>
              </w:rPr>
              <w:pPrChange w:id="2932" w:author="Jarema Piekutowski" w:date="2022-09-08T08:48:00Z">
                <w:pPr/>
              </w:pPrChange>
            </w:pPr>
            <w:del w:id="2933" w:author="Jarema Piekutowski" w:date="2022-09-08T08:48:00Z">
              <w:r w:rsidRPr="00267319" w:rsidDel="00AC4AE7">
                <w:rPr>
                  <w:rFonts w:cstheme="minorHAnsi"/>
                  <w:sz w:val="22"/>
                  <w:szCs w:val="22"/>
                  <w:lang w:eastAsia="pl-PL"/>
                </w:rPr>
                <w:delText>Kwestie społeczne</w:delText>
              </w:r>
            </w:del>
          </w:p>
        </w:tc>
        <w:tc>
          <w:tcPr>
            <w:tcW w:w="2591" w:type="dxa"/>
          </w:tcPr>
          <w:p w14:paraId="55CDD721" w14:textId="155715C8"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934" w:author="Jarema Piekutowski" w:date="2022-09-08T08:48:00Z"/>
                <w:rFonts w:cstheme="minorHAnsi"/>
                <w:sz w:val="22"/>
                <w:szCs w:val="22"/>
              </w:rPr>
              <w:pPrChange w:id="2935"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936" w:author="Jarema Piekutowski" w:date="2022-09-08T08:48:00Z">
              <w:r w:rsidRPr="00267319" w:rsidDel="00AC4AE7">
                <w:rPr>
                  <w:rFonts w:cstheme="minorHAnsi"/>
                  <w:sz w:val="22"/>
                  <w:szCs w:val="22"/>
                </w:rPr>
                <w:delText xml:space="preserve">Elementy WoD </w:delText>
              </w:r>
            </w:del>
          </w:p>
          <w:p w14:paraId="54C30300" w14:textId="06C419F9"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937" w:author="Jarema Piekutowski" w:date="2022-09-08T08:48:00Z"/>
                <w:rFonts w:cstheme="minorHAnsi"/>
                <w:sz w:val="22"/>
                <w:szCs w:val="22"/>
              </w:rPr>
              <w:pPrChange w:id="2938"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939" w:author="Jarema Piekutowski" w:date="2022-09-08T08:48:00Z">
              <w:r w:rsidRPr="00267319" w:rsidDel="00AC4AE7">
                <w:rPr>
                  <w:rFonts w:cstheme="minorHAnsi"/>
                  <w:sz w:val="22"/>
                  <w:szCs w:val="22"/>
                </w:rPr>
                <w:delText>Beneficjenci</w:delText>
              </w:r>
            </w:del>
          </w:p>
        </w:tc>
        <w:tc>
          <w:tcPr>
            <w:tcW w:w="2271" w:type="dxa"/>
          </w:tcPr>
          <w:p w14:paraId="5856F40F" w14:textId="28EC3B76"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940" w:author="Jarema Piekutowski" w:date="2022-09-08T08:48:00Z"/>
                <w:rFonts w:cstheme="minorHAnsi"/>
                <w:sz w:val="22"/>
                <w:szCs w:val="22"/>
              </w:rPr>
              <w:pPrChange w:id="2941"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942" w:author="Jarema Piekutowski" w:date="2022-09-08T08:48:00Z">
              <w:r w:rsidRPr="00267319" w:rsidDel="00AC4AE7">
                <w:rPr>
                  <w:rFonts w:cstheme="minorHAnsi"/>
                  <w:sz w:val="22"/>
                  <w:szCs w:val="22"/>
                </w:rPr>
                <w:delText>Analiza desk research</w:delText>
              </w:r>
            </w:del>
          </w:p>
          <w:p w14:paraId="1ADDD438" w14:textId="06E9A0F0"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943" w:author="Jarema Piekutowski" w:date="2022-09-08T08:48:00Z"/>
                <w:rFonts w:cstheme="minorHAnsi"/>
                <w:sz w:val="22"/>
                <w:szCs w:val="22"/>
              </w:rPr>
              <w:pPrChange w:id="294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945" w:author="Jarema Piekutowski" w:date="2022-09-08T08:48:00Z">
              <w:r w:rsidRPr="00267319" w:rsidDel="00AC4AE7">
                <w:rPr>
                  <w:rFonts w:cstheme="minorHAnsi"/>
                  <w:sz w:val="22"/>
                  <w:szCs w:val="22"/>
                </w:rPr>
                <w:delText>Badanie IDI z beneficjentami</w:delText>
              </w:r>
            </w:del>
          </w:p>
        </w:tc>
        <w:tc>
          <w:tcPr>
            <w:tcW w:w="4601" w:type="dxa"/>
          </w:tcPr>
          <w:p w14:paraId="4B2329FB" w14:textId="7B5447CF"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946" w:author="Jarema Piekutowski" w:date="2022-09-08T08:48:00Z"/>
                <w:rFonts w:cstheme="minorHAnsi"/>
                <w:sz w:val="22"/>
                <w:szCs w:val="22"/>
              </w:rPr>
              <w:pPrChange w:id="2947"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948" w:author="Jarema Piekutowski" w:date="2022-09-08T08:48:00Z">
              <w:r w:rsidRPr="00267319" w:rsidDel="00AC4AE7">
                <w:rPr>
                  <w:rFonts w:cstheme="minorHAnsi"/>
                  <w:sz w:val="22"/>
                  <w:szCs w:val="22"/>
                </w:rPr>
                <w:delText xml:space="preserve">Analiza WoD umożliwi identyfikację liczby i wartości inwestycji transportu miejskiego łączących peryferia z centrum bądź miasta z otaczającymi ich obszarami. Wykorzystane zostanie narzędzie – matryca projektów. </w:delText>
              </w:r>
            </w:del>
          </w:p>
          <w:p w14:paraId="1F0E6085" w14:textId="719A6A28" w:rsidR="001D0179" w:rsidRPr="00267319" w:rsidDel="00AC4AE7" w:rsidRDefault="001D0179" w:rsidP="00AC4AE7">
            <w:pPr>
              <w:cnfStyle w:val="000000000000" w:firstRow="0" w:lastRow="0" w:firstColumn="0" w:lastColumn="0" w:oddVBand="0" w:evenVBand="0" w:oddHBand="0" w:evenHBand="0" w:firstRowFirstColumn="0" w:firstRowLastColumn="0" w:lastRowFirstColumn="0" w:lastRowLastColumn="0"/>
              <w:rPr>
                <w:del w:id="2949" w:author="Jarema Piekutowski" w:date="2022-09-08T08:48:00Z"/>
                <w:rFonts w:cstheme="minorHAnsi"/>
                <w:sz w:val="22"/>
                <w:szCs w:val="22"/>
              </w:rPr>
              <w:pPrChange w:id="2950"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2951" w:author="Jarema Piekutowski" w:date="2022-09-08T08:48:00Z">
              <w:r w:rsidRPr="00267319" w:rsidDel="00AC4AE7">
                <w:rPr>
                  <w:rFonts w:cstheme="minorHAnsi"/>
                  <w:sz w:val="22"/>
                  <w:szCs w:val="22"/>
                </w:rPr>
                <w:delText>Badanie IDI dostarczy informacji o dodatkowych efektach społecznych, nie ujętych w WoD.</w:delText>
              </w:r>
            </w:del>
          </w:p>
        </w:tc>
      </w:tr>
      <w:tr w:rsidR="001D0179" w:rsidRPr="0023505C" w:rsidDel="00AC4AE7" w14:paraId="150AC022" w14:textId="3447C704" w:rsidTr="00AC50F9">
        <w:trPr>
          <w:cnfStyle w:val="000000100000" w:firstRow="0" w:lastRow="0" w:firstColumn="0" w:lastColumn="0" w:oddVBand="0" w:evenVBand="0" w:oddHBand="1" w:evenHBand="0" w:firstRowFirstColumn="0" w:firstRowLastColumn="0" w:lastRowFirstColumn="0" w:lastRowLastColumn="0"/>
          <w:del w:id="2952" w:author="Jarema Piekutowski" w:date="2022-09-08T08:48:00Z"/>
        </w:trPr>
        <w:tc>
          <w:tcPr>
            <w:cnfStyle w:val="001000000000" w:firstRow="0" w:lastRow="0" w:firstColumn="1" w:lastColumn="0" w:oddVBand="0" w:evenVBand="0" w:oddHBand="0" w:evenHBand="0" w:firstRowFirstColumn="0" w:firstRowLastColumn="0" w:lastRowFirstColumn="0" w:lastRowLastColumn="0"/>
            <w:tcW w:w="4707" w:type="dxa"/>
          </w:tcPr>
          <w:p w14:paraId="71060D06" w14:textId="79F59E9B" w:rsidR="001D0179" w:rsidRPr="00267319" w:rsidDel="00AC4AE7" w:rsidRDefault="001D0179" w:rsidP="00AC4AE7">
            <w:pPr>
              <w:rPr>
                <w:del w:id="2953" w:author="Jarema Piekutowski" w:date="2022-09-08T08:48:00Z"/>
                <w:rFonts w:cstheme="minorHAnsi"/>
                <w:sz w:val="22"/>
                <w:szCs w:val="22"/>
                <w:lang w:eastAsia="pl-PL"/>
              </w:rPr>
              <w:pPrChange w:id="2954" w:author="Jarema Piekutowski" w:date="2022-09-08T08:48:00Z">
                <w:pPr/>
              </w:pPrChange>
            </w:pPr>
            <w:del w:id="2955" w:author="Jarema Piekutowski" w:date="2022-09-08T08:48:00Z">
              <w:r w:rsidRPr="00267319" w:rsidDel="00AC4AE7">
                <w:rPr>
                  <w:rFonts w:cstheme="minorHAnsi"/>
                  <w:sz w:val="22"/>
                  <w:szCs w:val="22"/>
                  <w:lang w:eastAsia="pl-PL"/>
                </w:rPr>
                <w:delText>Wpływ na środowisko</w:delText>
              </w:r>
            </w:del>
          </w:p>
        </w:tc>
        <w:tc>
          <w:tcPr>
            <w:tcW w:w="2591" w:type="dxa"/>
          </w:tcPr>
          <w:p w14:paraId="102E83E3" w14:textId="520B4BD6"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56" w:author="Jarema Piekutowski" w:date="2022-09-08T08:48:00Z"/>
                <w:rFonts w:cstheme="minorHAnsi"/>
                <w:sz w:val="22"/>
                <w:szCs w:val="22"/>
              </w:rPr>
              <w:pPrChange w:id="2957"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58" w:author="Jarema Piekutowski" w:date="2022-09-08T08:48:00Z">
              <w:r w:rsidRPr="00267319" w:rsidDel="00AC4AE7">
                <w:rPr>
                  <w:rFonts w:cstheme="minorHAnsi"/>
                  <w:sz w:val="22"/>
                  <w:szCs w:val="22"/>
                </w:rPr>
                <w:delText>Sprawozdania z realizacji planów gospodarki niskoemisyjnej, Planów Mobilności Miejskiej</w:delText>
              </w:r>
            </w:del>
          </w:p>
          <w:p w14:paraId="638653BC" w14:textId="5B3A4BCF"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59" w:author="Jarema Piekutowski" w:date="2022-09-08T08:48:00Z"/>
                <w:rFonts w:cstheme="minorHAnsi"/>
                <w:sz w:val="22"/>
                <w:szCs w:val="22"/>
              </w:rPr>
              <w:pPrChange w:id="2960"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61" w:author="Jarema Piekutowski" w:date="2022-09-08T08:48:00Z">
              <w:r w:rsidRPr="00267319" w:rsidDel="00AC4AE7">
                <w:rPr>
                  <w:rFonts w:cstheme="minorHAnsi"/>
                  <w:sz w:val="22"/>
                  <w:szCs w:val="22"/>
                </w:rPr>
                <w:delText>Dane beneficjentów dotyczące zanieczyszczenia powietrza pochodzącego z transportu</w:delText>
              </w:r>
            </w:del>
          </w:p>
          <w:p w14:paraId="33473CF2" w14:textId="1E10C23A"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62" w:author="Jarema Piekutowski" w:date="2022-09-08T08:48:00Z"/>
                <w:rFonts w:cstheme="minorHAnsi"/>
                <w:sz w:val="22"/>
                <w:szCs w:val="22"/>
              </w:rPr>
              <w:pPrChange w:id="2963"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64" w:author="Jarema Piekutowski" w:date="2022-09-08T08:48:00Z">
              <w:r w:rsidRPr="00267319" w:rsidDel="00AC4AE7">
                <w:rPr>
                  <w:rFonts w:cstheme="minorHAnsi"/>
                  <w:sz w:val="22"/>
                  <w:szCs w:val="22"/>
                </w:rPr>
                <w:delText>Beneficjenci</w:delText>
              </w:r>
            </w:del>
          </w:p>
        </w:tc>
        <w:tc>
          <w:tcPr>
            <w:tcW w:w="2271" w:type="dxa"/>
          </w:tcPr>
          <w:p w14:paraId="4EF9EE19" w14:textId="4296FC02"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65" w:author="Jarema Piekutowski" w:date="2022-09-08T08:48:00Z"/>
                <w:rFonts w:cstheme="minorHAnsi"/>
                <w:sz w:val="22"/>
                <w:szCs w:val="22"/>
              </w:rPr>
              <w:pPrChange w:id="2966"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67" w:author="Jarema Piekutowski" w:date="2022-09-08T08:48:00Z">
              <w:r w:rsidRPr="00267319" w:rsidDel="00AC4AE7">
                <w:rPr>
                  <w:rFonts w:cstheme="minorHAnsi"/>
                  <w:sz w:val="22"/>
                  <w:szCs w:val="22"/>
                </w:rPr>
                <w:delText>Analiza desk research</w:delText>
              </w:r>
            </w:del>
          </w:p>
          <w:p w14:paraId="65301B48" w14:textId="27A97067"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68" w:author="Jarema Piekutowski" w:date="2022-09-08T08:48:00Z"/>
                <w:rFonts w:cstheme="minorHAnsi"/>
                <w:sz w:val="22"/>
                <w:szCs w:val="22"/>
              </w:rPr>
              <w:pPrChange w:id="2969"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70" w:author="Jarema Piekutowski" w:date="2022-09-08T08:48:00Z">
              <w:r w:rsidRPr="00267319" w:rsidDel="00AC4AE7">
                <w:rPr>
                  <w:rFonts w:cstheme="minorHAnsi"/>
                  <w:sz w:val="22"/>
                  <w:szCs w:val="22"/>
                </w:rPr>
                <w:delText>Badanie IDI z beneficjentami</w:delText>
              </w:r>
            </w:del>
          </w:p>
        </w:tc>
        <w:tc>
          <w:tcPr>
            <w:tcW w:w="4601" w:type="dxa"/>
          </w:tcPr>
          <w:p w14:paraId="01939012" w14:textId="32F3210D"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71" w:author="Jarema Piekutowski" w:date="2022-09-08T08:48:00Z"/>
                <w:rFonts w:cstheme="minorHAnsi"/>
                <w:sz w:val="22"/>
                <w:szCs w:val="22"/>
              </w:rPr>
              <w:pPrChange w:id="297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73" w:author="Jarema Piekutowski" w:date="2022-09-08T08:48:00Z">
              <w:r w:rsidRPr="00267319" w:rsidDel="00AC4AE7">
                <w:rPr>
                  <w:rFonts w:cstheme="minorHAnsi"/>
                  <w:sz w:val="22"/>
                  <w:szCs w:val="22"/>
                </w:rPr>
                <w:delText>Wyniki badania z beneficjentami dostarczą przesłanek dotyczących czynników wpływających na osiąganie celów środowiskowych w realizowanych projektach. Dane sprawozdawcze miast umożliwią określenie wpływu interwencji na osiągnięcie celów zawartych w miejskich dokumentach strategicznych.</w:delText>
              </w:r>
            </w:del>
          </w:p>
        </w:tc>
      </w:tr>
      <w:tr w:rsidR="001D0179" w:rsidRPr="0023505C" w:rsidDel="00AC4AE7" w14:paraId="4BBC4CC1" w14:textId="629A0484" w:rsidTr="00AC50F9">
        <w:trPr>
          <w:del w:id="2974" w:author="Jarema Piekutowski" w:date="2022-09-08T08:48:00Z"/>
        </w:trPr>
        <w:tc>
          <w:tcPr>
            <w:cnfStyle w:val="001000000000" w:firstRow="0" w:lastRow="0" w:firstColumn="1" w:lastColumn="0" w:oddVBand="0" w:evenVBand="0" w:oddHBand="0" w:evenHBand="0" w:firstRowFirstColumn="0" w:firstRowLastColumn="0" w:lastRowFirstColumn="0" w:lastRowLastColumn="0"/>
            <w:tcW w:w="14170" w:type="dxa"/>
            <w:gridSpan w:val="4"/>
          </w:tcPr>
          <w:p w14:paraId="587997AA" w14:textId="6F170EA7" w:rsidR="001D0179" w:rsidRPr="00267319" w:rsidDel="00AC4AE7" w:rsidRDefault="001D0179" w:rsidP="00AC4AE7">
            <w:pPr>
              <w:rPr>
                <w:del w:id="2975" w:author="Jarema Piekutowski" w:date="2022-09-08T08:48:00Z"/>
                <w:rFonts w:cstheme="minorHAnsi"/>
                <w:sz w:val="22"/>
                <w:szCs w:val="22"/>
              </w:rPr>
              <w:pPrChange w:id="2976" w:author="Jarema Piekutowski" w:date="2022-09-08T08:48:00Z">
                <w:pPr/>
              </w:pPrChange>
            </w:pPr>
            <w:del w:id="2977" w:author="Jarema Piekutowski" w:date="2022-09-08T08:48:00Z">
              <w:r w:rsidRPr="00267319" w:rsidDel="00AC4AE7">
                <w:rPr>
                  <w:rFonts w:cstheme="minorHAnsi"/>
                  <w:sz w:val="22"/>
                  <w:szCs w:val="22"/>
                </w:rPr>
                <w:delText>PI 7b i 7d – obszar wsparcia transportu</w:delText>
              </w:r>
            </w:del>
          </w:p>
        </w:tc>
      </w:tr>
      <w:tr w:rsidR="001D0179" w:rsidRPr="0023505C" w:rsidDel="00AC4AE7" w14:paraId="17787061" w14:textId="326A1B93" w:rsidTr="00AC50F9">
        <w:trPr>
          <w:cnfStyle w:val="000000100000" w:firstRow="0" w:lastRow="0" w:firstColumn="0" w:lastColumn="0" w:oddVBand="0" w:evenVBand="0" w:oddHBand="1" w:evenHBand="0" w:firstRowFirstColumn="0" w:firstRowLastColumn="0" w:lastRowFirstColumn="0" w:lastRowLastColumn="0"/>
          <w:del w:id="2978" w:author="Jarema Piekutowski" w:date="2022-09-08T08:48:00Z"/>
        </w:trPr>
        <w:tc>
          <w:tcPr>
            <w:cnfStyle w:val="001000000000" w:firstRow="0" w:lastRow="0" w:firstColumn="1" w:lastColumn="0" w:oddVBand="0" w:evenVBand="0" w:oddHBand="0" w:evenHBand="0" w:firstRowFirstColumn="0" w:firstRowLastColumn="0" w:lastRowFirstColumn="0" w:lastRowLastColumn="0"/>
            <w:tcW w:w="4707" w:type="dxa"/>
          </w:tcPr>
          <w:p w14:paraId="11D9712A" w14:textId="6E282C3D" w:rsidR="001D0179" w:rsidRPr="00267319" w:rsidDel="00AC4AE7" w:rsidRDefault="001D0179" w:rsidP="00AC4AE7">
            <w:pPr>
              <w:rPr>
                <w:del w:id="2979" w:author="Jarema Piekutowski" w:date="2022-09-08T08:48:00Z"/>
                <w:rFonts w:cstheme="minorHAnsi"/>
                <w:sz w:val="22"/>
                <w:szCs w:val="22"/>
                <w:lang w:eastAsia="pl-PL"/>
              </w:rPr>
              <w:pPrChange w:id="2980" w:author="Jarema Piekutowski" w:date="2022-09-08T08:48:00Z">
                <w:pPr>
                  <w:pStyle w:val="Akapitzlist"/>
                  <w:numPr>
                    <w:numId w:val="11"/>
                  </w:numPr>
                  <w:ind w:hanging="360"/>
                </w:pPr>
              </w:pPrChange>
            </w:pPr>
            <w:del w:id="2981" w:author="Jarema Piekutowski" w:date="2022-09-08T08:48:00Z">
              <w:r w:rsidRPr="00267319" w:rsidDel="00AC4AE7">
                <w:rPr>
                  <w:rFonts w:cstheme="minorHAnsi"/>
                  <w:sz w:val="22"/>
                  <w:szCs w:val="22"/>
                  <w:lang w:eastAsia="pl-PL"/>
                </w:rPr>
                <w:delText>Spójność</w:delText>
              </w:r>
            </w:del>
          </w:p>
          <w:p w14:paraId="5DD7250F" w14:textId="318ACF51" w:rsidR="001D0179" w:rsidRPr="00267319" w:rsidDel="00AC4AE7" w:rsidRDefault="001D0179" w:rsidP="00AC4AE7">
            <w:pPr>
              <w:rPr>
                <w:del w:id="2982" w:author="Jarema Piekutowski" w:date="2022-09-08T08:48:00Z"/>
                <w:rFonts w:cstheme="minorHAnsi"/>
                <w:sz w:val="22"/>
                <w:szCs w:val="22"/>
                <w:lang w:eastAsia="pl-PL"/>
              </w:rPr>
              <w:pPrChange w:id="2983" w:author="Jarema Piekutowski" w:date="2022-09-08T08:48:00Z">
                <w:pPr>
                  <w:pStyle w:val="Akapitzlist"/>
                  <w:numPr>
                    <w:numId w:val="11"/>
                  </w:numPr>
                  <w:ind w:hanging="360"/>
                </w:pPr>
              </w:pPrChange>
            </w:pPr>
            <w:del w:id="2984" w:author="Jarema Piekutowski" w:date="2022-09-08T08:48:00Z">
              <w:r w:rsidRPr="00267319" w:rsidDel="00AC4AE7">
                <w:rPr>
                  <w:rFonts w:cstheme="minorHAnsi"/>
                  <w:sz w:val="22"/>
                  <w:szCs w:val="22"/>
                  <w:lang w:eastAsia="pl-PL"/>
                </w:rPr>
                <w:delText>Wydajność</w:delText>
              </w:r>
            </w:del>
          </w:p>
          <w:p w14:paraId="21B59142" w14:textId="75EB0786" w:rsidR="001D0179" w:rsidRPr="00267319" w:rsidDel="00AC4AE7" w:rsidRDefault="001D0179" w:rsidP="00AC4AE7">
            <w:pPr>
              <w:rPr>
                <w:del w:id="2985" w:author="Jarema Piekutowski" w:date="2022-09-08T08:48:00Z"/>
                <w:rFonts w:cstheme="minorHAnsi"/>
                <w:sz w:val="22"/>
                <w:szCs w:val="22"/>
                <w:lang w:eastAsia="pl-PL"/>
              </w:rPr>
              <w:pPrChange w:id="2986" w:author="Jarema Piekutowski" w:date="2022-09-08T08:48:00Z">
                <w:pPr>
                  <w:pStyle w:val="Akapitzlist"/>
                  <w:numPr>
                    <w:numId w:val="11"/>
                  </w:numPr>
                  <w:ind w:hanging="360"/>
                </w:pPr>
              </w:pPrChange>
            </w:pPr>
            <w:del w:id="2987" w:author="Jarema Piekutowski" w:date="2022-09-08T08:48:00Z">
              <w:r w:rsidRPr="00267319" w:rsidDel="00AC4AE7">
                <w:rPr>
                  <w:rFonts w:cstheme="minorHAnsi"/>
                  <w:sz w:val="22"/>
                  <w:szCs w:val="22"/>
                  <w:lang w:eastAsia="pl-PL"/>
                </w:rPr>
                <w:delText>Zrównoważony charakter</w:delText>
              </w:r>
            </w:del>
          </w:p>
          <w:p w14:paraId="4D925E87" w14:textId="32AA89BE" w:rsidR="001D0179" w:rsidRPr="00267319" w:rsidDel="00AC4AE7" w:rsidRDefault="001D0179" w:rsidP="00AC4AE7">
            <w:pPr>
              <w:rPr>
                <w:del w:id="2988" w:author="Jarema Piekutowski" w:date="2022-09-08T08:48:00Z"/>
                <w:rFonts w:cstheme="minorHAnsi"/>
                <w:sz w:val="22"/>
                <w:szCs w:val="22"/>
                <w:lang w:eastAsia="pl-PL"/>
              </w:rPr>
              <w:pPrChange w:id="2989" w:author="Jarema Piekutowski" w:date="2022-09-08T08:48:00Z">
                <w:pPr>
                  <w:pStyle w:val="Akapitzlist"/>
                  <w:numPr>
                    <w:numId w:val="11"/>
                  </w:numPr>
                  <w:ind w:hanging="360"/>
                </w:pPr>
              </w:pPrChange>
            </w:pPr>
            <w:del w:id="2990" w:author="Jarema Piekutowski" w:date="2022-09-08T08:48:00Z">
              <w:r w:rsidRPr="00267319" w:rsidDel="00AC4AE7">
                <w:rPr>
                  <w:rFonts w:cstheme="minorHAnsi"/>
                  <w:sz w:val="22"/>
                  <w:szCs w:val="22"/>
                  <w:lang w:eastAsia="pl-PL"/>
                </w:rPr>
                <w:delText>Zwiększone korzyści dla użytkowników</w:delText>
              </w:r>
            </w:del>
          </w:p>
        </w:tc>
        <w:tc>
          <w:tcPr>
            <w:tcW w:w="2591" w:type="dxa"/>
          </w:tcPr>
          <w:p w14:paraId="03413AD0" w14:textId="7FD1FD30"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91" w:author="Jarema Piekutowski" w:date="2022-09-08T08:48:00Z"/>
                <w:rFonts w:cstheme="minorHAnsi"/>
                <w:sz w:val="22"/>
                <w:szCs w:val="22"/>
              </w:rPr>
              <w:pPrChange w:id="299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93" w:author="Jarema Piekutowski" w:date="2022-09-08T08:48:00Z">
              <w:r w:rsidRPr="00267319" w:rsidDel="00AC4AE7">
                <w:rPr>
                  <w:rFonts w:cstheme="minorHAnsi"/>
                  <w:sz w:val="22"/>
                  <w:szCs w:val="22"/>
                </w:rPr>
                <w:delText>Elementy WoD</w:delText>
              </w:r>
            </w:del>
          </w:p>
          <w:p w14:paraId="7879E1E6" w14:textId="18302E54"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94" w:author="Jarema Piekutowski" w:date="2022-09-08T08:48:00Z"/>
                <w:rFonts w:cstheme="minorHAnsi"/>
                <w:sz w:val="22"/>
                <w:szCs w:val="22"/>
              </w:rPr>
              <w:pPrChange w:id="299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96" w:author="Jarema Piekutowski" w:date="2022-09-08T08:48:00Z">
              <w:r w:rsidRPr="00267319" w:rsidDel="00AC4AE7">
                <w:rPr>
                  <w:rFonts w:cstheme="minorHAnsi"/>
                  <w:sz w:val="22"/>
                  <w:szCs w:val="22"/>
                </w:rPr>
                <w:delText>Sprawozdania z realizacji Programu</w:delText>
              </w:r>
            </w:del>
          </w:p>
          <w:p w14:paraId="76DC386E" w14:textId="19527ECC"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2997" w:author="Jarema Piekutowski" w:date="2022-09-08T08:48:00Z"/>
                <w:rFonts w:cstheme="minorHAnsi"/>
                <w:sz w:val="22"/>
                <w:szCs w:val="22"/>
              </w:rPr>
              <w:pPrChange w:id="299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2999" w:author="Jarema Piekutowski" w:date="2022-09-08T08:48:00Z">
              <w:r w:rsidRPr="00267319" w:rsidDel="00AC4AE7">
                <w:rPr>
                  <w:rFonts w:cstheme="minorHAnsi"/>
                  <w:sz w:val="22"/>
                  <w:szCs w:val="22"/>
                </w:rPr>
                <w:delText>Beneficjenci</w:delText>
              </w:r>
            </w:del>
          </w:p>
        </w:tc>
        <w:tc>
          <w:tcPr>
            <w:tcW w:w="2271" w:type="dxa"/>
          </w:tcPr>
          <w:p w14:paraId="796DB8E3" w14:textId="329C1761"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3000" w:author="Jarema Piekutowski" w:date="2022-09-08T08:48:00Z"/>
                <w:rFonts w:cstheme="minorHAnsi"/>
                <w:sz w:val="22"/>
                <w:szCs w:val="22"/>
              </w:rPr>
              <w:pPrChange w:id="300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3002" w:author="Jarema Piekutowski" w:date="2022-09-08T08:48:00Z">
              <w:r w:rsidRPr="00267319" w:rsidDel="00AC4AE7">
                <w:rPr>
                  <w:rFonts w:cstheme="minorHAnsi"/>
                  <w:sz w:val="22"/>
                  <w:szCs w:val="22"/>
                </w:rPr>
                <w:delText>Analiza desk reseach</w:delText>
              </w:r>
            </w:del>
          </w:p>
          <w:p w14:paraId="015AD015" w14:textId="24AB948E"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3003" w:author="Jarema Piekutowski" w:date="2022-09-08T08:48:00Z"/>
                <w:rFonts w:cstheme="minorHAnsi"/>
                <w:sz w:val="22"/>
                <w:szCs w:val="22"/>
              </w:rPr>
              <w:pPrChange w:id="3004"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3005" w:author="Jarema Piekutowski" w:date="2022-09-08T08:48:00Z">
              <w:r w:rsidRPr="00267319" w:rsidDel="00AC4AE7">
                <w:rPr>
                  <w:rFonts w:cstheme="minorHAnsi"/>
                  <w:sz w:val="22"/>
                  <w:szCs w:val="22"/>
                </w:rPr>
                <w:delText>Badanie IDI z beneficjentami</w:delText>
              </w:r>
            </w:del>
          </w:p>
        </w:tc>
        <w:tc>
          <w:tcPr>
            <w:tcW w:w="4601" w:type="dxa"/>
          </w:tcPr>
          <w:p w14:paraId="13ED7399" w14:textId="49969F4D" w:rsidR="001D0179" w:rsidRPr="00267319" w:rsidDel="00AC4AE7" w:rsidRDefault="001D0179" w:rsidP="00AC4AE7">
            <w:pPr>
              <w:cnfStyle w:val="000000100000" w:firstRow="0" w:lastRow="0" w:firstColumn="0" w:lastColumn="0" w:oddVBand="0" w:evenVBand="0" w:oddHBand="1" w:evenHBand="0" w:firstRowFirstColumn="0" w:firstRowLastColumn="0" w:lastRowFirstColumn="0" w:lastRowLastColumn="0"/>
              <w:rPr>
                <w:del w:id="3006" w:author="Jarema Piekutowski" w:date="2022-09-08T08:48:00Z"/>
                <w:rFonts w:cstheme="minorHAnsi"/>
                <w:sz w:val="22"/>
                <w:szCs w:val="22"/>
              </w:rPr>
              <w:pPrChange w:id="3007"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3008" w:author="Jarema Piekutowski" w:date="2022-09-08T08:48:00Z">
              <w:r w:rsidRPr="00267319" w:rsidDel="00AC4AE7">
                <w:rPr>
                  <w:rFonts w:cstheme="minorHAnsi"/>
                  <w:sz w:val="22"/>
                  <w:szCs w:val="22"/>
                </w:rPr>
                <w:delText xml:space="preserve">Analiza desk research zostanie przeprowadzona w oparciu o narzędzie – matrycę projektów, w których odnotowany zostanie fakt wystąpienia danego czynnika. Analiza dokumentacji sprawozdawczej POPW pozwoli z kolei na weryfikację założeń zawartych w WoD. Finalnie zostanie przedstawiony udział ilościowy i wartościowy inwestycji realizujących cele wartości dodanej w aspektach opisanych szczegółowo w rozdziale </w:delText>
              </w:r>
              <w:r w:rsidR="00E91302" w:rsidRPr="00267319" w:rsidDel="00AC4AE7">
                <w:rPr>
                  <w:rFonts w:cstheme="minorHAnsi"/>
                  <w:sz w:val="22"/>
                  <w:szCs w:val="22"/>
                </w:rPr>
                <w:delText>6</w:delText>
              </w:r>
              <w:r w:rsidRPr="00267319" w:rsidDel="00AC4AE7">
                <w:rPr>
                  <w:rFonts w:cstheme="minorHAnsi"/>
                  <w:sz w:val="22"/>
                  <w:szCs w:val="22"/>
                </w:rPr>
                <w:delText>.</w:delText>
              </w:r>
              <w:r w:rsidR="00C36486" w:rsidRPr="00267319" w:rsidDel="00AC4AE7">
                <w:rPr>
                  <w:rFonts w:cstheme="minorHAnsi"/>
                  <w:sz w:val="22"/>
                  <w:szCs w:val="22"/>
                </w:rPr>
                <w:delText>6</w:delText>
              </w:r>
              <w:r w:rsidRPr="00267319" w:rsidDel="00AC4AE7">
                <w:rPr>
                  <w:rFonts w:cstheme="minorHAnsi"/>
                  <w:sz w:val="22"/>
                  <w:szCs w:val="22"/>
                </w:rPr>
                <w:delText xml:space="preserve">. Badanie beneficjentów dostarczy informacji o wadze osiągniętych efektów w skali lokalnej oraz w skali regionu. </w:delText>
              </w:r>
            </w:del>
          </w:p>
        </w:tc>
      </w:tr>
    </w:tbl>
    <w:p w14:paraId="027BF645" w14:textId="31C28A97" w:rsidR="001D0179" w:rsidRPr="0023505C" w:rsidDel="00AC4AE7" w:rsidRDefault="00535BB3" w:rsidP="00AC4AE7">
      <w:pPr>
        <w:rPr>
          <w:del w:id="3009" w:author="Jarema Piekutowski" w:date="2022-09-08T08:48:00Z"/>
          <w:lang w:eastAsia="pl-PL"/>
        </w:rPr>
        <w:sectPr w:rsidR="001D0179" w:rsidRPr="0023505C" w:rsidDel="00AC4AE7" w:rsidSect="00AC50F9">
          <w:pgSz w:w="16838" w:h="11906" w:orient="landscape"/>
          <w:pgMar w:top="1418" w:right="1418" w:bottom="1418" w:left="1418" w:header="709" w:footer="709" w:gutter="0"/>
          <w:cols w:space="708"/>
          <w:docGrid w:linePitch="360"/>
        </w:sectPr>
        <w:pPrChange w:id="3010" w:author="Jarema Piekutowski" w:date="2022-09-08T08:48:00Z">
          <w:pPr/>
        </w:pPrChange>
      </w:pPr>
      <w:del w:id="3011" w:author="Jarema Piekutowski" w:date="2022-09-08T08:48:00Z">
        <w:r w:rsidDel="00AC4AE7">
          <w:rPr>
            <w:lang w:eastAsia="pl-PL"/>
          </w:rPr>
          <w:delText>Źródło: opracowanie własne</w:delText>
        </w:r>
      </w:del>
    </w:p>
    <w:p w14:paraId="2EED0870" w14:textId="1008F3DF" w:rsidR="00A36E7B" w:rsidRPr="00267319" w:rsidDel="00AC4AE7" w:rsidRDefault="001D0179" w:rsidP="00AC4AE7">
      <w:pPr>
        <w:rPr>
          <w:del w:id="3012" w:author="Jarema Piekutowski" w:date="2022-09-08T08:48:00Z"/>
          <w:color w:val="4472C4" w:themeColor="accent1"/>
        </w:rPr>
        <w:pPrChange w:id="3013" w:author="Jarema Piekutowski" w:date="2022-09-08T08:48:00Z">
          <w:pPr>
            <w:pStyle w:val="Nagwek2"/>
          </w:pPr>
        </w:pPrChange>
      </w:pPr>
      <w:bookmarkStart w:id="3014" w:name="_Toc112688994"/>
      <w:del w:id="3015" w:author="Jarema Piekutowski" w:date="2022-09-08T08:48:00Z">
        <w:r w:rsidRPr="00535BB3" w:rsidDel="00AC4AE7">
          <w:rPr>
            <w:rStyle w:val="Wyrnienieintensywne"/>
            <w:i w:val="0"/>
            <w:iCs w:val="0"/>
          </w:rPr>
          <w:delText>Metodologia określenia stopnia, w jakim poszczególne osie priorytetowe POPW przyczyniają się do osiągania celów zawartych w Strategii Europa 2020</w:delText>
        </w:r>
        <w:bookmarkEnd w:id="3014"/>
      </w:del>
    </w:p>
    <w:p w14:paraId="627F409E" w14:textId="550CA3B3" w:rsidR="001D0179" w:rsidRPr="00117C0B" w:rsidDel="00AC4AE7" w:rsidRDefault="001D0179" w:rsidP="00AC4AE7">
      <w:pPr>
        <w:rPr>
          <w:del w:id="3016" w:author="Jarema Piekutowski" w:date="2022-09-08T08:48:00Z"/>
        </w:rPr>
        <w:pPrChange w:id="3017" w:author="Jarema Piekutowski" w:date="2022-09-08T08:48:00Z">
          <w:pPr/>
        </w:pPrChange>
      </w:pPr>
      <w:del w:id="3018" w:author="Jarema Piekutowski" w:date="2022-09-08T08:48:00Z">
        <w:r w:rsidRPr="00117C0B" w:rsidDel="00AC4AE7">
          <w:delText>Zgodnie z zapisami OPZ metodologia  powinna być łatwa do zaaplikowania przez IZ (tj. wykorzystywać dostępne dane i narzędzia ich analizy) według stanu na 31.12.2023 r.</w:delText>
        </w:r>
      </w:del>
    </w:p>
    <w:p w14:paraId="46DEDBFE" w14:textId="02481407" w:rsidR="001D0179" w:rsidRPr="00117C0B" w:rsidDel="00AC4AE7" w:rsidRDefault="001D0179" w:rsidP="00AC4AE7">
      <w:pPr>
        <w:rPr>
          <w:del w:id="3019" w:author="Jarema Piekutowski" w:date="2022-09-08T08:48:00Z"/>
        </w:rPr>
        <w:pPrChange w:id="3020" w:author="Jarema Piekutowski" w:date="2022-09-08T08:48:00Z">
          <w:pPr/>
        </w:pPrChange>
      </w:pPr>
      <w:del w:id="3021" w:author="Jarema Piekutowski" w:date="2022-09-08T08:48:00Z">
        <w:r w:rsidRPr="00117C0B" w:rsidDel="00AC4AE7">
          <w:delText>W Strategii Europa 2020 przyjęto następujące Priorytety:</w:delText>
        </w:r>
      </w:del>
    </w:p>
    <w:p w14:paraId="6EAA7D02" w14:textId="01C7F6FB" w:rsidR="001D0179" w:rsidRPr="00BA5512" w:rsidDel="00AC4AE7" w:rsidRDefault="001D0179" w:rsidP="00AC4AE7">
      <w:pPr>
        <w:rPr>
          <w:del w:id="3022" w:author="Jarema Piekutowski" w:date="2022-09-08T08:48:00Z"/>
          <w:lang w:eastAsia="es-ES"/>
        </w:rPr>
        <w:pPrChange w:id="3023" w:author="Jarema Piekutowski" w:date="2022-09-08T08:48:00Z">
          <w:pPr>
            <w:pStyle w:val="Akapitzlist"/>
            <w:numPr>
              <w:numId w:val="21"/>
            </w:numPr>
            <w:tabs>
              <w:tab w:val="num" w:pos="720"/>
            </w:tabs>
            <w:ind w:hanging="360"/>
          </w:pPr>
        </w:pPrChange>
      </w:pPr>
      <w:del w:id="3024" w:author="Jarema Piekutowski" w:date="2022-09-08T08:48:00Z">
        <w:r w:rsidRPr="00B43A29" w:rsidDel="00AC4AE7">
          <w:rPr>
            <w:b/>
            <w:bCs/>
            <w:lang w:eastAsia="es-ES"/>
          </w:rPr>
          <w:delText>wzrost inteligentny</w:delText>
        </w:r>
        <w:r w:rsidRPr="00BA5512" w:rsidDel="00AC4AE7">
          <w:rPr>
            <w:lang w:eastAsia="es-ES"/>
          </w:rPr>
          <w:delText xml:space="preserve"> (ang. smart growth), czyli rozwój oparty na wiedzy i innowacjach,</w:delText>
        </w:r>
      </w:del>
    </w:p>
    <w:p w14:paraId="1D8A987C" w14:textId="730880B7" w:rsidR="001D0179" w:rsidRPr="00BA5512" w:rsidDel="00AC4AE7" w:rsidRDefault="001D0179" w:rsidP="00AC4AE7">
      <w:pPr>
        <w:rPr>
          <w:del w:id="3025" w:author="Jarema Piekutowski" w:date="2022-09-08T08:48:00Z"/>
          <w:lang w:eastAsia="es-ES"/>
        </w:rPr>
        <w:pPrChange w:id="3026" w:author="Jarema Piekutowski" w:date="2022-09-08T08:48:00Z">
          <w:pPr>
            <w:pStyle w:val="Akapitzlist"/>
            <w:numPr>
              <w:numId w:val="21"/>
            </w:numPr>
            <w:tabs>
              <w:tab w:val="num" w:pos="720"/>
            </w:tabs>
            <w:ind w:hanging="360"/>
          </w:pPr>
        </w:pPrChange>
      </w:pPr>
      <w:del w:id="3027" w:author="Jarema Piekutowski" w:date="2022-09-08T08:48:00Z">
        <w:r w:rsidRPr="00B43A29" w:rsidDel="00AC4AE7">
          <w:rPr>
            <w:b/>
            <w:bCs/>
            <w:lang w:eastAsia="es-ES"/>
          </w:rPr>
          <w:delText>wzrost zrównoważony</w:delText>
        </w:r>
        <w:r w:rsidRPr="00BA5512" w:rsidDel="00AC4AE7">
          <w:rPr>
            <w:lang w:eastAsia="es-ES"/>
          </w:rPr>
          <w:delText xml:space="preserve"> (ang. sustainable growth), czyli transformacja w kierunku gospodarki konkurencyjnej, niskoemisyjnej i efektywnie korzystającej z zasobów,</w:delText>
        </w:r>
      </w:del>
    </w:p>
    <w:p w14:paraId="6908901B" w14:textId="0719BD4E" w:rsidR="001D0179" w:rsidRPr="00BA5512" w:rsidDel="00AC4AE7" w:rsidRDefault="001D0179" w:rsidP="00AC4AE7">
      <w:pPr>
        <w:rPr>
          <w:del w:id="3028" w:author="Jarema Piekutowski" w:date="2022-09-08T08:48:00Z"/>
          <w:lang w:eastAsia="es-ES"/>
        </w:rPr>
        <w:pPrChange w:id="3029" w:author="Jarema Piekutowski" w:date="2022-09-08T08:48:00Z">
          <w:pPr>
            <w:pStyle w:val="Akapitzlist"/>
            <w:numPr>
              <w:numId w:val="21"/>
            </w:numPr>
            <w:tabs>
              <w:tab w:val="num" w:pos="720"/>
            </w:tabs>
            <w:ind w:hanging="360"/>
          </w:pPr>
        </w:pPrChange>
      </w:pPr>
      <w:del w:id="3030" w:author="Jarema Piekutowski" w:date="2022-09-08T08:48:00Z">
        <w:r w:rsidRPr="00B43A29" w:rsidDel="00AC4AE7">
          <w:rPr>
            <w:b/>
            <w:bCs/>
            <w:lang w:eastAsia="es-ES"/>
          </w:rPr>
          <w:delText>wzrost sprzyjający włączeniu społecznemu</w:delText>
        </w:r>
        <w:r w:rsidRPr="00BA5512" w:rsidDel="00AC4AE7">
          <w:rPr>
            <w:lang w:eastAsia="es-ES"/>
          </w:rPr>
          <w:delText xml:space="preserve"> (ang. inclusive growth), czyli wspieranie gospodarki z wysokim poziomem zatrudnienia i zapewniającej spójność gospodarczą, społeczną i terytorialną.</w:delText>
        </w:r>
      </w:del>
    </w:p>
    <w:p w14:paraId="088D4B75" w14:textId="491DEA06" w:rsidR="001D0179" w:rsidDel="00AC4AE7" w:rsidRDefault="001D0179" w:rsidP="00AC4AE7">
      <w:pPr>
        <w:rPr>
          <w:del w:id="3031" w:author="Jarema Piekutowski" w:date="2022-09-08T08:48:00Z"/>
        </w:rPr>
        <w:pPrChange w:id="3032" w:author="Jarema Piekutowski" w:date="2022-09-08T08:48:00Z">
          <w:pPr/>
        </w:pPrChange>
      </w:pPr>
      <w:del w:id="3033" w:author="Jarema Piekutowski" w:date="2022-09-08T08:48:00Z">
        <w:r w:rsidDel="00AC4AE7">
          <w:delText xml:space="preserve"> Ze względu na charakter Programu, ograniczający się do wsparcia innowacyjności i internacjonalizacji przedsiębiorstw oraz do zwiększenia spójności transportowej obszaru nie jest zasadne określanie wpływu POPW na wskaźniki Strategii Europa 2020, z wyjątkiem wskaźnika odnoszącego się do nakładów inwestycyjnych przedsiębiorstw na innowacje, który to wpływ określony zostanie w ramach procesu udzielania odpowiedzi w zadaniu 5. Możliwe będzie określenie procenta PKB  Polski Wschodniej przeznaczonego na innowacje oraz badania i rozwój, a także określenie udziału Programu w generowaniu tego wskaźnika. Materiał ten będzie miał charakter prognostyczny.</w:delText>
        </w:r>
      </w:del>
    </w:p>
    <w:p w14:paraId="2F946D58" w14:textId="47585D19" w:rsidR="001D0179" w:rsidDel="00AC4AE7" w:rsidRDefault="001D0179" w:rsidP="00AC4AE7">
      <w:pPr>
        <w:rPr>
          <w:del w:id="3034" w:author="Jarema Piekutowski" w:date="2022-09-08T08:48:00Z"/>
        </w:rPr>
        <w:pPrChange w:id="3035" w:author="Jarema Piekutowski" w:date="2022-09-08T08:48:00Z">
          <w:pPr/>
        </w:pPrChange>
      </w:pPr>
      <w:del w:id="3036" w:author="Jarema Piekutowski" w:date="2022-09-08T08:48:00Z">
        <w:r w:rsidDel="00AC4AE7">
          <w:delText>Określenie stopnia w jakim poszczególne OP przyczyniają się do osiągnięcia celów zawartych w Strategii Europa 2020  przeprowadzone zostanie w następujących krokach:</w:delText>
        </w:r>
      </w:del>
    </w:p>
    <w:p w14:paraId="6C339864" w14:textId="4EB4AE82" w:rsidR="001D0179" w:rsidDel="00AC4AE7" w:rsidRDefault="001D0179" w:rsidP="00AC4AE7">
      <w:pPr>
        <w:rPr>
          <w:del w:id="3037" w:author="Jarema Piekutowski" w:date="2022-09-08T08:48:00Z"/>
        </w:rPr>
        <w:pPrChange w:id="3038" w:author="Jarema Piekutowski" w:date="2022-09-08T08:48:00Z">
          <w:pPr/>
        </w:pPrChange>
      </w:pPr>
      <w:del w:id="3039" w:author="Jarema Piekutowski" w:date="2022-09-08T08:48:00Z">
        <w:r w:rsidDel="00AC4AE7">
          <w:delText>1.</w:delText>
        </w:r>
        <w:r w:rsidRPr="007C28C5" w:rsidDel="00AC4AE7">
          <w:delText xml:space="preserve">Przyporządkowanie OP oraz poszczególnych Działań do celów </w:delText>
        </w:r>
        <w:r w:rsidDel="00AC4AE7">
          <w:delText>Strategii Europa 2020 (z uwzględnieniem sytuacji, iż niektóre Działania – np. Działanie 2.1 przyczyniają się do osiągania dwóch celów (np. wzrost zrównoważony i wzrost sprzyjający włączeniu społecznemu).</w:delText>
        </w:r>
      </w:del>
    </w:p>
    <w:p w14:paraId="126A22DA" w14:textId="4D349127" w:rsidR="001D0179" w:rsidDel="00AC4AE7" w:rsidRDefault="001D0179" w:rsidP="00AC4AE7">
      <w:pPr>
        <w:rPr>
          <w:del w:id="3040" w:author="Jarema Piekutowski" w:date="2022-09-08T08:48:00Z"/>
        </w:rPr>
        <w:pPrChange w:id="3041" w:author="Jarema Piekutowski" w:date="2022-09-08T08:48:00Z">
          <w:pPr/>
        </w:pPrChange>
      </w:pPr>
      <w:del w:id="3042" w:author="Jarema Piekutowski" w:date="2022-09-08T08:48:00Z">
        <w:r w:rsidDel="00AC4AE7">
          <w:delText>2. Przyporządkowanie projektów poszczególnych OP i Działań do polityk przewodnich realizowanych w ramach poszczególnych celów Strategii Europa 2020 wraz przedstawieniem kryteriów klasyfikacji umożliwiających to przyporządkowanie na koniec 2023 roku.</w:delText>
        </w:r>
      </w:del>
    </w:p>
    <w:p w14:paraId="0CC7B5AD" w14:textId="7A412F5A" w:rsidR="001D0179" w:rsidDel="00AC4AE7" w:rsidRDefault="001D0179" w:rsidP="00AC4AE7">
      <w:pPr>
        <w:rPr>
          <w:del w:id="3043" w:author="Jarema Piekutowski" w:date="2022-09-08T08:48:00Z"/>
        </w:rPr>
        <w:pPrChange w:id="3044" w:author="Jarema Piekutowski" w:date="2022-09-08T08:48:00Z">
          <w:pPr/>
        </w:pPrChange>
      </w:pPr>
      <w:commentRangeStart w:id="3045"/>
      <w:del w:id="3046" w:author="Jarema Piekutowski" w:date="2022-09-08T08:48:00Z">
        <w:r w:rsidDel="00AC4AE7">
          <w:delText>3. Określenie ilościowego i wartościowego udziału Programu w realizację celów i polityk przewodnich Strategia Europa 2020  (liczba i wartość całkowita projektów oraz wysokość dofinansowania),</w:delText>
        </w:r>
        <w:commentRangeEnd w:id="3045"/>
        <w:r w:rsidR="001B0AF4" w:rsidDel="00AC4AE7">
          <w:rPr>
            <w:rStyle w:val="Odwoaniedokomentarza"/>
          </w:rPr>
          <w:commentReference w:id="3045"/>
        </w:r>
      </w:del>
    </w:p>
    <w:p w14:paraId="64917554" w14:textId="1F4CA3AE" w:rsidR="001D0179" w:rsidDel="00AC4AE7" w:rsidRDefault="001D0179" w:rsidP="00AC4AE7">
      <w:pPr>
        <w:rPr>
          <w:del w:id="3047" w:author="Jarema Piekutowski" w:date="2022-09-08T08:48:00Z"/>
        </w:rPr>
        <w:pPrChange w:id="3048" w:author="Jarema Piekutowski" w:date="2022-09-08T08:48:00Z">
          <w:pPr/>
        </w:pPrChange>
      </w:pPr>
      <w:del w:id="3049" w:author="Jarema Piekutowski" w:date="2022-09-08T08:48:00Z">
        <w:r w:rsidDel="00AC4AE7">
          <w:delText>4. Opis jakościowy sposobu, w jaki projekty POPW w poszczególnych OP przyczyniają się do realizacji celów Europa 2020 i poszczególnych Polityk przewodnich wraz z przedstawieniem kryteriów oceny jakościowej.</w:delText>
        </w:r>
      </w:del>
    </w:p>
    <w:p w14:paraId="3B4EFC4B" w14:textId="5B127BCE" w:rsidR="001D0179" w:rsidDel="00AC4AE7" w:rsidRDefault="001D0179" w:rsidP="00AC4AE7">
      <w:pPr>
        <w:rPr>
          <w:del w:id="3050" w:author="Jarema Piekutowski" w:date="2022-09-08T08:48:00Z"/>
        </w:rPr>
        <w:pPrChange w:id="3051" w:author="Jarema Piekutowski" w:date="2022-09-08T08:48:00Z">
          <w:pPr/>
        </w:pPrChange>
      </w:pPr>
      <w:del w:id="3052" w:author="Jarema Piekutowski" w:date="2022-09-08T08:48:00Z">
        <w:r w:rsidDel="00AC4AE7">
          <w:delText xml:space="preserve">5. Opis ilościowy sposobu, w jaki projekty POPW w poszczególnych OP przyczyniają się do  realizacji celów Europa 2020 (liczba i odsetek MŚP (OP I), </w:delText>
        </w:r>
        <w:commentRangeStart w:id="3053"/>
        <w:r w:rsidDel="00AC4AE7">
          <w:delText xml:space="preserve">liczba i odsetek stopa mieszkańców </w:delText>
        </w:r>
        <w:commentRangeEnd w:id="3053"/>
        <w:r w:rsidR="00F32E7D" w:rsidDel="00AC4AE7">
          <w:rPr>
            <w:rStyle w:val="Odwoaniedokomentarza"/>
          </w:rPr>
          <w:commentReference w:id="3053"/>
        </w:r>
        <w:r w:rsidDel="00AC4AE7">
          <w:delText>na obszarach objętych wsparciem, współczynnik zatrudnienia na obszarze objętym wsparciem (OP II i OP III).</w:delText>
        </w:r>
      </w:del>
    </w:p>
    <w:p w14:paraId="6031AED9" w14:textId="1AB99D90" w:rsidR="001D0179" w:rsidDel="00AC4AE7" w:rsidRDefault="001D0179" w:rsidP="00AC4AE7">
      <w:pPr>
        <w:rPr>
          <w:del w:id="3054" w:author="Jarema Piekutowski" w:date="2022-09-08T08:48:00Z"/>
        </w:rPr>
        <w:pPrChange w:id="3055" w:author="Jarema Piekutowski" w:date="2022-09-08T08:48:00Z">
          <w:pPr/>
        </w:pPrChange>
      </w:pPr>
      <w:del w:id="3056" w:author="Jarema Piekutowski" w:date="2022-09-08T08:48:00Z">
        <w:r w:rsidDel="00AC4AE7">
          <w:delText xml:space="preserve">6. Ocena skuteczności i trafności mechanizmów instytucjonalnych POPW w kontekście celów Strategii Europa 2020. </w:delText>
        </w:r>
      </w:del>
    </w:p>
    <w:p w14:paraId="6D0DA05C" w14:textId="04ADD41A" w:rsidR="001D0179" w:rsidDel="00AC4AE7" w:rsidRDefault="001D0179" w:rsidP="00AC4AE7">
      <w:pPr>
        <w:rPr>
          <w:del w:id="3057" w:author="Jarema Piekutowski" w:date="2022-09-08T08:48:00Z"/>
        </w:rPr>
        <w:pPrChange w:id="3058" w:author="Jarema Piekutowski" w:date="2022-09-08T08:48:00Z">
          <w:pPr/>
        </w:pPrChange>
      </w:pPr>
      <w:commentRangeStart w:id="3059"/>
      <w:del w:id="3060" w:author="Jarema Piekutowski" w:date="2022-09-08T08:48:00Z">
        <w:r w:rsidDel="00AC4AE7">
          <w:delText>7. Opis dobrych praktyk realizacji celów Strategii Europa 2020.</w:delText>
        </w:r>
        <w:commentRangeEnd w:id="3059"/>
        <w:r w:rsidR="001B0AF4" w:rsidDel="00AC4AE7">
          <w:rPr>
            <w:rStyle w:val="Odwoaniedokomentarza"/>
          </w:rPr>
          <w:commentReference w:id="3059"/>
        </w:r>
      </w:del>
    </w:p>
    <w:p w14:paraId="25AFDFDC" w14:textId="7E83DA68" w:rsidR="00A36E7B" w:rsidRPr="00267319" w:rsidDel="00AC4AE7" w:rsidRDefault="001D0179" w:rsidP="00AC4AE7">
      <w:pPr>
        <w:rPr>
          <w:del w:id="3061" w:author="Jarema Piekutowski" w:date="2022-09-08T08:48:00Z"/>
          <w:rStyle w:val="Wyrnienieintensywne"/>
          <w:i w:val="0"/>
          <w:iCs w:val="0"/>
          <w:color w:val="2F5496" w:themeColor="accent1" w:themeShade="BF"/>
        </w:rPr>
        <w:pPrChange w:id="3062" w:author="Jarema Piekutowski" w:date="2022-09-08T08:48:00Z">
          <w:pPr>
            <w:pStyle w:val="Nagwek1"/>
          </w:pPr>
        </w:pPrChange>
      </w:pPr>
      <w:bookmarkStart w:id="3063" w:name="_Toc112688995"/>
      <w:del w:id="3064" w:author="Jarema Piekutowski" w:date="2022-09-08T08:48:00Z">
        <w:r w:rsidRPr="00535BB3" w:rsidDel="00AC4AE7">
          <w:rPr>
            <w:rStyle w:val="normaltextrun"/>
          </w:rPr>
          <w:delText>Analiza dostępności danych potrzebnych do realizacji badania</w:delText>
        </w:r>
        <w:bookmarkEnd w:id="3063"/>
      </w:del>
    </w:p>
    <w:p w14:paraId="34644543" w14:textId="0BC9E29D" w:rsidR="00535BB3" w:rsidRPr="00267319" w:rsidDel="00AC4AE7" w:rsidRDefault="001D0179" w:rsidP="00AC4AE7">
      <w:pPr>
        <w:rPr>
          <w:del w:id="3065" w:author="Jarema Piekutowski" w:date="2022-09-08T08:48:00Z"/>
          <w:rStyle w:val="normaltextrun"/>
        </w:rPr>
        <w:pPrChange w:id="3066" w:author="Jarema Piekutowski" w:date="2022-09-08T08:48:00Z">
          <w:pPr>
            <w:pStyle w:val="Nagwek2"/>
          </w:pPr>
        </w:pPrChange>
      </w:pPr>
      <w:bookmarkStart w:id="3067" w:name="_Toc112688996"/>
      <w:del w:id="3068" w:author="Jarema Piekutowski" w:date="2022-09-08T08:48:00Z">
        <w:r w:rsidRPr="00535BB3" w:rsidDel="00AC4AE7">
          <w:rPr>
            <w:rStyle w:val="Wyrnienieintensywne"/>
            <w:i w:val="0"/>
            <w:iCs w:val="0"/>
            <w:color w:val="2F5496" w:themeColor="accent1" w:themeShade="BF"/>
          </w:rPr>
          <w:delText>Prognoza wskaźników produktu i rezultatu bezpośredniego</w:delText>
        </w:r>
        <w:bookmarkEnd w:id="3067"/>
      </w:del>
    </w:p>
    <w:p w14:paraId="29F40DCB" w14:textId="227FF1E6" w:rsidR="001D0179" w:rsidRPr="0023505C" w:rsidDel="00AC4AE7" w:rsidRDefault="001D0179" w:rsidP="00AC4AE7">
      <w:pPr>
        <w:rPr>
          <w:del w:id="3069" w:author="Jarema Piekutowski" w:date="2022-09-08T08:48:00Z"/>
          <w:rStyle w:val="normaltextrun"/>
          <w:rFonts w:cstheme="minorHAnsi"/>
        </w:rPr>
        <w:pPrChange w:id="3070" w:author="Jarema Piekutowski" w:date="2022-09-08T08:48:00Z">
          <w:pPr/>
        </w:pPrChange>
      </w:pPr>
      <w:del w:id="3071" w:author="Jarema Piekutowski" w:date="2022-09-08T08:48:00Z">
        <w:r w:rsidRPr="0023505C" w:rsidDel="00AC4AE7">
          <w:rPr>
            <w:rStyle w:val="normaltextrun"/>
            <w:rFonts w:cstheme="minorHAnsi"/>
            <w:b/>
            <w:bCs/>
          </w:rPr>
          <w:delText>Dane dostępne</w:delText>
        </w:r>
        <w:r w:rsidRPr="0023505C" w:rsidDel="00AC4AE7">
          <w:rPr>
            <w:rStyle w:val="normaltextrun"/>
            <w:rFonts w:cstheme="minorHAnsi"/>
          </w:rPr>
          <w:delText xml:space="preserve">: informacja o zakładanej i osiągniętej wysokości wskaźników w projektach </w:delText>
        </w:r>
        <w:r w:rsidR="00AE3C33" w:rsidDel="00AC4AE7">
          <w:rPr>
            <w:rStyle w:val="normaltextrun"/>
            <w:rFonts w:cstheme="minorHAnsi"/>
          </w:rPr>
          <w:delText>POPW</w:delText>
        </w:r>
        <w:r w:rsidRPr="0023505C" w:rsidDel="00AC4AE7">
          <w:rPr>
            <w:rStyle w:val="normaltextrun"/>
            <w:rFonts w:cstheme="minorHAnsi"/>
          </w:rPr>
          <w:delText>, informacja o problemach pojawiających się w projektach niezakończonych jako czynniku ryzyka nieosiągnięcia celów projektowych, informacja o udziale certyfikowanych wydatków kwalifikowalnych w ogóle zakładanych wydatków kwalifikowalnych</w:delText>
        </w:r>
        <w:r w:rsidR="00660A7D" w:rsidDel="00AC4AE7">
          <w:rPr>
            <w:rStyle w:val="normaltextrun"/>
            <w:rFonts w:cstheme="minorHAnsi"/>
          </w:rPr>
          <w:delText>, sprawozdania kwartalne, dokumentacja programowa i konkursowa</w:delText>
        </w:r>
        <w:r w:rsidRPr="0023505C" w:rsidDel="00AC4AE7">
          <w:rPr>
            <w:rStyle w:val="normaltextrun"/>
            <w:rFonts w:cstheme="minorHAnsi"/>
          </w:rPr>
          <w:delText>.</w:delText>
        </w:r>
      </w:del>
    </w:p>
    <w:p w14:paraId="2313D0D3" w14:textId="6EC6DA40" w:rsidR="00660A7D" w:rsidRPr="00647C31" w:rsidDel="00AC4AE7" w:rsidRDefault="001D0179" w:rsidP="00AC4AE7">
      <w:pPr>
        <w:rPr>
          <w:del w:id="3072" w:author="Jarema Piekutowski" w:date="2022-09-08T08:48:00Z"/>
          <w:rFonts w:ascii="Arial" w:hAnsi="Arial" w:cs="Arial"/>
        </w:rPr>
        <w:pPrChange w:id="3073" w:author="Jarema Piekutowski" w:date="2022-09-08T08:48:00Z">
          <w:pPr/>
        </w:pPrChange>
      </w:pPr>
      <w:del w:id="3074" w:author="Jarema Piekutowski" w:date="2022-09-08T08:48:00Z">
        <w:r w:rsidRPr="0023505C" w:rsidDel="00AC4AE7">
          <w:rPr>
            <w:rStyle w:val="normaltextrun"/>
            <w:rFonts w:cstheme="minorHAnsi"/>
            <w:b/>
            <w:bCs/>
          </w:rPr>
          <w:delText>Dane potrzebne do zebrania</w:delText>
        </w:r>
        <w:r w:rsidRPr="0023505C" w:rsidDel="00AC4AE7">
          <w:rPr>
            <w:rStyle w:val="normaltextrun"/>
            <w:rFonts w:cstheme="minorHAnsi"/>
          </w:rPr>
          <w:delText>: Ze względu na dynamicznie rozwijającą się sytuację związaną z wojną w Ukrainie, skutkującą wzrostem cen, kursów walut, przerwaniem łańcucha dostaw czy też ograniczeniem kierunków eksportowych, informacje zawarte w ostatnich WoP składanych przez beneficjentów mogą być nieaktualne. Konieczne jest pozyskanie informacji od beneficjentów projektów niezakończonych dotyczących prawdopodobieństwa niezrealizowania celów projektowych.</w:delText>
        </w:r>
        <w:r w:rsidR="00660A7D" w:rsidRPr="00647C31" w:rsidDel="00AC4AE7">
          <w:rPr>
            <w:rFonts w:cstheme="minorHAnsi"/>
          </w:rPr>
          <w:delText xml:space="preserve"> </w:delText>
        </w:r>
      </w:del>
    </w:p>
    <w:p w14:paraId="6C6CD1B4" w14:textId="50182D46" w:rsidR="00660A7D" w:rsidDel="00AC4AE7" w:rsidRDefault="00660A7D" w:rsidP="00AC4AE7">
      <w:pPr>
        <w:rPr>
          <w:del w:id="3075" w:author="Jarema Piekutowski" w:date="2022-09-08T08:48:00Z"/>
          <w:rStyle w:val="normaltextrun"/>
          <w:rFonts w:cstheme="minorHAnsi"/>
        </w:rPr>
        <w:pPrChange w:id="3076" w:author="Jarema Piekutowski" w:date="2022-09-08T08:48:00Z">
          <w:pPr/>
        </w:pPrChange>
      </w:pPr>
      <w:del w:id="3077" w:author="Jarema Piekutowski" w:date="2022-09-08T08:48:00Z">
        <w:r w:rsidRPr="00647C31" w:rsidDel="00AC4AE7">
          <w:rPr>
            <w:rFonts w:cstheme="minorHAnsi"/>
            <w:b/>
            <w:bCs/>
          </w:rPr>
          <w:delText xml:space="preserve">Źródło danych niezbędnych do zebrania: </w:delText>
        </w:r>
        <w:r w:rsidRPr="00647C31" w:rsidDel="00AC4AE7">
          <w:rPr>
            <w:rFonts w:cstheme="minorHAnsi"/>
          </w:rPr>
          <w:delText>desk research, badanie CAWI/CATI z beneficjentami, badanie IDI z IZ i IP PO PW, badanie IDI z beneficjentami</w:delText>
        </w:r>
      </w:del>
    </w:p>
    <w:p w14:paraId="7A1ED774" w14:textId="37576BA4" w:rsidR="00535BB3" w:rsidRPr="00A36E7B" w:rsidDel="00AC4AE7" w:rsidRDefault="00535BB3" w:rsidP="00AC4AE7">
      <w:pPr>
        <w:rPr>
          <w:del w:id="3078" w:author="Jarema Piekutowski" w:date="2022-09-08T08:48:00Z"/>
          <w:rStyle w:val="normaltextrun"/>
        </w:rPr>
        <w:pPrChange w:id="3079" w:author="Jarema Piekutowski" w:date="2022-09-08T08:48:00Z">
          <w:pPr>
            <w:pStyle w:val="Nagwek2"/>
          </w:pPr>
        </w:pPrChange>
      </w:pPr>
      <w:bookmarkStart w:id="3080" w:name="_Toc112688997"/>
      <w:del w:id="3081" w:author="Jarema Piekutowski" w:date="2022-09-08T08:48:00Z">
        <w:r w:rsidRPr="00A36E7B" w:rsidDel="00AC4AE7">
          <w:rPr>
            <w:rStyle w:val="normaltextrun"/>
          </w:rPr>
          <w:delText>Identyfikacja czynników wpływających na osiąganie celów POPW</w:delText>
        </w:r>
        <w:bookmarkEnd w:id="3080"/>
      </w:del>
    </w:p>
    <w:p w14:paraId="45BC6225" w14:textId="54DB865A" w:rsidR="00660A7D" w:rsidDel="00AC4AE7" w:rsidRDefault="00660A7D" w:rsidP="00AC4AE7">
      <w:pPr>
        <w:rPr>
          <w:del w:id="3082" w:author="Jarema Piekutowski" w:date="2022-09-08T08:48:00Z"/>
          <w:rStyle w:val="normaltextrun"/>
          <w:rFonts w:ascii="Arial" w:hAnsi="Arial" w:cs="Arial"/>
        </w:rPr>
        <w:pPrChange w:id="3083" w:author="Jarema Piekutowski" w:date="2022-09-08T08:48:00Z">
          <w:pPr/>
        </w:pPrChange>
      </w:pPr>
      <w:del w:id="3084" w:author="Jarema Piekutowski" w:date="2022-09-08T08:48:00Z">
        <w:r w:rsidRPr="00FB3562" w:rsidDel="00AC4AE7">
          <w:rPr>
            <w:rStyle w:val="normaltextrun"/>
            <w:rFonts w:cstheme="minorHAnsi"/>
            <w:b/>
            <w:bCs/>
          </w:rPr>
          <w:delText>Dane dostępne</w:delText>
        </w:r>
        <w:r w:rsidRPr="00FB3562" w:rsidDel="00AC4AE7">
          <w:rPr>
            <w:rStyle w:val="normaltextrun"/>
            <w:rFonts w:cstheme="minorHAnsi"/>
          </w:rPr>
          <w:delText>:</w:delText>
        </w:r>
        <w:r w:rsidDel="00AC4AE7">
          <w:rPr>
            <w:rStyle w:val="normaltextrun"/>
            <w:rFonts w:ascii="Arial" w:hAnsi="Arial" w:cs="Arial"/>
          </w:rPr>
          <w:delText xml:space="preserve"> </w:delText>
        </w:r>
      </w:del>
    </w:p>
    <w:p w14:paraId="670E1276" w14:textId="25F94310" w:rsidR="00660A7D" w:rsidRPr="00B81276" w:rsidDel="00AC4AE7" w:rsidRDefault="00660A7D" w:rsidP="00AC4AE7">
      <w:pPr>
        <w:rPr>
          <w:del w:id="3085" w:author="Jarema Piekutowski" w:date="2022-09-08T08:48:00Z"/>
          <w:rStyle w:val="normaltextrun"/>
          <w:rFonts w:cstheme="minorHAnsi"/>
        </w:rPr>
        <w:pPrChange w:id="3086" w:author="Jarema Piekutowski" w:date="2022-09-08T08:48:00Z">
          <w:pPr>
            <w:pStyle w:val="Akapitzlist"/>
            <w:numPr>
              <w:numId w:val="69"/>
            </w:numPr>
            <w:ind w:hanging="360"/>
          </w:pPr>
        </w:pPrChange>
      </w:pPr>
      <w:del w:id="3087" w:author="Jarema Piekutowski" w:date="2022-09-08T08:48:00Z">
        <w:r w:rsidRPr="00B87B0E" w:rsidDel="00AC4AE7">
          <w:rPr>
            <w:rStyle w:val="normaltextrun"/>
            <w:rFonts w:cstheme="minorHAnsi"/>
          </w:rPr>
          <w:delText>Akty prawne</w:delText>
        </w:r>
        <w:r w:rsidDel="00AC4AE7">
          <w:rPr>
            <w:rStyle w:val="normaltextrun"/>
            <w:rFonts w:cstheme="minorHAnsi"/>
          </w:rPr>
          <w:delText>, w</w:delText>
        </w:r>
        <w:r w:rsidRPr="007E6BE9" w:rsidDel="00AC4AE7">
          <w:rPr>
            <w:rStyle w:val="normaltextrun"/>
            <w:rFonts w:cstheme="minorHAnsi"/>
          </w:rPr>
          <w:delText>ytyczne</w:delText>
        </w:r>
        <w:r w:rsidDel="00AC4AE7">
          <w:rPr>
            <w:rStyle w:val="normaltextrun"/>
            <w:rFonts w:cstheme="minorHAnsi"/>
          </w:rPr>
          <w:delText xml:space="preserve"> -  </w:delText>
        </w:r>
        <w:r w:rsidRPr="00B81276" w:rsidDel="00AC4AE7">
          <w:rPr>
            <w:rStyle w:val="normaltextrun"/>
            <w:rFonts w:cstheme="minorHAnsi"/>
          </w:rPr>
          <w:delText>Ustawa z dnia 11 lipca 2014 r. o zasadach realizacji programów w zakresie polityki spójności finansowanych w perspektywie finansowej 2014-2020</w:delText>
        </w:r>
        <w:r w:rsidDel="00AC4AE7">
          <w:rPr>
            <w:rStyle w:val="normaltextrun"/>
            <w:rFonts w:cstheme="minorHAnsi"/>
          </w:rPr>
          <w:delText xml:space="preserve">, </w:delText>
        </w:r>
        <w:r w:rsidRPr="00B81276" w:rsidDel="00AC4AE7">
          <w:rPr>
            <w:rStyle w:val="normaltextrun"/>
            <w:rFonts w:cstheme="minorHAnsi"/>
          </w:rPr>
          <w:delText>Wytyczne w zakresie trybów wyboru projektów na lata 2014–2020</w:delText>
        </w:r>
        <w:r w:rsidDel="00AC4AE7">
          <w:rPr>
            <w:rStyle w:val="normaltextrun"/>
            <w:rFonts w:cstheme="minorHAnsi"/>
          </w:rPr>
          <w:delText xml:space="preserve">, </w:delText>
        </w:r>
        <w:r w:rsidRPr="00B81276" w:rsidDel="00AC4AE7">
          <w:rPr>
            <w:rStyle w:val="normaltextrun"/>
            <w:rFonts w:cstheme="minorHAnsi"/>
          </w:rPr>
          <w:delText>Zasady realizacji Zintegrowanych Inwestycji Terytorialnych w Polsce.</w:delText>
        </w:r>
      </w:del>
    </w:p>
    <w:p w14:paraId="21E71DB9" w14:textId="3B44E361" w:rsidR="00660A7D" w:rsidDel="00AC4AE7" w:rsidRDefault="00660A7D" w:rsidP="00AC4AE7">
      <w:pPr>
        <w:rPr>
          <w:del w:id="3088" w:author="Jarema Piekutowski" w:date="2022-09-08T08:48:00Z"/>
          <w:rStyle w:val="normaltextrun"/>
          <w:rFonts w:cstheme="minorHAnsi"/>
        </w:rPr>
        <w:pPrChange w:id="3089" w:author="Jarema Piekutowski" w:date="2022-09-08T08:48:00Z">
          <w:pPr>
            <w:pStyle w:val="Akapitzlist"/>
            <w:numPr>
              <w:numId w:val="69"/>
            </w:numPr>
            <w:ind w:hanging="360"/>
          </w:pPr>
        </w:pPrChange>
      </w:pPr>
      <w:del w:id="3090" w:author="Jarema Piekutowski" w:date="2022-09-08T08:48:00Z">
        <w:r w:rsidDel="00AC4AE7">
          <w:rPr>
            <w:rStyle w:val="normaltextrun"/>
            <w:rFonts w:cstheme="minorHAnsi"/>
          </w:rPr>
          <w:delText>Dokumenty programowe – POPW 2014-2020, SZOOP POPW 2014-2020, załączniki do SZOOP, dokumentacja konkursowa naborów oraz informacje dostępne na portalu POPW 2014-2020.</w:delText>
        </w:r>
      </w:del>
    </w:p>
    <w:p w14:paraId="3A6C086A" w14:textId="609E99CE" w:rsidR="00660A7D" w:rsidRPr="00CB6361" w:rsidDel="00AC4AE7" w:rsidRDefault="00660A7D" w:rsidP="00AC4AE7">
      <w:pPr>
        <w:rPr>
          <w:del w:id="3091" w:author="Jarema Piekutowski" w:date="2022-09-08T08:48:00Z"/>
          <w:rStyle w:val="normaltextrun"/>
          <w:rFonts w:cstheme="minorHAnsi"/>
        </w:rPr>
        <w:pPrChange w:id="3092" w:author="Jarema Piekutowski" w:date="2022-09-08T08:48:00Z">
          <w:pPr>
            <w:pStyle w:val="Akapitzlist"/>
            <w:numPr>
              <w:numId w:val="69"/>
            </w:numPr>
            <w:ind w:hanging="360"/>
          </w:pPr>
        </w:pPrChange>
      </w:pPr>
      <w:del w:id="3093" w:author="Jarema Piekutowski" w:date="2022-09-08T08:48:00Z">
        <w:r w:rsidDel="00AC4AE7">
          <w:rPr>
            <w:rStyle w:val="normaltextrun"/>
            <w:rFonts w:cstheme="minorHAnsi"/>
          </w:rPr>
          <w:delText>W</w:delText>
        </w:r>
        <w:r w:rsidRPr="00B81276" w:rsidDel="00AC4AE7">
          <w:rPr>
            <w:rStyle w:val="normaltextrun"/>
            <w:rFonts w:cstheme="minorHAnsi"/>
          </w:rPr>
          <w:delText>yniki badań ewaluacyjnych</w:delText>
        </w:r>
        <w:r w:rsidDel="00AC4AE7">
          <w:rPr>
            <w:rStyle w:val="normaltextrun"/>
            <w:rFonts w:cstheme="minorHAnsi"/>
          </w:rPr>
          <w:delText xml:space="preserve"> - </w:delText>
        </w:r>
        <w:r w:rsidRPr="00B81276" w:rsidDel="00AC4AE7">
          <w:rPr>
            <w:rStyle w:val="normaltextrun"/>
            <w:rFonts w:cstheme="minorHAnsi"/>
          </w:rPr>
          <w:delText>Ewaluacja mid-term postępu rzeczowego i systemu realizacji Programu Operacyjnego Polska Wschodnia 2014-2020 dla potrzeb przeglądu śródokresowego, w tym realizacji zapisów ram i rezerwy wykonania</w:delText>
        </w:r>
        <w:r w:rsidDel="00AC4AE7">
          <w:rPr>
            <w:rStyle w:val="normaltextrun"/>
            <w:rFonts w:cstheme="minorHAnsi"/>
          </w:rPr>
          <w:delText>;</w:delText>
        </w:r>
        <w:r w:rsidRPr="00B81276" w:rsidDel="00AC4AE7">
          <w:rPr>
            <w:rStyle w:val="normaltextrun"/>
            <w:rFonts w:cstheme="minorHAnsi"/>
          </w:rPr>
          <w:delText xml:space="preserve"> </w:delText>
        </w:r>
        <w:r w:rsidDel="00AC4AE7">
          <w:rPr>
            <w:rStyle w:val="normaltextrun"/>
            <w:rFonts w:cstheme="minorHAnsi"/>
          </w:rPr>
          <w:delText>e</w:delText>
        </w:r>
        <w:r w:rsidRPr="00B81276" w:rsidDel="00AC4AE7">
          <w:rPr>
            <w:rStyle w:val="normaltextrun"/>
            <w:rFonts w:cstheme="minorHAnsi"/>
          </w:rPr>
          <w:delText>waluacje mid-term dla województw: podlaskiego, warmińsko-mazurskiego, lubelskiego, świętokrzyskiego i podkarpackiego, a także programów operacyjnych realizowanych w ramach Umowy Partnerstwa 2014-2020</w:delText>
        </w:r>
        <w:r w:rsidDel="00AC4AE7">
          <w:rPr>
            <w:rStyle w:val="normaltextrun"/>
            <w:rFonts w:cstheme="minorHAnsi"/>
          </w:rPr>
          <w:delText>; ewaluacje instrumentu Zintegrowane Inwestycje Terytorialne dla województw: podlaskiego i świętokrzyskiego, Ocena</w:delText>
        </w:r>
        <w:r w:rsidRPr="00142871" w:rsidDel="00AC4AE7">
          <w:rPr>
            <w:rStyle w:val="normaltextrun"/>
            <w:rFonts w:cstheme="minorHAnsi"/>
          </w:rPr>
          <w:delText xml:space="preserve"> wpływu RPO WiM 2014–2020 na konkurencyjność i innowacyjność przedsiębiorstw z województwa warmińsko-mazurskiego</w:delText>
        </w:r>
        <w:r w:rsidDel="00AC4AE7">
          <w:rPr>
            <w:rStyle w:val="normaltextrun"/>
            <w:rFonts w:cstheme="minorHAnsi"/>
          </w:rPr>
          <w:delText>.</w:delText>
        </w:r>
      </w:del>
    </w:p>
    <w:p w14:paraId="5D8BABEA" w14:textId="589A28E1" w:rsidR="00660A7D" w:rsidRPr="00B40FF7" w:rsidDel="00AC4AE7" w:rsidRDefault="00660A7D" w:rsidP="00AC4AE7">
      <w:pPr>
        <w:rPr>
          <w:del w:id="3094" w:author="Jarema Piekutowski" w:date="2022-09-08T08:48:00Z"/>
          <w:rStyle w:val="normaltextrun"/>
          <w:rFonts w:ascii="Arial" w:hAnsi="Arial" w:cs="Arial"/>
        </w:rPr>
        <w:pPrChange w:id="3095" w:author="Jarema Piekutowski" w:date="2022-09-08T08:48:00Z">
          <w:pPr>
            <w:pStyle w:val="Akapitzlist"/>
            <w:numPr>
              <w:numId w:val="69"/>
            </w:numPr>
            <w:ind w:hanging="360"/>
          </w:pPr>
        </w:pPrChange>
      </w:pPr>
      <w:del w:id="3096" w:author="Jarema Piekutowski" w:date="2022-09-08T08:48:00Z">
        <w:r w:rsidRPr="00B40FF7" w:rsidDel="00AC4AE7">
          <w:rPr>
            <w:rStyle w:val="normaltextrun"/>
            <w:rFonts w:cstheme="minorHAnsi"/>
          </w:rPr>
          <w:delText xml:space="preserve">Dane monitoringowe i sprawozdawcze - dane z SL2014 </w:delText>
        </w:r>
        <w:r w:rsidDel="00AC4AE7">
          <w:rPr>
            <w:rStyle w:val="normaltextrun"/>
            <w:rFonts w:cstheme="minorHAnsi"/>
          </w:rPr>
          <w:delText xml:space="preserve">- </w:delText>
        </w:r>
        <w:r w:rsidRPr="004164B6" w:rsidDel="00AC4AE7">
          <w:rPr>
            <w:rStyle w:val="normaltextrun"/>
            <w:rFonts w:cstheme="minorHAnsi"/>
          </w:rPr>
          <w:delText>informacja o zakładanej i osiągniętej wysokości wskaźników w projektach PO PW, informacja</w:delText>
        </w:r>
        <w:r w:rsidDel="00AC4AE7">
          <w:rPr>
            <w:rStyle w:val="normaltextrun"/>
            <w:rFonts w:cstheme="minorHAnsi"/>
          </w:rPr>
          <w:delText xml:space="preserve"> z WoP</w:delText>
        </w:r>
        <w:r w:rsidRPr="004164B6" w:rsidDel="00AC4AE7">
          <w:rPr>
            <w:rStyle w:val="normaltextrun"/>
            <w:rFonts w:cstheme="minorHAnsi"/>
          </w:rPr>
          <w:delText xml:space="preserve"> o problemach pojawiających się w projektach</w:delText>
        </w:r>
        <w:r w:rsidDel="00AC4AE7">
          <w:rPr>
            <w:rStyle w:val="normaltextrun"/>
            <w:rFonts w:cstheme="minorHAnsi"/>
          </w:rPr>
          <w:delText xml:space="preserve">, </w:delText>
        </w:r>
        <w:r w:rsidRPr="00B40FF7" w:rsidDel="00AC4AE7">
          <w:rPr>
            <w:rStyle w:val="normaltextrun"/>
            <w:rFonts w:cstheme="minorHAnsi"/>
          </w:rPr>
          <w:delText>Informacje kwartalne</w:delText>
        </w:r>
        <w:r w:rsidDel="00AC4AE7">
          <w:rPr>
            <w:rStyle w:val="normaltextrun"/>
            <w:rFonts w:cstheme="minorHAnsi"/>
          </w:rPr>
          <w:delText>.</w:delText>
        </w:r>
      </w:del>
    </w:p>
    <w:p w14:paraId="524F0EF1" w14:textId="2847B818" w:rsidR="00660A7D" w:rsidRPr="002E7DFE" w:rsidDel="00AC4AE7" w:rsidRDefault="00660A7D" w:rsidP="00AC4AE7">
      <w:pPr>
        <w:rPr>
          <w:del w:id="3097" w:author="Jarema Piekutowski" w:date="2022-09-08T08:48:00Z"/>
          <w:rStyle w:val="normaltextrun"/>
          <w:rFonts w:cstheme="minorHAnsi"/>
        </w:rPr>
        <w:pPrChange w:id="3098" w:author="Jarema Piekutowski" w:date="2022-09-08T08:48:00Z">
          <w:pPr/>
        </w:pPrChange>
      </w:pPr>
      <w:del w:id="3099" w:author="Jarema Piekutowski" w:date="2022-09-08T08:48:00Z">
        <w:r w:rsidRPr="00FB3562" w:rsidDel="00AC4AE7">
          <w:rPr>
            <w:rStyle w:val="normaltextrun"/>
            <w:rFonts w:cstheme="minorHAnsi"/>
            <w:b/>
            <w:bCs/>
          </w:rPr>
          <w:delText>Dane potrzebne do zebrania</w:delText>
        </w:r>
        <w:r w:rsidDel="00AC4AE7">
          <w:rPr>
            <w:rStyle w:val="normaltextrun"/>
            <w:rFonts w:cstheme="minorHAnsi"/>
          </w:rPr>
          <w:delText xml:space="preserve">: </w:delText>
        </w:r>
        <w:r w:rsidRPr="002E7DFE" w:rsidDel="00AC4AE7">
          <w:rPr>
            <w:rStyle w:val="normaltextrun"/>
            <w:rFonts w:cstheme="minorHAnsi"/>
          </w:rPr>
          <w:delText xml:space="preserve">sprawozdania roczne z realizacji POPW 2014-2020 (za lata 2017-2021) </w:delText>
        </w:r>
        <w:commentRangeStart w:id="3100"/>
        <w:r w:rsidRPr="002E7DFE" w:rsidDel="00AC4AE7">
          <w:rPr>
            <w:rStyle w:val="normaltextrun"/>
            <w:rFonts w:cstheme="minorHAnsi"/>
          </w:rPr>
          <w:delText>– nie są dostępne publicznie</w:delText>
        </w:r>
        <w:commentRangeEnd w:id="3100"/>
        <w:r w:rsidR="00CE3659" w:rsidDel="00AC4AE7">
          <w:rPr>
            <w:rStyle w:val="Odwoaniedokomentarza"/>
          </w:rPr>
          <w:commentReference w:id="3100"/>
        </w:r>
        <w:r w:rsidRPr="002E7DFE" w:rsidDel="00AC4AE7">
          <w:rPr>
            <w:rStyle w:val="normaltextrun"/>
            <w:rFonts w:cstheme="minorHAnsi"/>
          </w:rPr>
          <w:delText>,</w:delText>
        </w:r>
        <w:r w:rsidDel="00AC4AE7">
          <w:rPr>
            <w:rStyle w:val="normaltextrun"/>
            <w:rFonts w:cstheme="minorHAnsi"/>
          </w:rPr>
          <w:delText xml:space="preserve"> </w:delText>
        </w:r>
        <w:r w:rsidRPr="002E7DFE" w:rsidDel="00AC4AE7">
          <w:rPr>
            <w:rStyle w:val="normaltextrun"/>
            <w:rFonts w:cstheme="minorHAnsi"/>
          </w:rPr>
          <w:delText>informacje pozyskane od beneficjentów i przedstawicieli IZ/IP PO PW na temat przyczyn (czynników wewnętrznych i zewnętrznych) nieosiągnięcia lub znacznego przekroczenia wartości docelowych wskaźników programowych</w:delText>
        </w:r>
        <w:r w:rsidDel="00AC4AE7">
          <w:rPr>
            <w:rStyle w:val="normaltextrun"/>
            <w:rFonts w:cstheme="minorHAnsi"/>
          </w:rPr>
          <w:delText xml:space="preserve">, </w:delText>
        </w:r>
        <w:r w:rsidRPr="002E7DFE" w:rsidDel="00AC4AE7">
          <w:rPr>
            <w:rStyle w:val="normaltextrun"/>
            <w:rFonts w:cstheme="minorHAnsi"/>
          </w:rPr>
          <w:delText>opinie ekspertów na temat przyczyn odchyleń od wartości docelowych wskaźników oraz wniosków i rekomendacji sformułowanych przez Wykonawcę</w:delText>
        </w:r>
      </w:del>
    </w:p>
    <w:p w14:paraId="3DFD12B6" w14:textId="20043609" w:rsidR="00660A7D" w:rsidRPr="002E7DFE" w:rsidDel="00AC4AE7" w:rsidRDefault="00660A7D" w:rsidP="00AC4AE7">
      <w:pPr>
        <w:rPr>
          <w:del w:id="3101" w:author="Jarema Piekutowski" w:date="2022-09-08T08:48:00Z"/>
          <w:rStyle w:val="normaltextrun"/>
          <w:rFonts w:cstheme="minorHAnsi"/>
        </w:rPr>
        <w:pPrChange w:id="3102" w:author="Jarema Piekutowski" w:date="2022-09-08T08:48:00Z">
          <w:pPr/>
        </w:pPrChange>
      </w:pPr>
      <w:del w:id="3103" w:author="Jarema Piekutowski" w:date="2022-09-08T08:48:00Z">
        <w:r w:rsidRPr="003E1A16" w:rsidDel="00AC4AE7">
          <w:rPr>
            <w:rStyle w:val="normaltextrun"/>
            <w:rFonts w:cstheme="minorHAnsi"/>
            <w:b/>
            <w:bCs/>
          </w:rPr>
          <w:delText>Źródło danych niezbędnych do zebrania:</w:delText>
        </w:r>
        <w:r w:rsidDel="00AC4AE7">
          <w:rPr>
            <w:rStyle w:val="normaltextrun"/>
            <w:rFonts w:cstheme="minorHAnsi"/>
          </w:rPr>
          <w:delText xml:space="preserve"> d</w:delText>
        </w:r>
        <w:r w:rsidRPr="002E7DFE" w:rsidDel="00AC4AE7">
          <w:rPr>
            <w:rStyle w:val="normaltextrun"/>
            <w:rFonts w:cstheme="minorHAnsi"/>
          </w:rPr>
          <w:delText>esk research,</w:delText>
        </w:r>
        <w:r w:rsidDel="00AC4AE7">
          <w:rPr>
            <w:rStyle w:val="normaltextrun"/>
            <w:rFonts w:cstheme="minorHAnsi"/>
          </w:rPr>
          <w:delText xml:space="preserve"> </w:delText>
        </w:r>
        <w:r w:rsidRPr="002E7DFE" w:rsidDel="00AC4AE7">
          <w:rPr>
            <w:rStyle w:val="normaltextrun"/>
            <w:rFonts w:cstheme="minorHAnsi"/>
          </w:rPr>
          <w:delText>badanie CAWI/CATI z beneficjentami, wywiady pogłębione z beneficjentami,</w:delText>
        </w:r>
        <w:r w:rsidDel="00AC4AE7">
          <w:rPr>
            <w:rStyle w:val="normaltextrun"/>
            <w:rFonts w:cstheme="minorHAnsi"/>
          </w:rPr>
          <w:delText xml:space="preserve"> </w:delText>
        </w:r>
        <w:r w:rsidRPr="002E7DFE" w:rsidDel="00AC4AE7">
          <w:rPr>
            <w:rStyle w:val="normaltextrun"/>
            <w:rFonts w:cstheme="minorHAnsi"/>
          </w:rPr>
          <w:delText>wywiady pogłębione z IZ i IP,</w:delText>
        </w:r>
        <w:r w:rsidDel="00AC4AE7">
          <w:rPr>
            <w:rStyle w:val="normaltextrun"/>
            <w:rFonts w:cstheme="minorHAnsi"/>
          </w:rPr>
          <w:delText xml:space="preserve"> </w:delText>
        </w:r>
        <w:r w:rsidRPr="002E7DFE" w:rsidDel="00AC4AE7">
          <w:rPr>
            <w:rStyle w:val="normaltextrun"/>
            <w:rFonts w:cstheme="minorHAnsi"/>
          </w:rPr>
          <w:delText>panele ekspertów.</w:delText>
        </w:r>
      </w:del>
    </w:p>
    <w:p w14:paraId="5C0C1212" w14:textId="298B754C" w:rsidR="00535BB3" w:rsidRPr="00A36E7B" w:rsidDel="00AC4AE7" w:rsidRDefault="00535BB3" w:rsidP="00AC4AE7">
      <w:pPr>
        <w:rPr>
          <w:del w:id="3104" w:author="Jarema Piekutowski" w:date="2022-09-08T08:48:00Z"/>
          <w:rStyle w:val="normaltextrun"/>
        </w:rPr>
        <w:pPrChange w:id="3105" w:author="Jarema Piekutowski" w:date="2022-09-08T08:48:00Z">
          <w:pPr>
            <w:pStyle w:val="Nagwek2"/>
          </w:pPr>
        </w:pPrChange>
      </w:pPr>
      <w:bookmarkStart w:id="3106" w:name="_Toc112688998"/>
      <w:del w:id="3107" w:author="Jarema Piekutowski" w:date="2022-09-08T08:48:00Z">
        <w:r w:rsidRPr="00A36E7B" w:rsidDel="00AC4AE7">
          <w:rPr>
            <w:rStyle w:val="normaltextrun"/>
          </w:rPr>
          <w:delText>Ocena instytucjonalnych i operacyjnych środków zaradczych</w:delText>
        </w:r>
        <w:bookmarkEnd w:id="3106"/>
        <w:r w:rsidRPr="00A36E7B" w:rsidDel="00AC4AE7">
          <w:rPr>
            <w:rStyle w:val="normaltextrun"/>
          </w:rPr>
          <w:delText xml:space="preserve"> </w:delText>
        </w:r>
      </w:del>
    </w:p>
    <w:p w14:paraId="652EE6BA" w14:textId="3C10F8C3" w:rsidR="00660A7D" w:rsidDel="00AC4AE7" w:rsidRDefault="00660A7D" w:rsidP="00AC4AE7">
      <w:pPr>
        <w:rPr>
          <w:del w:id="3108" w:author="Jarema Piekutowski" w:date="2022-09-08T08:48:00Z"/>
          <w:rStyle w:val="normaltextrun"/>
          <w:rFonts w:ascii="Arial" w:hAnsi="Arial" w:cs="Arial"/>
        </w:rPr>
        <w:pPrChange w:id="3109" w:author="Jarema Piekutowski" w:date="2022-09-08T08:48:00Z">
          <w:pPr/>
        </w:pPrChange>
      </w:pPr>
      <w:del w:id="3110" w:author="Jarema Piekutowski" w:date="2022-09-08T08:48:00Z">
        <w:r w:rsidRPr="00FB3562" w:rsidDel="00AC4AE7">
          <w:rPr>
            <w:rStyle w:val="normaltextrun"/>
            <w:rFonts w:cstheme="minorHAnsi"/>
            <w:b/>
            <w:bCs/>
          </w:rPr>
          <w:delText>Dane dostępne</w:delText>
        </w:r>
        <w:r w:rsidRPr="00FB3562" w:rsidDel="00AC4AE7">
          <w:rPr>
            <w:rStyle w:val="normaltextrun"/>
            <w:rFonts w:cstheme="minorHAnsi"/>
          </w:rPr>
          <w:delText>:</w:delText>
        </w:r>
      </w:del>
    </w:p>
    <w:p w14:paraId="53565306" w14:textId="50C1EF82" w:rsidR="00660A7D" w:rsidRPr="00B81276" w:rsidDel="00AC4AE7" w:rsidRDefault="00660A7D" w:rsidP="00AC4AE7">
      <w:pPr>
        <w:rPr>
          <w:del w:id="3111" w:author="Jarema Piekutowski" w:date="2022-09-08T08:48:00Z"/>
          <w:rStyle w:val="normaltextrun"/>
          <w:rFonts w:cstheme="minorHAnsi"/>
        </w:rPr>
        <w:pPrChange w:id="3112" w:author="Jarema Piekutowski" w:date="2022-09-08T08:48:00Z">
          <w:pPr>
            <w:pStyle w:val="Akapitzlist"/>
            <w:numPr>
              <w:numId w:val="69"/>
            </w:numPr>
            <w:ind w:hanging="360"/>
          </w:pPr>
        </w:pPrChange>
      </w:pPr>
      <w:del w:id="3113" w:author="Jarema Piekutowski" w:date="2022-09-08T08:48:00Z">
        <w:r w:rsidRPr="00B87B0E" w:rsidDel="00AC4AE7">
          <w:rPr>
            <w:rStyle w:val="normaltextrun"/>
            <w:rFonts w:cstheme="minorHAnsi"/>
          </w:rPr>
          <w:delText>Akty prawne</w:delText>
        </w:r>
        <w:r w:rsidDel="00AC4AE7">
          <w:rPr>
            <w:rStyle w:val="normaltextrun"/>
            <w:rFonts w:cstheme="minorHAnsi"/>
          </w:rPr>
          <w:delText>, w</w:delText>
        </w:r>
        <w:r w:rsidRPr="007E6BE9" w:rsidDel="00AC4AE7">
          <w:rPr>
            <w:rStyle w:val="normaltextrun"/>
            <w:rFonts w:cstheme="minorHAnsi"/>
          </w:rPr>
          <w:delText>ytyczne</w:delText>
        </w:r>
        <w:r w:rsidDel="00AC4AE7">
          <w:rPr>
            <w:rStyle w:val="normaltextrun"/>
            <w:rFonts w:cstheme="minorHAnsi"/>
          </w:rPr>
          <w:delText xml:space="preserve"> -  </w:delText>
        </w:r>
        <w:r w:rsidRPr="00B81276" w:rsidDel="00AC4AE7">
          <w:rPr>
            <w:rStyle w:val="normaltextrun"/>
            <w:rFonts w:cstheme="minorHAnsi"/>
          </w:rPr>
          <w:delText>Ustawa z dnia 11 lipca 2014 r. o zasadach realizacji programów w zakresie polityki spójności finansowanych w perspektywie finansowej 2014-2020</w:delText>
        </w:r>
        <w:r w:rsidDel="00AC4AE7">
          <w:rPr>
            <w:rStyle w:val="normaltextrun"/>
            <w:rFonts w:cstheme="minorHAnsi"/>
          </w:rPr>
          <w:delText xml:space="preserve">, </w:delText>
        </w:r>
        <w:r w:rsidRPr="00B81276" w:rsidDel="00AC4AE7">
          <w:rPr>
            <w:rStyle w:val="normaltextrun"/>
            <w:rFonts w:cstheme="minorHAnsi"/>
          </w:rPr>
          <w:delText>Wytyczne w zakresie trybów wyboru projektów na lata 2014–2020</w:delText>
        </w:r>
        <w:r w:rsidDel="00AC4AE7">
          <w:rPr>
            <w:rStyle w:val="normaltextrun"/>
            <w:rFonts w:cstheme="minorHAnsi"/>
          </w:rPr>
          <w:delText xml:space="preserve">, </w:delText>
        </w:r>
        <w:r w:rsidRPr="00B81276" w:rsidDel="00AC4AE7">
          <w:rPr>
            <w:rStyle w:val="normaltextrun"/>
            <w:rFonts w:cstheme="minorHAnsi"/>
          </w:rPr>
          <w:delText>Zasady realizacji Zintegrowanych Inwestycji Terytorialnych w Polsce.</w:delText>
        </w:r>
      </w:del>
    </w:p>
    <w:p w14:paraId="31BBE4C6" w14:textId="2DD093DA" w:rsidR="00660A7D" w:rsidDel="00AC4AE7" w:rsidRDefault="00660A7D" w:rsidP="00AC4AE7">
      <w:pPr>
        <w:rPr>
          <w:del w:id="3114" w:author="Jarema Piekutowski" w:date="2022-09-08T08:48:00Z"/>
          <w:rStyle w:val="normaltextrun"/>
          <w:rFonts w:cstheme="minorHAnsi"/>
        </w:rPr>
        <w:pPrChange w:id="3115" w:author="Jarema Piekutowski" w:date="2022-09-08T08:48:00Z">
          <w:pPr>
            <w:pStyle w:val="Akapitzlist"/>
            <w:numPr>
              <w:numId w:val="69"/>
            </w:numPr>
            <w:ind w:hanging="360"/>
          </w:pPr>
        </w:pPrChange>
      </w:pPr>
      <w:del w:id="3116" w:author="Jarema Piekutowski" w:date="2022-09-08T08:48:00Z">
        <w:r w:rsidDel="00AC4AE7">
          <w:rPr>
            <w:rStyle w:val="normaltextrun"/>
            <w:rFonts w:cstheme="minorHAnsi"/>
          </w:rPr>
          <w:delText>Dokumenty programowe – POPW 2014-2020, SZOOP POPW 2014-2020, załączniki do SZOOP, dokumentacja konkursowa naborów oraz informacje dostępne na portalu POPW 2014-2020, projekt FEPW 2021-2027.</w:delText>
        </w:r>
      </w:del>
    </w:p>
    <w:p w14:paraId="1044405F" w14:textId="1286A036" w:rsidR="00660A7D" w:rsidRPr="00CB6361" w:rsidDel="00AC4AE7" w:rsidRDefault="00660A7D" w:rsidP="00AC4AE7">
      <w:pPr>
        <w:rPr>
          <w:del w:id="3117" w:author="Jarema Piekutowski" w:date="2022-09-08T08:48:00Z"/>
          <w:rStyle w:val="normaltextrun"/>
          <w:rFonts w:cstheme="minorHAnsi"/>
        </w:rPr>
        <w:pPrChange w:id="3118" w:author="Jarema Piekutowski" w:date="2022-09-08T08:48:00Z">
          <w:pPr>
            <w:pStyle w:val="Akapitzlist"/>
            <w:numPr>
              <w:numId w:val="69"/>
            </w:numPr>
            <w:ind w:hanging="360"/>
          </w:pPr>
        </w:pPrChange>
      </w:pPr>
      <w:del w:id="3119" w:author="Jarema Piekutowski" w:date="2022-09-08T08:48:00Z">
        <w:r w:rsidDel="00AC4AE7">
          <w:rPr>
            <w:rStyle w:val="normaltextrun"/>
            <w:rFonts w:cstheme="minorHAnsi"/>
          </w:rPr>
          <w:delText>W</w:delText>
        </w:r>
        <w:r w:rsidRPr="00B81276" w:rsidDel="00AC4AE7">
          <w:rPr>
            <w:rStyle w:val="normaltextrun"/>
            <w:rFonts w:cstheme="minorHAnsi"/>
          </w:rPr>
          <w:delText>yniki badań ewaluacyjnych</w:delText>
        </w:r>
        <w:r w:rsidDel="00AC4AE7">
          <w:rPr>
            <w:rStyle w:val="normaltextrun"/>
            <w:rFonts w:cstheme="minorHAnsi"/>
          </w:rPr>
          <w:delText xml:space="preserve"> - </w:delText>
        </w:r>
        <w:r w:rsidRPr="00B81276" w:rsidDel="00AC4AE7">
          <w:rPr>
            <w:rStyle w:val="normaltextrun"/>
            <w:rFonts w:cstheme="minorHAnsi"/>
          </w:rPr>
          <w:delText>Ewaluacja mid-term postępu rzeczowego i systemu realizacji Programu Operacyjnego Polska Wschodnia 2014-2020 dla potrzeb przeglądu śródokresowego, w tym realizacji zapisów ram i rezerwy wykonania</w:delText>
        </w:r>
        <w:r w:rsidDel="00AC4AE7">
          <w:rPr>
            <w:rStyle w:val="normaltextrun"/>
            <w:rFonts w:cstheme="minorHAnsi"/>
          </w:rPr>
          <w:delText>;</w:delText>
        </w:r>
        <w:r w:rsidRPr="00B81276" w:rsidDel="00AC4AE7">
          <w:rPr>
            <w:rStyle w:val="normaltextrun"/>
            <w:rFonts w:cstheme="minorHAnsi"/>
          </w:rPr>
          <w:delText xml:space="preserve"> </w:delText>
        </w:r>
        <w:r w:rsidDel="00AC4AE7">
          <w:rPr>
            <w:rStyle w:val="normaltextrun"/>
            <w:rFonts w:cstheme="minorHAnsi"/>
          </w:rPr>
          <w:delText>e</w:delText>
        </w:r>
        <w:r w:rsidRPr="00B81276" w:rsidDel="00AC4AE7">
          <w:rPr>
            <w:rStyle w:val="normaltextrun"/>
            <w:rFonts w:cstheme="minorHAnsi"/>
          </w:rPr>
          <w:delText>waluacje mid-term dla województw: podlaskiego, warmińsko-mazurskiego, lubelskiego, świętokrzyskiego i podkarpackiego, a także programów operacyjnych realizowanych w ramach Umowy Partnerstwa 2014-2020</w:delText>
        </w:r>
        <w:r w:rsidDel="00AC4AE7">
          <w:rPr>
            <w:rStyle w:val="normaltextrun"/>
            <w:rFonts w:cstheme="minorHAnsi"/>
          </w:rPr>
          <w:delText>; ewaluacje instrumentu Zintegrowane Inwestycje Terytorialne dla województw: podlaskiego i świętokrzyskiego, Ocena</w:delText>
        </w:r>
        <w:r w:rsidRPr="00142871" w:rsidDel="00AC4AE7">
          <w:rPr>
            <w:rStyle w:val="normaltextrun"/>
            <w:rFonts w:cstheme="minorHAnsi"/>
          </w:rPr>
          <w:delText xml:space="preserve"> wpływu RPO WiM 2014–2020 na konkurencyjność i innowacyjność przedsiębiorstw z województwa warmińsko-mazurskiego</w:delText>
        </w:r>
        <w:r w:rsidDel="00AC4AE7">
          <w:rPr>
            <w:rStyle w:val="normaltextrun"/>
            <w:rFonts w:cstheme="minorHAnsi"/>
          </w:rPr>
          <w:delText>.</w:delText>
        </w:r>
      </w:del>
    </w:p>
    <w:p w14:paraId="25663815" w14:textId="7F70831E" w:rsidR="00660A7D" w:rsidDel="00AC4AE7" w:rsidRDefault="00660A7D" w:rsidP="00AC4AE7">
      <w:pPr>
        <w:rPr>
          <w:del w:id="3120" w:author="Jarema Piekutowski" w:date="2022-09-08T08:48:00Z"/>
          <w:rStyle w:val="normaltextrun"/>
          <w:rFonts w:cstheme="minorHAnsi"/>
        </w:rPr>
        <w:pPrChange w:id="3121" w:author="Jarema Piekutowski" w:date="2022-09-08T08:48:00Z">
          <w:pPr>
            <w:pStyle w:val="Akapitzlist"/>
            <w:numPr>
              <w:numId w:val="69"/>
            </w:numPr>
            <w:ind w:hanging="360"/>
          </w:pPr>
        </w:pPrChange>
      </w:pPr>
      <w:del w:id="3122" w:author="Jarema Piekutowski" w:date="2022-09-08T08:48:00Z">
        <w:r w:rsidDel="00AC4AE7">
          <w:rPr>
            <w:rStyle w:val="normaltextrun"/>
            <w:rFonts w:cstheme="minorHAnsi"/>
          </w:rPr>
          <w:delText xml:space="preserve">Dane monitoringowe i sprawozdawcze - </w:delText>
        </w:r>
        <w:r w:rsidRPr="007E6BE9" w:rsidDel="00AC4AE7">
          <w:rPr>
            <w:rStyle w:val="normaltextrun"/>
            <w:rFonts w:cstheme="minorHAnsi"/>
          </w:rPr>
          <w:delText>dane z SL2014 dotyczące umów o dofinansowanie i wniosków o płatność zawierające m.in. wartość i terminy realizacji umów, docelowe i osiągnięte wartości wskaźników</w:delText>
        </w:r>
        <w:r w:rsidDel="00AC4AE7">
          <w:rPr>
            <w:rStyle w:val="normaltextrun"/>
            <w:rFonts w:cstheme="minorHAnsi"/>
          </w:rPr>
          <w:delText>, dane pochodzące z informacji kwartalnych, sprawozdanie roczne z realizacji POPW za 2014-2015 i 2016 r., dokumenty metodologiczne z szacowaniem wartości wskaźników POPW.</w:delText>
        </w:r>
      </w:del>
    </w:p>
    <w:p w14:paraId="5D82409D" w14:textId="64AA4855" w:rsidR="00660A7D" w:rsidRPr="0069622B" w:rsidDel="00AC4AE7" w:rsidRDefault="00660A7D" w:rsidP="00AC4AE7">
      <w:pPr>
        <w:rPr>
          <w:del w:id="3123" w:author="Jarema Piekutowski" w:date="2022-09-08T08:48:00Z"/>
          <w:rStyle w:val="normaltextrun"/>
          <w:rFonts w:cstheme="minorHAnsi"/>
        </w:rPr>
        <w:pPrChange w:id="3124" w:author="Jarema Piekutowski" w:date="2022-09-08T08:48:00Z">
          <w:pPr>
            <w:pStyle w:val="Akapitzlist"/>
            <w:numPr>
              <w:numId w:val="69"/>
            </w:numPr>
            <w:ind w:hanging="360"/>
          </w:pPr>
        </w:pPrChange>
      </w:pPr>
      <w:del w:id="3125" w:author="Jarema Piekutowski" w:date="2022-09-08T08:48:00Z">
        <w:r w:rsidDel="00AC4AE7">
          <w:rPr>
            <w:rStyle w:val="normaltextrun"/>
            <w:rFonts w:cstheme="minorHAnsi"/>
          </w:rPr>
          <w:delText>Dokumentacja projektowa – informacje z wniosków o płatność (np. o problemach w trakcie realizacji projektu).</w:delText>
        </w:r>
      </w:del>
    </w:p>
    <w:p w14:paraId="68F5AFB5" w14:textId="7C6C7A56" w:rsidR="00660A7D" w:rsidRPr="00D3373C" w:rsidDel="00AC4AE7" w:rsidRDefault="00660A7D" w:rsidP="00AC4AE7">
      <w:pPr>
        <w:rPr>
          <w:del w:id="3126" w:author="Jarema Piekutowski" w:date="2022-09-08T08:48:00Z"/>
          <w:rStyle w:val="normaltextrun"/>
          <w:rFonts w:ascii="Arial" w:hAnsi="Arial" w:cs="Arial"/>
        </w:rPr>
        <w:pPrChange w:id="3127" w:author="Jarema Piekutowski" w:date="2022-09-08T08:48:00Z">
          <w:pPr/>
        </w:pPrChange>
      </w:pPr>
      <w:del w:id="3128" w:author="Jarema Piekutowski" w:date="2022-09-08T08:48:00Z">
        <w:r w:rsidRPr="00FB3562" w:rsidDel="00AC4AE7">
          <w:rPr>
            <w:rStyle w:val="normaltextrun"/>
            <w:rFonts w:cstheme="minorHAnsi"/>
            <w:b/>
            <w:bCs/>
          </w:rPr>
          <w:delText>Dane potrzebne do zebrania</w:delText>
        </w:r>
        <w:r w:rsidDel="00AC4AE7">
          <w:rPr>
            <w:rStyle w:val="normaltextrun"/>
            <w:rFonts w:cstheme="minorHAnsi"/>
          </w:rPr>
          <w:delText>:</w:delText>
        </w:r>
        <w:r w:rsidDel="00AC4AE7">
          <w:rPr>
            <w:rStyle w:val="normaltextrun"/>
            <w:rFonts w:ascii="Arial" w:hAnsi="Arial" w:cs="Arial"/>
          </w:rPr>
          <w:delText xml:space="preserve"> </w:delText>
        </w:r>
        <w:r w:rsidRPr="00D3373C" w:rsidDel="00AC4AE7">
          <w:rPr>
            <w:rStyle w:val="normaltextrun"/>
            <w:rFonts w:cstheme="minorHAnsi"/>
          </w:rPr>
          <w:delText xml:space="preserve">sprawozdania roczne z realizacji POPW 2014-2020 (za lata 2017-2021) – </w:delText>
        </w:r>
        <w:commentRangeStart w:id="3129"/>
        <w:r w:rsidRPr="00D3373C" w:rsidDel="00AC4AE7">
          <w:rPr>
            <w:rStyle w:val="normaltextrun"/>
            <w:rFonts w:cstheme="minorHAnsi"/>
          </w:rPr>
          <w:delText>nie są dostępne publicznie,</w:delText>
        </w:r>
        <w:r w:rsidDel="00AC4AE7">
          <w:rPr>
            <w:rStyle w:val="normaltextrun"/>
            <w:rFonts w:ascii="Arial" w:hAnsi="Arial" w:cs="Arial"/>
          </w:rPr>
          <w:delText xml:space="preserve"> </w:delText>
        </w:r>
        <w:commentRangeEnd w:id="3129"/>
        <w:r w:rsidR="006B1CB6" w:rsidDel="00AC4AE7">
          <w:rPr>
            <w:rStyle w:val="Odwoaniedokomentarza"/>
          </w:rPr>
          <w:commentReference w:id="3129"/>
        </w:r>
        <w:r w:rsidRPr="00D3373C" w:rsidDel="00AC4AE7">
          <w:rPr>
            <w:rStyle w:val="normaltextrun"/>
            <w:rFonts w:cstheme="minorHAnsi"/>
          </w:rPr>
          <w:delText>opinie beneficjentów na temat stosowanych zasad i wymogów programowych wobec projektów,</w:delText>
        </w:r>
        <w:r w:rsidDel="00AC4AE7">
          <w:rPr>
            <w:rStyle w:val="normaltextrun"/>
            <w:rFonts w:ascii="Arial" w:hAnsi="Arial" w:cs="Arial"/>
          </w:rPr>
          <w:delText xml:space="preserve"> </w:delText>
        </w:r>
        <w:r w:rsidRPr="00D3373C" w:rsidDel="00AC4AE7">
          <w:rPr>
            <w:rStyle w:val="normaltextrun"/>
            <w:rFonts w:cstheme="minorHAnsi"/>
          </w:rPr>
          <w:delText>informacje statystyczne (badanie ilościowe) i pogłębione (wywiady) na temat problemów pojawiających się podczas realizacji projektów,</w:delText>
        </w:r>
        <w:r w:rsidDel="00AC4AE7">
          <w:rPr>
            <w:rStyle w:val="normaltextrun"/>
            <w:rFonts w:ascii="Arial" w:hAnsi="Arial" w:cs="Arial"/>
          </w:rPr>
          <w:delText xml:space="preserve"> </w:delText>
        </w:r>
        <w:r w:rsidRPr="00D3373C" w:rsidDel="00AC4AE7">
          <w:rPr>
            <w:rStyle w:val="normaltextrun"/>
            <w:rFonts w:cstheme="minorHAnsi"/>
          </w:rPr>
          <w:delText>uzupełniające informacje na temat przyczyn podjętych środków zaradczych oraz opinie na temat ich oczekiwanych efektów i skuteczności,</w:delText>
        </w:r>
        <w:r w:rsidDel="00AC4AE7">
          <w:rPr>
            <w:rStyle w:val="normaltextrun"/>
            <w:rFonts w:ascii="Arial" w:hAnsi="Arial" w:cs="Arial"/>
          </w:rPr>
          <w:delText xml:space="preserve"> </w:delText>
        </w:r>
        <w:r w:rsidRPr="00D3373C" w:rsidDel="00AC4AE7">
          <w:rPr>
            <w:rStyle w:val="normaltextrun"/>
            <w:rFonts w:cstheme="minorHAnsi"/>
          </w:rPr>
          <w:delText>informacje o środkach zaradczych podejmowanych przez beneficjentów ich wpływie na przebieg projektów,</w:delText>
        </w:r>
        <w:r w:rsidDel="00AC4AE7">
          <w:rPr>
            <w:rStyle w:val="normaltextrun"/>
            <w:rFonts w:ascii="Arial" w:hAnsi="Arial" w:cs="Arial"/>
          </w:rPr>
          <w:delText xml:space="preserve"> </w:delText>
        </w:r>
        <w:r w:rsidRPr="00D3373C" w:rsidDel="00AC4AE7">
          <w:rPr>
            <w:rStyle w:val="normaltextrun"/>
            <w:rFonts w:cstheme="minorHAnsi"/>
          </w:rPr>
          <w:delText>opinie ekspertów na temat podjętych środków zaradczych oraz wniosków i rekomendacji sformułowanych przez Wykonawcę.</w:delText>
        </w:r>
      </w:del>
    </w:p>
    <w:p w14:paraId="32DC88B4" w14:textId="5E882B47" w:rsidR="00535BB3" w:rsidRPr="007C1293" w:rsidDel="00AC4AE7" w:rsidRDefault="00660A7D" w:rsidP="00AC4AE7">
      <w:pPr>
        <w:rPr>
          <w:del w:id="3130" w:author="Jarema Piekutowski" w:date="2022-09-08T08:48:00Z"/>
          <w:rStyle w:val="normaltextrun"/>
          <w:rFonts w:cstheme="minorHAnsi"/>
          <w:b/>
          <w:bCs/>
          <w:color w:val="4472C4" w:themeColor="accent1"/>
        </w:rPr>
        <w:pPrChange w:id="3131" w:author="Jarema Piekutowski" w:date="2022-09-08T08:48:00Z">
          <w:pPr/>
        </w:pPrChange>
      </w:pPr>
      <w:del w:id="3132" w:author="Jarema Piekutowski" w:date="2022-09-08T08:48:00Z">
        <w:r w:rsidRPr="003E1A16" w:rsidDel="00AC4AE7">
          <w:rPr>
            <w:rStyle w:val="normaltextrun"/>
            <w:rFonts w:cstheme="minorHAnsi"/>
            <w:b/>
            <w:bCs/>
          </w:rPr>
          <w:delText>Źródło danych niezbędnych do zebrania:</w:delText>
        </w:r>
        <w:r w:rsidDel="00AC4AE7">
          <w:rPr>
            <w:rStyle w:val="normaltextrun"/>
            <w:rFonts w:cstheme="minorHAnsi"/>
            <w:b/>
            <w:bCs/>
          </w:rPr>
          <w:delText xml:space="preserve"> </w:delText>
        </w:r>
        <w:r w:rsidRPr="00D3373C" w:rsidDel="00AC4AE7">
          <w:rPr>
            <w:rStyle w:val="normaltextrun"/>
            <w:rFonts w:cstheme="minorHAnsi"/>
          </w:rPr>
          <w:delText>badanie CAWI/CATI z beneficjentami, wywiady pogłębione z beneficjentami,</w:delText>
        </w:r>
        <w:r w:rsidDel="00AC4AE7">
          <w:rPr>
            <w:rStyle w:val="normaltextrun"/>
            <w:rFonts w:cstheme="minorHAnsi"/>
            <w:b/>
            <w:bCs/>
          </w:rPr>
          <w:delText xml:space="preserve"> </w:delText>
        </w:r>
        <w:r w:rsidRPr="00D3373C" w:rsidDel="00AC4AE7">
          <w:rPr>
            <w:rStyle w:val="normaltextrun"/>
            <w:rFonts w:cstheme="minorHAnsi"/>
          </w:rPr>
          <w:delText>wywiady pogłębione z IZ i IP,</w:delText>
        </w:r>
        <w:r w:rsidDel="00AC4AE7">
          <w:rPr>
            <w:rStyle w:val="normaltextrun"/>
            <w:rFonts w:cstheme="minorHAnsi"/>
            <w:b/>
            <w:bCs/>
          </w:rPr>
          <w:delText xml:space="preserve"> </w:delText>
        </w:r>
        <w:r w:rsidRPr="00D3373C" w:rsidDel="00AC4AE7">
          <w:rPr>
            <w:rStyle w:val="normaltextrun"/>
            <w:rFonts w:cstheme="minorHAnsi"/>
          </w:rPr>
          <w:delText>panele ekspertów.</w:delText>
        </w:r>
      </w:del>
    </w:p>
    <w:p w14:paraId="1A1A9059" w14:textId="3C5E2556" w:rsidR="00535BB3" w:rsidRPr="00A36E7B" w:rsidDel="00AC4AE7" w:rsidRDefault="00AE72A6" w:rsidP="00AC4AE7">
      <w:pPr>
        <w:rPr>
          <w:del w:id="3133" w:author="Jarema Piekutowski" w:date="2022-09-08T08:48:00Z"/>
          <w:rStyle w:val="normaltextrun"/>
        </w:rPr>
        <w:pPrChange w:id="3134" w:author="Jarema Piekutowski" w:date="2022-09-08T08:48:00Z">
          <w:pPr>
            <w:pStyle w:val="Nagwek2"/>
          </w:pPr>
        </w:pPrChange>
      </w:pPr>
      <w:bookmarkStart w:id="3135" w:name="_Toc112688999"/>
      <w:del w:id="3136" w:author="Jarema Piekutowski" w:date="2022-09-08T08:48:00Z">
        <w:r w:rsidRPr="00A36E7B" w:rsidDel="00AC4AE7">
          <w:rPr>
            <w:rStyle w:val="normaltextrun"/>
          </w:rPr>
          <w:delText>Analiza możliwości przesunięć alokacji</w:delText>
        </w:r>
        <w:bookmarkEnd w:id="3135"/>
      </w:del>
    </w:p>
    <w:p w14:paraId="20D4071B" w14:textId="016968DC" w:rsidR="00F32B8F" w:rsidRPr="002F504C" w:rsidDel="00AC4AE7" w:rsidRDefault="00F32B8F" w:rsidP="00AC4AE7">
      <w:pPr>
        <w:rPr>
          <w:del w:id="3137" w:author="Jarema Piekutowski" w:date="2022-09-08T08:48:00Z"/>
          <w:rStyle w:val="normaltextrun"/>
          <w:rFonts w:cstheme="minorHAnsi"/>
        </w:rPr>
        <w:pPrChange w:id="3138" w:author="Jarema Piekutowski" w:date="2022-09-08T08:48:00Z">
          <w:pPr/>
        </w:pPrChange>
      </w:pPr>
      <w:del w:id="3139" w:author="Jarema Piekutowski" w:date="2022-09-08T08:48:00Z">
        <w:r w:rsidRPr="002F504C" w:rsidDel="00AC4AE7">
          <w:rPr>
            <w:rStyle w:val="normaltextrun"/>
            <w:rFonts w:cstheme="minorHAnsi"/>
            <w:b/>
            <w:bCs/>
          </w:rPr>
          <w:delText>Dane dostępne</w:delText>
        </w:r>
        <w:r w:rsidRPr="002F504C" w:rsidDel="00AC4AE7">
          <w:rPr>
            <w:rStyle w:val="normaltextrun"/>
            <w:rFonts w:cstheme="minorHAnsi"/>
          </w:rPr>
          <w:delText>: dane na temat dostępnej alokacji w poszczególnych Działaniach i Poddziałaniach, informacja o dotychczasowej kontraktacji w poszczególnych Działaniach i Poddziałaniach POPW, dane o dotychczasowych naborach (dostępnej alokacji, liczbie i wartości złożonych WoD, liczbie i wartości wniosków zatwierdzonych do dofinansowania, liczbie i wartości podpisanych UoD), informacje o planowanych naborach.</w:delText>
        </w:r>
      </w:del>
    </w:p>
    <w:p w14:paraId="012164AA" w14:textId="19B6688D" w:rsidR="00F32B8F" w:rsidRPr="002F504C" w:rsidDel="00AC4AE7" w:rsidRDefault="00F32B8F" w:rsidP="00AC4AE7">
      <w:pPr>
        <w:rPr>
          <w:del w:id="3140" w:author="Jarema Piekutowski" w:date="2022-09-08T08:48:00Z"/>
          <w:rStyle w:val="normaltextrun"/>
          <w:rFonts w:cstheme="minorHAnsi"/>
        </w:rPr>
        <w:pPrChange w:id="3141" w:author="Jarema Piekutowski" w:date="2022-09-08T08:48:00Z">
          <w:pPr/>
        </w:pPrChange>
      </w:pPr>
      <w:del w:id="3142" w:author="Jarema Piekutowski" w:date="2022-09-08T08:48:00Z">
        <w:r w:rsidRPr="002F504C" w:rsidDel="00AC4AE7">
          <w:rPr>
            <w:rStyle w:val="normaltextrun"/>
            <w:rFonts w:cstheme="minorHAnsi"/>
            <w:b/>
            <w:bCs/>
          </w:rPr>
          <w:delText>Dane potrzebne do zebrania</w:delText>
        </w:r>
        <w:r w:rsidRPr="002F504C" w:rsidDel="00AC4AE7">
          <w:rPr>
            <w:rStyle w:val="normaltextrun"/>
            <w:rFonts w:cstheme="minorHAnsi"/>
          </w:rPr>
          <w:delText xml:space="preserve">: informacje na temat liczby i wartości podpisanych UoD w Poddziałaniu 1.1.2, informacje na temat liczby i wartości WoD zatwierdzonych do dofinansowania w Działaniach 1.2 i 1.3, dane od beneficjentów dotyczące potencjału absorpcyjnego, dane dotyczące liczby i wartości umów zagrożonych rozwiązaniem, informacje od IZ dotyczące gotowości do realokacji środków. </w:delText>
        </w:r>
      </w:del>
    </w:p>
    <w:p w14:paraId="3F4657E3" w14:textId="26189B66" w:rsidR="00AE72A6" w:rsidDel="00AC4AE7" w:rsidRDefault="00F32B8F" w:rsidP="00AC4AE7">
      <w:pPr>
        <w:rPr>
          <w:del w:id="3143" w:author="Jarema Piekutowski" w:date="2022-09-08T08:48:00Z"/>
          <w:rStyle w:val="normaltextrun"/>
          <w:rFonts w:cstheme="minorHAnsi"/>
        </w:rPr>
        <w:pPrChange w:id="3144" w:author="Jarema Piekutowski" w:date="2022-09-08T08:48:00Z">
          <w:pPr/>
        </w:pPrChange>
      </w:pPr>
      <w:del w:id="3145" w:author="Jarema Piekutowski" w:date="2022-09-08T08:48:00Z">
        <w:r w:rsidRPr="002F504C" w:rsidDel="00AC4AE7">
          <w:rPr>
            <w:rStyle w:val="normaltextrun"/>
            <w:rFonts w:cstheme="minorHAnsi"/>
            <w:b/>
            <w:bCs/>
          </w:rPr>
          <w:delText xml:space="preserve">Źródło danych niezbędnych do zebrania: </w:delText>
        </w:r>
        <w:r w:rsidRPr="002F504C" w:rsidDel="00AC4AE7">
          <w:rPr>
            <w:rStyle w:val="normaltextrun"/>
            <w:rFonts w:cstheme="minorHAnsi"/>
          </w:rPr>
          <w:delText>desk research, badanie CAWI/CATI z beneficjentami, badanie IDI z IZ i IP PO PW, badanie IDI z beneficjentami</w:delText>
        </w:r>
        <w:r w:rsidDel="00AC4AE7">
          <w:rPr>
            <w:rStyle w:val="normaltextrun"/>
            <w:rFonts w:cstheme="minorHAnsi"/>
          </w:rPr>
          <w:delText>, panele ekspertów</w:delText>
        </w:r>
      </w:del>
    </w:p>
    <w:p w14:paraId="72D20FF2" w14:textId="54BF5F87" w:rsidR="00AE72A6" w:rsidRPr="007C1293" w:rsidDel="00AC4AE7" w:rsidRDefault="001D0179" w:rsidP="00AC4AE7">
      <w:pPr>
        <w:rPr>
          <w:del w:id="3146" w:author="Jarema Piekutowski" w:date="2022-09-08T08:48:00Z"/>
          <w:rStyle w:val="normaltextrun"/>
        </w:rPr>
        <w:pPrChange w:id="3147" w:author="Jarema Piekutowski" w:date="2022-09-08T08:48:00Z">
          <w:pPr>
            <w:pStyle w:val="Nagwek2"/>
          </w:pPr>
        </w:pPrChange>
      </w:pPr>
      <w:bookmarkStart w:id="3148" w:name="_Toc112689000"/>
      <w:del w:id="3149" w:author="Jarema Piekutowski" w:date="2022-09-08T08:48:00Z">
        <w:r w:rsidRPr="00AE72A6" w:rsidDel="00AC4AE7">
          <w:rPr>
            <w:rStyle w:val="Wyrnienieintensywne"/>
            <w:i w:val="0"/>
            <w:iCs w:val="0"/>
            <w:color w:val="2F5496" w:themeColor="accent1" w:themeShade="BF"/>
          </w:rPr>
          <w:delText>Oszacowanie wpływu POPW na wartości wskaźników rezultatu</w:delText>
        </w:r>
        <w:bookmarkEnd w:id="3148"/>
        <w:r w:rsidRPr="00AE72A6" w:rsidDel="00AC4AE7">
          <w:rPr>
            <w:rStyle w:val="normaltextrun"/>
          </w:rPr>
          <w:delText xml:space="preserve"> </w:delText>
        </w:r>
      </w:del>
    </w:p>
    <w:p w14:paraId="2F46867C" w14:textId="06936E48" w:rsidR="001D0179" w:rsidDel="00AC4AE7" w:rsidRDefault="001D0179" w:rsidP="00AC4AE7">
      <w:pPr>
        <w:rPr>
          <w:del w:id="3150" w:author="Jarema Piekutowski" w:date="2022-09-08T08:48:00Z"/>
          <w:rStyle w:val="normaltextrun"/>
          <w:rFonts w:cstheme="minorHAnsi"/>
        </w:rPr>
        <w:pPrChange w:id="3151" w:author="Jarema Piekutowski" w:date="2022-09-08T08:48:00Z">
          <w:pPr/>
        </w:pPrChange>
      </w:pPr>
      <w:del w:id="3152" w:author="Jarema Piekutowski" w:date="2022-09-08T08:48:00Z">
        <w:r w:rsidRPr="00017B90" w:rsidDel="00AC4AE7">
          <w:rPr>
            <w:rStyle w:val="normaltextrun"/>
            <w:rFonts w:cstheme="minorHAnsi"/>
            <w:b/>
            <w:bCs/>
          </w:rPr>
          <w:delText>Dane dostępne</w:delText>
        </w:r>
        <w:r w:rsidDel="00AC4AE7">
          <w:rPr>
            <w:rStyle w:val="normaltextrun"/>
            <w:rFonts w:cstheme="minorHAnsi"/>
          </w:rPr>
          <w:delText>: dane SL2014, dane GUS, BDL na poziomie regionów</w:delText>
        </w:r>
      </w:del>
    </w:p>
    <w:p w14:paraId="3FA2123F" w14:textId="2787E183" w:rsidR="001D0179" w:rsidDel="00AC4AE7" w:rsidRDefault="001D0179" w:rsidP="00AC4AE7">
      <w:pPr>
        <w:rPr>
          <w:del w:id="3153" w:author="Jarema Piekutowski" w:date="2022-09-08T08:48:00Z"/>
          <w:rStyle w:val="normaltextrun"/>
          <w:rFonts w:cstheme="minorHAnsi"/>
        </w:rPr>
        <w:pPrChange w:id="3154" w:author="Jarema Piekutowski" w:date="2022-09-08T08:48:00Z">
          <w:pPr/>
        </w:pPrChange>
      </w:pPr>
      <w:del w:id="3155" w:author="Jarema Piekutowski" w:date="2022-09-08T08:48:00Z">
        <w:r w:rsidRPr="00017B90" w:rsidDel="00AC4AE7">
          <w:rPr>
            <w:rStyle w:val="normaltextrun"/>
            <w:rFonts w:cstheme="minorHAnsi"/>
            <w:b/>
            <w:bCs/>
          </w:rPr>
          <w:delText xml:space="preserve">Dane </w:delText>
        </w:r>
        <w:r w:rsidDel="00AC4AE7">
          <w:rPr>
            <w:rStyle w:val="normaltextrun"/>
            <w:rFonts w:cstheme="minorHAnsi"/>
            <w:b/>
            <w:bCs/>
          </w:rPr>
          <w:delText>potrzebne do zebrania</w:delText>
        </w:r>
        <w:r w:rsidDel="00AC4AE7">
          <w:rPr>
            <w:rStyle w:val="normaltextrun"/>
            <w:rFonts w:cstheme="minorHAnsi"/>
          </w:rPr>
          <w:delText xml:space="preserve">:  dane INTRASTAT i EXTRASTAT w zakresie wysokości eksportu i jego kierunków na poziomie regionu (na potrzeby wskaźnika rezultatu PI 3b), dane pozyskane od lokalnych publicznych przewoźników dotyczące dynamiki liczby pasażerów, cen biletów, stanu i liczby naboru, itp. (na potrzeby wskaźnika rezultatu PI 4e),  informacje dotyczące kontynuacji prac innowacyjnych przez beneficjentów,  informacje dotyczące zakładanej i osiągniętej wartości eksportu oraz jego kierunków w projektach </w:delText>
        </w:r>
      </w:del>
      <w:ins w:id="3156" w:author="Marta Brzozowska" w:date="2022-09-05T14:02:00Z">
        <w:del w:id="3157" w:author="Jarema Piekutowski" w:date="2022-09-08T08:48:00Z">
          <w:r w:rsidDel="00AC4AE7">
            <w:rPr>
              <w:rStyle w:val="normaltextrun"/>
              <w:rFonts w:cstheme="minorHAnsi"/>
            </w:rPr>
            <w:delText>PO</w:delText>
          </w:r>
        </w:del>
      </w:ins>
      <w:del w:id="3158" w:author="Jarema Piekutowski" w:date="2022-09-08T08:48:00Z">
        <w:r w:rsidDel="00AC4AE7">
          <w:rPr>
            <w:rStyle w:val="normaltextrun"/>
            <w:rFonts w:cstheme="minorHAnsi"/>
          </w:rPr>
          <w:delText>W</w:delText>
        </w:r>
      </w:del>
      <w:ins w:id="3159" w:author="Marta Brzozowska" w:date="2022-09-05T14:02:00Z">
        <w:del w:id="3160" w:author="Jarema Piekutowski" w:date="2022-09-08T08:48:00Z">
          <w:r w:rsidDel="00AC4AE7">
            <w:rPr>
              <w:rStyle w:val="normaltextrun"/>
              <w:rFonts w:cstheme="minorHAnsi"/>
            </w:rPr>
            <w:delText>P</w:delText>
          </w:r>
        </w:del>
      </w:ins>
      <w:ins w:id="3161" w:author="Marta Brzozowska" w:date="2022-09-05T10:57:00Z">
        <w:del w:id="3162" w:author="Jarema Piekutowski" w:date="2022-09-08T08:48:00Z">
          <w:r w:rsidR="006B1CB6" w:rsidDel="00AC4AE7">
            <w:rPr>
              <w:rStyle w:val="normaltextrun"/>
              <w:rFonts w:cstheme="minorHAnsi"/>
            </w:rPr>
            <w:delText>W</w:delText>
          </w:r>
        </w:del>
      </w:ins>
      <w:del w:id="3163" w:author="Jarema Piekutowski" w:date="2022-09-08T08:48:00Z">
        <w:r w:rsidDel="00AC4AE7">
          <w:rPr>
            <w:rStyle w:val="normaltextrun"/>
            <w:rFonts w:cstheme="minorHAnsi"/>
          </w:rPr>
          <w:delText>POWP.</w:delText>
        </w:r>
      </w:del>
    </w:p>
    <w:p w14:paraId="47A2D480" w14:textId="25ADC690" w:rsidR="001D0179" w:rsidRPr="0023505C" w:rsidDel="00AC4AE7" w:rsidRDefault="001D0179" w:rsidP="00AC4AE7">
      <w:pPr>
        <w:rPr>
          <w:del w:id="3164" w:author="Jarema Piekutowski" w:date="2022-09-08T08:48:00Z"/>
          <w:rStyle w:val="normaltextrun"/>
          <w:rFonts w:cstheme="minorHAnsi"/>
        </w:rPr>
        <w:pPrChange w:id="3165" w:author="Jarema Piekutowski" w:date="2022-09-08T08:48:00Z">
          <w:pPr/>
        </w:pPrChange>
      </w:pPr>
      <w:del w:id="3166" w:author="Jarema Piekutowski" w:date="2022-09-08T08:48:00Z">
        <w:r w:rsidRPr="0023505C" w:rsidDel="00AC4AE7">
          <w:rPr>
            <w:rStyle w:val="normaltextrun"/>
            <w:rFonts w:cstheme="minorHAnsi"/>
            <w:b/>
            <w:bCs/>
          </w:rPr>
          <w:delText>Źródło danych niezbędnych do zebrania:</w:delText>
        </w:r>
        <w:r w:rsidRPr="0023505C" w:rsidDel="00AC4AE7">
          <w:rPr>
            <w:rStyle w:val="normaltextrun"/>
            <w:rFonts w:cstheme="minorHAnsi"/>
          </w:rPr>
          <w:delText xml:space="preserve"> </w:delText>
        </w:r>
        <w:r w:rsidDel="00AC4AE7">
          <w:rPr>
            <w:rStyle w:val="normaltextrun"/>
            <w:rFonts w:cstheme="minorHAnsi"/>
          </w:rPr>
          <w:delText xml:space="preserve"> baza INTASTAT i EKSTRASTAT, statystyki przewoźników publicznego transportu miejskiego, </w:delText>
        </w:r>
        <w:r w:rsidRPr="0023505C" w:rsidDel="00AC4AE7">
          <w:rPr>
            <w:rStyle w:val="normaltextrun"/>
            <w:rFonts w:cstheme="minorHAnsi"/>
          </w:rPr>
          <w:delText>badanie CAWI/CATI z beneficjentami, badanie IDI z beneficjentami</w:delText>
        </w:r>
        <w:r w:rsidDel="00AC4AE7">
          <w:rPr>
            <w:rStyle w:val="normaltextrun"/>
            <w:rFonts w:cstheme="minorHAnsi"/>
          </w:rPr>
          <w:delText>, WoD</w:delText>
        </w:r>
        <w:r w:rsidRPr="0023505C" w:rsidDel="00AC4AE7">
          <w:rPr>
            <w:rStyle w:val="normaltextrun"/>
            <w:rFonts w:cstheme="minorHAnsi"/>
          </w:rPr>
          <w:delText>.</w:delText>
        </w:r>
      </w:del>
    </w:p>
    <w:p w14:paraId="01FE26C4" w14:textId="35D33727" w:rsidR="000241A0" w:rsidRPr="007C1293" w:rsidDel="00AC4AE7" w:rsidRDefault="001D0179" w:rsidP="00AC4AE7">
      <w:pPr>
        <w:rPr>
          <w:del w:id="3167" w:author="Jarema Piekutowski" w:date="2022-09-08T08:48:00Z"/>
          <w:rStyle w:val="normaltextrun"/>
        </w:rPr>
        <w:pPrChange w:id="3168" w:author="Jarema Piekutowski" w:date="2022-09-08T08:48:00Z">
          <w:pPr>
            <w:pStyle w:val="Nagwek2"/>
          </w:pPr>
        </w:pPrChange>
      </w:pPr>
      <w:bookmarkStart w:id="3169" w:name="_Toc112689001"/>
      <w:del w:id="3170" w:author="Jarema Piekutowski" w:date="2022-09-08T08:48:00Z">
        <w:r w:rsidRPr="000241A0" w:rsidDel="00AC4AE7">
          <w:rPr>
            <w:rStyle w:val="Wyrnienieintensywne"/>
            <w:i w:val="0"/>
            <w:iCs w:val="0"/>
            <w:color w:val="2F5496" w:themeColor="accent1" w:themeShade="BF"/>
          </w:rPr>
          <w:delText>Ocena europejskiej wartości dodanej POPW</w:delText>
        </w:r>
        <w:bookmarkEnd w:id="3169"/>
      </w:del>
    </w:p>
    <w:p w14:paraId="59ADA73D" w14:textId="2F4A8D27" w:rsidR="001D0179" w:rsidDel="00AC4AE7" w:rsidRDefault="001D0179" w:rsidP="00AC4AE7">
      <w:pPr>
        <w:rPr>
          <w:del w:id="3171" w:author="Jarema Piekutowski" w:date="2022-09-08T08:48:00Z"/>
          <w:rStyle w:val="normaltextrun"/>
          <w:rFonts w:cstheme="minorHAnsi"/>
        </w:rPr>
        <w:pPrChange w:id="3172" w:author="Jarema Piekutowski" w:date="2022-09-08T08:48:00Z">
          <w:pPr/>
        </w:pPrChange>
      </w:pPr>
      <w:del w:id="3173" w:author="Jarema Piekutowski" w:date="2022-09-08T08:48:00Z">
        <w:r w:rsidRPr="00017B90" w:rsidDel="00AC4AE7">
          <w:rPr>
            <w:rStyle w:val="normaltextrun"/>
            <w:rFonts w:cstheme="minorHAnsi"/>
            <w:b/>
            <w:bCs/>
          </w:rPr>
          <w:delText>Dane dostępne</w:delText>
        </w:r>
        <w:r w:rsidDel="00AC4AE7">
          <w:rPr>
            <w:rStyle w:val="normaltextrun"/>
            <w:rFonts w:cstheme="minorHAnsi"/>
          </w:rPr>
          <w:delText>: dane SL2014, skrócone opisy WoD w bazie Lista projektów FE</w:delText>
        </w:r>
      </w:del>
    </w:p>
    <w:p w14:paraId="70384A71" w14:textId="1C93C4A7" w:rsidR="001D0179" w:rsidDel="00AC4AE7" w:rsidRDefault="001D0179" w:rsidP="00AC4AE7">
      <w:pPr>
        <w:rPr>
          <w:del w:id="3174" w:author="Jarema Piekutowski" w:date="2022-09-08T08:48:00Z"/>
          <w:rStyle w:val="normaltextrun"/>
          <w:rFonts w:cstheme="minorHAnsi"/>
        </w:rPr>
        <w:pPrChange w:id="3175" w:author="Jarema Piekutowski" w:date="2022-09-08T08:48:00Z">
          <w:pPr/>
        </w:pPrChange>
      </w:pPr>
      <w:del w:id="3176" w:author="Jarema Piekutowski" w:date="2022-09-08T08:48:00Z">
        <w:r w:rsidRPr="00017B90" w:rsidDel="00AC4AE7">
          <w:rPr>
            <w:rStyle w:val="normaltextrun"/>
            <w:rFonts w:cstheme="minorHAnsi"/>
            <w:b/>
            <w:bCs/>
          </w:rPr>
          <w:delText xml:space="preserve">Dane </w:delText>
        </w:r>
        <w:r w:rsidDel="00AC4AE7">
          <w:rPr>
            <w:rStyle w:val="normaltextrun"/>
            <w:rFonts w:cstheme="minorHAnsi"/>
            <w:b/>
            <w:bCs/>
          </w:rPr>
          <w:delText>potrzebne do zebrania</w:delText>
        </w:r>
        <w:r w:rsidDel="00AC4AE7">
          <w:rPr>
            <w:rStyle w:val="normaltextrun"/>
            <w:rFonts w:cstheme="minorHAnsi"/>
          </w:rPr>
          <w:delText xml:space="preserve">:  </w:delText>
        </w:r>
        <w:r w:rsidRPr="00F03D7E" w:rsidDel="00AC4AE7">
          <w:rPr>
            <w:rStyle w:val="normaltextrun"/>
            <w:rFonts w:cstheme="minorHAnsi"/>
            <w:highlight w:val="yellow"/>
          </w:rPr>
          <w:delText xml:space="preserve">określono w tabeli </w:delText>
        </w:r>
        <w:commentRangeStart w:id="3177"/>
        <w:r w:rsidRPr="00F03D7E" w:rsidDel="00AC4AE7">
          <w:rPr>
            <w:rStyle w:val="normaltextrun"/>
            <w:rFonts w:cstheme="minorHAnsi"/>
            <w:highlight w:val="yellow"/>
          </w:rPr>
          <w:delText>nr</w:delText>
        </w:r>
      </w:del>
      <w:ins w:id="3178" w:author="Marta Brzozowska" w:date="2022-09-05T14:02:00Z">
        <w:del w:id="3179" w:author="Jarema Piekutowski" w:date="2022-09-08T08:48:00Z">
          <w:r w:rsidDel="00AC4AE7">
            <w:rPr>
              <w:rStyle w:val="normaltextrun"/>
              <w:rFonts w:cstheme="minorHAnsi"/>
            </w:rPr>
            <w:delText xml:space="preserve"> </w:delText>
          </w:r>
        </w:del>
      </w:ins>
      <w:commentRangeEnd w:id="3177"/>
      <w:ins w:id="3180" w:author="Edyta Boratyńska-Karpiej" w:date="2022-09-05T14:14:00Z">
        <w:del w:id="3181" w:author="Jarema Piekutowski" w:date="2022-09-08T08:48:00Z">
          <w:r w:rsidDel="00AC4AE7">
            <w:rPr>
              <w:rStyle w:val="normaltextrun"/>
              <w:rFonts w:cstheme="minorHAnsi"/>
            </w:rPr>
            <w:delText xml:space="preserve">, </w:delText>
          </w:r>
        </w:del>
      </w:ins>
      <w:del w:id="3182" w:author="Jarema Piekutowski" w:date="2022-09-08T08:48:00Z">
        <w:r w:rsidR="006B1CB6" w:rsidDel="00AC4AE7">
          <w:rPr>
            <w:rStyle w:val="Odwoaniedokomentarza"/>
          </w:rPr>
          <w:commentReference w:id="3177"/>
        </w:r>
      </w:del>
      <w:ins w:id="3183" w:author="Pokorski Jacek" w:date="2022-09-05T14:02:00Z">
        <w:del w:id="3184" w:author="Jarema Piekutowski" w:date="2022-09-08T08:48:00Z">
          <w:r w:rsidDel="00AC4AE7">
            <w:rPr>
              <w:rStyle w:val="normaltextrun"/>
              <w:rFonts w:cstheme="minorHAnsi"/>
            </w:rPr>
            <w:delText xml:space="preserve"> </w:delText>
          </w:r>
        </w:del>
      </w:ins>
      <w:ins w:id="3185" w:author="Marta Brzozowska" w:date="2022-09-05T14:14:00Z">
        <w:del w:id="3186" w:author="Jarema Piekutowski" w:date="2022-09-08T08:48:00Z">
          <w:r w:rsidDel="00AC4AE7">
            <w:rPr>
              <w:rStyle w:val="normaltextrun"/>
              <w:rFonts w:cstheme="minorHAnsi"/>
            </w:rPr>
            <w:delText xml:space="preserve">, </w:delText>
          </w:r>
        </w:del>
      </w:ins>
      <w:del w:id="3187" w:author="Jarema Piekutowski" w:date="2022-09-08T08:48:00Z">
        <w:r w:rsidDel="00AC4AE7">
          <w:rPr>
            <w:rStyle w:val="normaltextrun"/>
            <w:rFonts w:cstheme="minorHAnsi"/>
          </w:rPr>
          <w:delText xml:space="preserve">raporty ewaluacyjne, opracowania </w:delText>
        </w:r>
        <w:r w:rsidR="00A36E7B" w:rsidDel="00AC4AE7">
          <w:rPr>
            <w:rStyle w:val="normaltextrun"/>
            <w:rFonts w:cstheme="minorHAnsi"/>
          </w:rPr>
          <w:delText>/</w:delText>
        </w:r>
        <w:r w:rsidDel="00AC4AE7">
          <w:rPr>
            <w:rStyle w:val="normaltextrun"/>
            <w:rFonts w:cstheme="minorHAnsi"/>
          </w:rPr>
          <w:delText>dotyczące EAV w programach ponadregionalnych innych krajów UE,</w:delText>
        </w:r>
      </w:del>
    </w:p>
    <w:p w14:paraId="3A8CB47B" w14:textId="702504CC" w:rsidR="001D0179" w:rsidRPr="0023505C" w:rsidDel="00AC4AE7" w:rsidRDefault="001D0179" w:rsidP="00AC4AE7">
      <w:pPr>
        <w:rPr>
          <w:del w:id="3188" w:author="Jarema Piekutowski" w:date="2022-09-08T08:48:00Z"/>
          <w:rStyle w:val="normaltextrun"/>
          <w:rFonts w:cstheme="minorHAnsi"/>
        </w:rPr>
        <w:pPrChange w:id="3189" w:author="Jarema Piekutowski" w:date="2022-09-08T08:48:00Z">
          <w:pPr/>
        </w:pPrChange>
      </w:pPr>
      <w:del w:id="3190" w:author="Jarema Piekutowski" w:date="2022-09-08T08:48:00Z">
        <w:r w:rsidRPr="0023505C" w:rsidDel="00AC4AE7">
          <w:rPr>
            <w:rStyle w:val="normaltextrun"/>
            <w:rFonts w:cstheme="minorHAnsi"/>
            <w:b/>
            <w:bCs/>
          </w:rPr>
          <w:delText>Źródło danych niezbędnych do zebrania:</w:delText>
        </w:r>
        <w:r w:rsidRPr="0023505C" w:rsidDel="00AC4AE7">
          <w:rPr>
            <w:rStyle w:val="normaltextrun"/>
            <w:rFonts w:cstheme="minorHAnsi"/>
          </w:rPr>
          <w:delText xml:space="preserve"> </w:delText>
        </w:r>
        <w:r w:rsidDel="00AC4AE7">
          <w:rPr>
            <w:rStyle w:val="normaltextrun"/>
            <w:rFonts w:cstheme="minorHAnsi"/>
          </w:rPr>
          <w:delText xml:space="preserve">  </w:delText>
        </w:r>
        <w:r w:rsidRPr="0023505C" w:rsidDel="00AC4AE7">
          <w:rPr>
            <w:rStyle w:val="normaltextrun"/>
            <w:rFonts w:cstheme="minorHAnsi"/>
          </w:rPr>
          <w:delText>badanie CAWI/CATI z beneficjentami, badanie IDI z beneficjentami</w:delText>
        </w:r>
        <w:r w:rsidDel="00AC4AE7">
          <w:rPr>
            <w:rStyle w:val="normaltextrun"/>
            <w:rFonts w:cstheme="minorHAnsi"/>
          </w:rPr>
          <w:delText>, WoD, analiza netnograficzna stron KE</w:delText>
        </w:r>
        <w:r w:rsidRPr="0023505C" w:rsidDel="00AC4AE7">
          <w:rPr>
            <w:rStyle w:val="normaltextrun"/>
            <w:rFonts w:cstheme="minorHAnsi"/>
          </w:rPr>
          <w:delText>.</w:delText>
        </w:r>
      </w:del>
    </w:p>
    <w:p w14:paraId="5F6B65C9" w14:textId="16E4DA60" w:rsidR="00A36E7B" w:rsidRPr="007C1293" w:rsidDel="00AC4AE7" w:rsidRDefault="001D0179" w:rsidP="00AC4AE7">
      <w:pPr>
        <w:rPr>
          <w:del w:id="3191" w:author="Jarema Piekutowski" w:date="2022-09-08T08:48:00Z"/>
          <w:rStyle w:val="normaltextrun"/>
        </w:rPr>
        <w:pPrChange w:id="3192" w:author="Jarema Piekutowski" w:date="2022-09-08T08:48:00Z">
          <w:pPr>
            <w:pStyle w:val="Nagwek2"/>
          </w:pPr>
        </w:pPrChange>
      </w:pPr>
      <w:bookmarkStart w:id="3193" w:name="_Toc112689002"/>
      <w:del w:id="3194" w:author="Jarema Piekutowski" w:date="2022-09-08T08:48:00Z">
        <w:r w:rsidRPr="00A36E7B" w:rsidDel="00AC4AE7">
          <w:rPr>
            <w:rStyle w:val="Wyrnienieintensywne"/>
            <w:i w:val="0"/>
            <w:iCs w:val="0"/>
            <w:color w:val="2F5496" w:themeColor="accent1" w:themeShade="BF"/>
          </w:rPr>
          <w:delText>Metodologia określenia stopnia, w jakim poszczególne osie priorytetowe POPW przyczyniają się do osiągania celów zawartych w Strategii Europa 2020</w:delText>
        </w:r>
        <w:bookmarkEnd w:id="3193"/>
      </w:del>
    </w:p>
    <w:p w14:paraId="3FC4DFC4" w14:textId="2469239C" w:rsidR="001D0179" w:rsidDel="00AC4AE7" w:rsidRDefault="001D0179" w:rsidP="00AC4AE7">
      <w:pPr>
        <w:rPr>
          <w:del w:id="3195" w:author="Jarema Piekutowski" w:date="2022-09-08T08:48:00Z"/>
          <w:rStyle w:val="normaltextrun"/>
          <w:rFonts w:cstheme="minorHAnsi"/>
        </w:rPr>
        <w:pPrChange w:id="3196" w:author="Jarema Piekutowski" w:date="2022-09-08T08:48:00Z">
          <w:pPr/>
        </w:pPrChange>
      </w:pPr>
      <w:del w:id="3197" w:author="Jarema Piekutowski" w:date="2022-09-08T08:48:00Z">
        <w:r w:rsidRPr="00017B90" w:rsidDel="00AC4AE7">
          <w:rPr>
            <w:rStyle w:val="normaltextrun"/>
            <w:rFonts w:cstheme="minorHAnsi"/>
            <w:b/>
            <w:bCs/>
          </w:rPr>
          <w:delText>Dane dostępne</w:delText>
        </w:r>
        <w:r w:rsidDel="00AC4AE7">
          <w:rPr>
            <w:rStyle w:val="normaltextrun"/>
            <w:rFonts w:cstheme="minorHAnsi"/>
          </w:rPr>
          <w:delText xml:space="preserve">: dane SL2014, skrócone opisy WoD w bazie Lista projektów FE, dane GUS dotyczące % PKB przeznaczanego w PW na innowacyjność oraz badania i </w:delText>
        </w:r>
        <w:r w:rsidR="00AE3C33" w:rsidDel="00AC4AE7">
          <w:rPr>
            <w:rStyle w:val="normaltextrun"/>
            <w:rFonts w:cstheme="minorHAnsi"/>
          </w:rPr>
          <w:delText>rozwój</w:delText>
        </w:r>
      </w:del>
    </w:p>
    <w:p w14:paraId="7EC935E5" w14:textId="51BB220D" w:rsidR="001D0179" w:rsidRPr="00F03D7E" w:rsidDel="00AC4AE7" w:rsidRDefault="001D0179" w:rsidP="00AC4AE7">
      <w:pPr>
        <w:rPr>
          <w:del w:id="3198" w:author="Jarema Piekutowski" w:date="2022-09-08T08:48:00Z"/>
          <w:rStyle w:val="normaltextrun"/>
          <w:rFonts w:cstheme="minorHAnsi"/>
        </w:rPr>
        <w:pPrChange w:id="3199" w:author="Jarema Piekutowski" w:date="2022-09-08T08:48:00Z">
          <w:pPr/>
        </w:pPrChange>
      </w:pPr>
      <w:del w:id="3200" w:author="Jarema Piekutowski" w:date="2022-09-08T08:48:00Z">
        <w:r w:rsidRPr="00017B90" w:rsidDel="00AC4AE7">
          <w:rPr>
            <w:rStyle w:val="normaltextrun"/>
            <w:rFonts w:cstheme="minorHAnsi"/>
            <w:b/>
            <w:bCs/>
          </w:rPr>
          <w:delText xml:space="preserve">Dane </w:delText>
        </w:r>
        <w:r w:rsidDel="00AC4AE7">
          <w:rPr>
            <w:rStyle w:val="normaltextrun"/>
            <w:rFonts w:cstheme="minorHAnsi"/>
            <w:b/>
            <w:bCs/>
          </w:rPr>
          <w:delText>potrzebne do zebrania</w:delText>
        </w:r>
        <w:r w:rsidDel="00AC4AE7">
          <w:rPr>
            <w:rStyle w:val="normaltextrun"/>
            <w:rFonts w:cstheme="minorHAnsi"/>
          </w:rPr>
          <w:delText>:  brak, nie występuje potrzeba dodatkowego zbierania danych.</w:delText>
        </w:r>
      </w:del>
    </w:p>
    <w:p w14:paraId="3B9BD225" w14:textId="55A6DB4D" w:rsidR="00A36E7B" w:rsidRPr="007C1293" w:rsidDel="00AC4AE7" w:rsidRDefault="001D0179" w:rsidP="00AC4AE7">
      <w:pPr>
        <w:rPr>
          <w:del w:id="3201" w:author="Jarema Piekutowski" w:date="2022-09-08T08:48:00Z"/>
          <w:rStyle w:val="normaltextrun"/>
        </w:rPr>
        <w:pPrChange w:id="3202" w:author="Jarema Piekutowski" w:date="2022-09-08T08:48:00Z">
          <w:pPr>
            <w:pStyle w:val="Nagwek1"/>
          </w:pPr>
        </w:pPrChange>
      </w:pPr>
      <w:bookmarkStart w:id="3203" w:name="_Toc112689003"/>
      <w:del w:id="3204" w:author="Jarema Piekutowski" w:date="2022-09-08T08:48:00Z">
        <w:r w:rsidRPr="000241A0" w:rsidDel="00AC4AE7">
          <w:rPr>
            <w:rStyle w:val="normaltextrun"/>
          </w:rPr>
          <w:delText>Harmonogram badania</w:delText>
        </w:r>
        <w:bookmarkEnd w:id="3203"/>
        <w:r w:rsidRPr="000241A0" w:rsidDel="00AC4AE7">
          <w:rPr>
            <w:rStyle w:val="normaltextrun"/>
          </w:rPr>
          <w:delText xml:space="preserve"> </w:delText>
        </w:r>
      </w:del>
    </w:p>
    <w:p w14:paraId="79A34F2F" w14:textId="39FC71F7" w:rsidR="001D0179" w:rsidRPr="0023505C" w:rsidDel="00AC4AE7" w:rsidRDefault="000241A0" w:rsidP="00AC4AE7">
      <w:pPr>
        <w:rPr>
          <w:del w:id="3205" w:author="Jarema Piekutowski" w:date="2022-09-08T08:48:00Z"/>
          <w:rStyle w:val="normaltextrun"/>
          <w:rFonts w:cstheme="minorHAnsi"/>
        </w:rPr>
        <w:pPrChange w:id="3206" w:author="Jarema Piekutowski" w:date="2022-09-08T08:48:00Z">
          <w:pPr/>
        </w:pPrChange>
      </w:pPr>
      <w:del w:id="3207" w:author="Jarema Piekutowski" w:date="2022-09-08T08:48:00Z">
        <w:r w:rsidRPr="000241A0" w:rsidDel="00AC4AE7">
          <w:rPr>
            <w:rStyle w:val="normaltextrun"/>
            <w:rFonts w:cstheme="minorHAnsi"/>
          </w:rPr>
          <w:delText>Szczegółowy harmonogram badania w podziale na tygodnie, uwzględniający podział prac między członków zespołu badawczego znajduje się w oddzielnym pliku w formacie excel.</w:delText>
        </w:r>
      </w:del>
    </w:p>
    <w:p w14:paraId="0921C46D" w14:textId="70C49F3A" w:rsidR="001D0179" w:rsidRPr="00A36E7B" w:rsidDel="00AC4AE7" w:rsidRDefault="001D0179" w:rsidP="00AC4AE7">
      <w:pPr>
        <w:rPr>
          <w:del w:id="3208" w:author="Jarema Piekutowski" w:date="2022-09-08T08:48:00Z"/>
          <w:rStyle w:val="normaltextrun"/>
        </w:rPr>
        <w:pPrChange w:id="3209" w:author="Jarema Piekutowski" w:date="2022-09-08T08:48:00Z">
          <w:pPr>
            <w:pStyle w:val="Nagwek1"/>
          </w:pPr>
        </w:pPrChange>
      </w:pPr>
      <w:bookmarkStart w:id="3210" w:name="_Toc112689004"/>
      <w:commentRangeStart w:id="3211"/>
      <w:del w:id="3212" w:author="Jarema Piekutowski" w:date="2022-09-08T08:48:00Z">
        <w:r w:rsidRPr="00A36E7B" w:rsidDel="00AC4AE7">
          <w:rPr>
            <w:rStyle w:val="normaltextrun"/>
          </w:rPr>
          <w:delText>Załączniki</w:delText>
        </w:r>
        <w:bookmarkEnd w:id="3210"/>
        <w:commentRangeEnd w:id="3211"/>
        <w:r w:rsidR="006A618F" w:rsidDel="00AC4AE7">
          <w:rPr>
            <w:rStyle w:val="Odwoaniedokomentarza"/>
          </w:rPr>
          <w:commentReference w:id="3211"/>
        </w:r>
      </w:del>
    </w:p>
    <w:p w14:paraId="6F7930EF" w14:textId="1C36A16F" w:rsidR="001D0179" w:rsidRPr="0023505C" w:rsidDel="00AC4AE7" w:rsidRDefault="00A36E7B" w:rsidP="00AC4AE7">
      <w:pPr>
        <w:rPr>
          <w:del w:id="3213" w:author="Jarema Piekutowski" w:date="2022-09-08T08:48:00Z"/>
          <w:rStyle w:val="normaltextrun"/>
          <w:rFonts w:cstheme="minorHAnsi"/>
        </w:rPr>
        <w:pPrChange w:id="3214" w:author="Jarema Piekutowski" w:date="2022-09-08T08:48:00Z">
          <w:pPr/>
        </w:pPrChange>
      </w:pPr>
      <w:del w:id="3215" w:author="Jarema Piekutowski" w:date="2022-09-08T08:48:00Z">
        <w:r w:rsidDel="00AC4AE7">
          <w:rPr>
            <w:rStyle w:val="normaltextrun"/>
            <w:rFonts w:cstheme="minorHAnsi"/>
          </w:rPr>
          <w:delText xml:space="preserve">W niniejszym rozdziale przedstawiono narzędzia badawcze do badań terenowych zaplanowanych w badaniu. </w:delText>
        </w:r>
      </w:del>
    </w:p>
    <w:p w14:paraId="17572887" w14:textId="5C3459CB" w:rsidR="001D0179" w:rsidDel="00AC4AE7" w:rsidRDefault="00AE3C33" w:rsidP="00AC4AE7">
      <w:pPr>
        <w:rPr>
          <w:del w:id="3216" w:author="Jarema Piekutowski" w:date="2022-09-08T08:48:00Z"/>
          <w:rStyle w:val="normaltextrun"/>
          <w:rFonts w:cstheme="minorHAnsi"/>
        </w:rPr>
        <w:pPrChange w:id="3217" w:author="Jarema Piekutowski" w:date="2022-09-08T08:48:00Z">
          <w:pPr>
            <w:pStyle w:val="Nagwek2"/>
            <w:spacing w:before="120" w:after="120"/>
            <w:ind w:left="578" w:hanging="578"/>
          </w:pPr>
        </w:pPrChange>
      </w:pPr>
      <w:bookmarkStart w:id="3218" w:name="_Toc112689005"/>
      <w:del w:id="3219" w:author="Jarema Piekutowski" w:date="2022-09-08T08:48:00Z">
        <w:r w:rsidDel="00AC4AE7">
          <w:rPr>
            <w:rStyle w:val="normaltextrun"/>
            <w:rFonts w:cstheme="minorHAnsi"/>
          </w:rPr>
          <w:delText xml:space="preserve">Scenariusz do badań jakościowych z przedstawicielami </w:delText>
        </w:r>
        <w:commentRangeStart w:id="3220"/>
        <w:r w:rsidDel="00AC4AE7">
          <w:rPr>
            <w:rStyle w:val="normaltextrun"/>
            <w:rFonts w:cstheme="minorHAnsi"/>
          </w:rPr>
          <w:delText>instytucji</w:delText>
        </w:r>
        <w:commentRangeEnd w:id="3220"/>
        <w:r w:rsidR="00222F4E" w:rsidDel="00AC4AE7">
          <w:rPr>
            <w:rStyle w:val="Odwoaniedokomentarza"/>
          </w:rPr>
          <w:commentReference w:id="3220"/>
        </w:r>
        <w:r w:rsidDel="00AC4AE7">
          <w:rPr>
            <w:rStyle w:val="normaltextrun"/>
            <w:rFonts w:cstheme="minorHAnsi"/>
          </w:rPr>
          <w:delText xml:space="preserve"> POPW</w:delText>
        </w:r>
        <w:bookmarkEnd w:id="3218"/>
      </w:del>
    </w:p>
    <w:p w14:paraId="1ACF8F8C" w14:textId="5C186DED" w:rsidR="00F32B8F" w:rsidRPr="00EB5713" w:rsidDel="00AC4AE7" w:rsidRDefault="00F32B8F" w:rsidP="00AC4AE7">
      <w:pPr>
        <w:rPr>
          <w:del w:id="3221" w:author="Jarema Piekutowski" w:date="2022-09-08T08:48:00Z"/>
          <w:rFonts w:eastAsia="Times New Roman" w:cstheme="minorHAnsi"/>
          <w:color w:val="242424"/>
          <w:lang w:eastAsia="pl-PL"/>
        </w:rPr>
        <w:pPrChange w:id="3222" w:author="Jarema Piekutowski" w:date="2022-09-08T08:48:00Z">
          <w:pPr>
            <w:shd w:val="clear" w:color="auto" w:fill="FFFFFF"/>
            <w:spacing w:after="0"/>
          </w:pPr>
        </w:pPrChange>
      </w:pPr>
      <w:del w:id="3223" w:author="Jarema Piekutowski" w:date="2022-09-08T08:48:00Z">
        <w:r w:rsidRPr="00EB5713" w:rsidDel="00AC4AE7">
          <w:rPr>
            <w:rFonts w:eastAsia="Times New Roman" w:cstheme="minorHAnsi"/>
            <w:b/>
            <w:bCs/>
            <w:color w:val="242424"/>
            <w:lang w:eastAsia="pl-PL"/>
          </w:rPr>
          <w:delText>Instrukcja dla moderatora:</w:delText>
        </w:r>
      </w:del>
    </w:p>
    <w:p w14:paraId="27C2AB14" w14:textId="53C14C29" w:rsidR="00F32B8F" w:rsidRPr="00EB5713" w:rsidDel="00AC4AE7" w:rsidRDefault="00F32B8F" w:rsidP="00AC4AE7">
      <w:pPr>
        <w:rPr>
          <w:del w:id="3224" w:author="Jarema Piekutowski" w:date="2022-09-08T08:48:00Z"/>
          <w:rFonts w:eastAsia="Times New Roman" w:cstheme="minorHAnsi"/>
          <w:color w:val="242424"/>
          <w:lang w:eastAsia="pl-PL"/>
        </w:rPr>
        <w:pPrChange w:id="3225" w:author="Jarema Piekutowski" w:date="2022-09-08T08:48:00Z">
          <w:pPr>
            <w:shd w:val="clear" w:color="auto" w:fill="FFFFFF"/>
            <w:spacing w:after="0"/>
          </w:pPr>
        </w:pPrChange>
      </w:pPr>
      <w:del w:id="3226" w:author="Jarema Piekutowski" w:date="2022-09-08T08:48:00Z">
        <w:r w:rsidRPr="00EB5713" w:rsidDel="00AC4AE7">
          <w:rPr>
            <w:rFonts w:eastAsia="Times New Roman" w:cstheme="minorHAnsi"/>
            <w:color w:val="242424"/>
            <w:lang w:eastAsia="pl-PL"/>
          </w:rPr>
          <w:delText>Przed rozpoczęciem wywiadu:</w:delText>
        </w:r>
      </w:del>
    </w:p>
    <w:p w14:paraId="7229E119" w14:textId="70E5B5F9" w:rsidR="00F32B8F" w:rsidRPr="00EB5713" w:rsidDel="00AC4AE7" w:rsidRDefault="00F32B8F" w:rsidP="00AC4AE7">
      <w:pPr>
        <w:rPr>
          <w:del w:id="3227" w:author="Jarema Piekutowski" w:date="2022-09-08T08:48:00Z"/>
          <w:rFonts w:eastAsia="Times New Roman" w:cstheme="minorHAnsi"/>
          <w:color w:val="242424"/>
          <w:lang w:eastAsia="pl-PL"/>
        </w:rPr>
        <w:pPrChange w:id="3228" w:author="Jarema Piekutowski" w:date="2022-09-08T08:48:00Z">
          <w:pPr>
            <w:numPr>
              <w:numId w:val="74"/>
            </w:numPr>
            <w:shd w:val="clear" w:color="auto" w:fill="FFFFFF"/>
            <w:tabs>
              <w:tab w:val="num" w:pos="720"/>
            </w:tabs>
            <w:spacing w:before="100" w:beforeAutospacing="1" w:after="100" w:afterAutospacing="1"/>
            <w:ind w:left="840" w:hanging="360"/>
          </w:pPr>
        </w:pPrChange>
      </w:pPr>
      <w:del w:id="3229" w:author="Jarema Piekutowski" w:date="2022-09-08T08:48:00Z">
        <w:r w:rsidRPr="00EB5713" w:rsidDel="00AC4AE7">
          <w:rPr>
            <w:rFonts w:eastAsia="Times New Roman" w:cstheme="minorHAnsi"/>
            <w:color w:val="242424"/>
            <w:lang w:eastAsia="pl-PL"/>
          </w:rPr>
          <w:delText>Należy poinformować respondenta o celu spotkania i badania.</w:delText>
        </w:r>
      </w:del>
    </w:p>
    <w:p w14:paraId="4BAD7D2F" w14:textId="0EE61F18" w:rsidR="00F32B8F" w:rsidRPr="00EB5713" w:rsidDel="00AC4AE7" w:rsidRDefault="00F32B8F" w:rsidP="00AC4AE7">
      <w:pPr>
        <w:rPr>
          <w:del w:id="3230" w:author="Jarema Piekutowski" w:date="2022-09-08T08:48:00Z"/>
          <w:rFonts w:eastAsia="Times New Roman" w:cstheme="minorHAnsi"/>
          <w:color w:val="242424"/>
          <w:lang w:eastAsia="pl-PL"/>
        </w:rPr>
        <w:pPrChange w:id="3231" w:author="Jarema Piekutowski" w:date="2022-09-08T08:48:00Z">
          <w:pPr>
            <w:numPr>
              <w:numId w:val="74"/>
            </w:numPr>
            <w:shd w:val="clear" w:color="auto" w:fill="FFFFFF"/>
            <w:tabs>
              <w:tab w:val="num" w:pos="720"/>
            </w:tabs>
            <w:spacing w:before="100" w:beforeAutospacing="1" w:after="100" w:afterAutospacing="1"/>
            <w:ind w:left="840" w:hanging="360"/>
          </w:pPr>
        </w:pPrChange>
      </w:pPr>
      <w:del w:id="3232" w:author="Jarema Piekutowski" w:date="2022-09-08T08:48:00Z">
        <w:r w:rsidRPr="00EB5713" w:rsidDel="00AC4AE7">
          <w:rPr>
            <w:rFonts w:eastAsia="Times New Roman" w:cstheme="minorHAnsi"/>
            <w:color w:val="242424"/>
            <w:lang w:eastAsia="pl-PL"/>
          </w:rPr>
          <w:delText>Należy poinformować respondenta, że transkrypcja z wywiadu będzie przekazana Zamawiającemu i poprosić o zgodę na nagrywanie.</w:delText>
        </w:r>
      </w:del>
    </w:p>
    <w:p w14:paraId="59A84CB7" w14:textId="1685640F" w:rsidR="00F32B8F" w:rsidRPr="00EB5713" w:rsidDel="00AC4AE7" w:rsidRDefault="00F32B8F" w:rsidP="00AC4AE7">
      <w:pPr>
        <w:rPr>
          <w:del w:id="3233" w:author="Jarema Piekutowski" w:date="2022-09-08T08:48:00Z"/>
          <w:rFonts w:eastAsia="Times New Roman" w:cstheme="minorHAnsi"/>
          <w:color w:val="242424"/>
          <w:lang w:eastAsia="pl-PL"/>
        </w:rPr>
        <w:pPrChange w:id="3234" w:author="Jarema Piekutowski" w:date="2022-09-08T08:48:00Z">
          <w:pPr>
            <w:numPr>
              <w:numId w:val="74"/>
            </w:numPr>
            <w:shd w:val="clear" w:color="auto" w:fill="FFFFFF"/>
            <w:tabs>
              <w:tab w:val="num" w:pos="720"/>
            </w:tabs>
            <w:spacing w:before="100" w:beforeAutospacing="1" w:after="100" w:afterAutospacing="1"/>
            <w:ind w:left="840" w:hanging="360"/>
          </w:pPr>
        </w:pPrChange>
      </w:pPr>
      <w:del w:id="3235" w:author="Jarema Piekutowski" w:date="2022-09-08T08:48:00Z">
        <w:r w:rsidRPr="00EB5713" w:rsidDel="00AC4AE7">
          <w:rPr>
            <w:rFonts w:eastAsia="Times New Roman" w:cstheme="minorHAnsi"/>
            <w:color w:val="242424"/>
            <w:lang w:eastAsia="pl-PL"/>
          </w:rPr>
          <w:delText>W przypadku braku zgody należy poinformować respondenta, że notatka z wywiadu zostanie przekazana Zamawiającemu, należy prowadzić notatki.</w:delText>
        </w:r>
      </w:del>
    </w:p>
    <w:p w14:paraId="2893DDC0" w14:textId="1BE18E57" w:rsidR="00F32B8F" w:rsidRPr="00EB5713" w:rsidDel="00AC4AE7" w:rsidRDefault="00F32B8F" w:rsidP="00AC4AE7">
      <w:pPr>
        <w:rPr>
          <w:del w:id="3236" w:author="Jarema Piekutowski" w:date="2022-09-08T08:48:00Z"/>
          <w:rFonts w:eastAsia="Times New Roman" w:cstheme="minorHAnsi"/>
          <w:color w:val="242424"/>
          <w:lang w:eastAsia="pl-PL"/>
        </w:rPr>
        <w:pPrChange w:id="3237" w:author="Jarema Piekutowski" w:date="2022-09-08T08:48:00Z">
          <w:pPr>
            <w:shd w:val="clear" w:color="auto" w:fill="FFFFFF"/>
            <w:spacing w:after="0"/>
          </w:pPr>
        </w:pPrChange>
      </w:pPr>
      <w:del w:id="3238" w:author="Jarema Piekutowski" w:date="2022-09-08T08:48:00Z">
        <w:r w:rsidRPr="00EB5713" w:rsidDel="00AC4AE7">
          <w:rPr>
            <w:rFonts w:eastAsia="Times New Roman" w:cstheme="minorHAnsi"/>
            <w:color w:val="242424"/>
            <w:lang w:eastAsia="pl-PL"/>
          </w:rPr>
          <w:delText>W czasie wywiadu:</w:delText>
        </w:r>
      </w:del>
    </w:p>
    <w:p w14:paraId="4BAEDD59" w14:textId="260C28C3" w:rsidR="00F32B8F" w:rsidRPr="00EB5713" w:rsidDel="00AC4AE7" w:rsidRDefault="00F32B8F" w:rsidP="00AC4AE7">
      <w:pPr>
        <w:rPr>
          <w:del w:id="3239" w:author="Jarema Piekutowski" w:date="2022-09-08T08:48:00Z"/>
          <w:rFonts w:eastAsia="Times New Roman" w:cstheme="minorHAnsi"/>
          <w:color w:val="242424"/>
          <w:lang w:eastAsia="pl-PL"/>
        </w:rPr>
        <w:pPrChange w:id="3240" w:author="Jarema Piekutowski" w:date="2022-09-08T08:48:00Z">
          <w:pPr>
            <w:numPr>
              <w:numId w:val="75"/>
            </w:numPr>
            <w:shd w:val="clear" w:color="auto" w:fill="FFFFFF"/>
            <w:tabs>
              <w:tab w:val="num" w:pos="720"/>
            </w:tabs>
            <w:spacing w:before="100" w:beforeAutospacing="1" w:after="100" w:afterAutospacing="1"/>
            <w:ind w:left="840" w:hanging="360"/>
          </w:pPr>
        </w:pPrChange>
      </w:pPr>
      <w:del w:id="3241" w:author="Jarema Piekutowski" w:date="2022-09-08T08:48:00Z">
        <w:r w:rsidRPr="00EB5713" w:rsidDel="00AC4AE7">
          <w:rPr>
            <w:rFonts w:eastAsia="Times New Roman" w:cstheme="minorHAnsi"/>
            <w:color w:val="242424"/>
            <w:lang w:eastAsia="pl-PL"/>
          </w:rPr>
          <w:delText>Nie należy bezwzględnie trzymać się kolejności poszczególnych pytań w blokach – należy pozwolić rozmówcom na swobodne wypowiadanie się.</w:delText>
        </w:r>
      </w:del>
    </w:p>
    <w:p w14:paraId="0E6E8DEE" w14:textId="70BFE09B" w:rsidR="00F32B8F" w:rsidRPr="00EB5713" w:rsidDel="00AC4AE7" w:rsidRDefault="00F32B8F" w:rsidP="00AC4AE7">
      <w:pPr>
        <w:rPr>
          <w:del w:id="3242" w:author="Jarema Piekutowski" w:date="2022-09-08T08:48:00Z"/>
          <w:rFonts w:eastAsia="Times New Roman" w:cstheme="minorHAnsi"/>
          <w:color w:val="242424"/>
          <w:lang w:eastAsia="pl-PL"/>
        </w:rPr>
        <w:pPrChange w:id="3243" w:author="Jarema Piekutowski" w:date="2022-09-08T08:48:00Z">
          <w:pPr>
            <w:numPr>
              <w:numId w:val="75"/>
            </w:numPr>
            <w:shd w:val="clear" w:color="auto" w:fill="FFFFFF"/>
            <w:tabs>
              <w:tab w:val="num" w:pos="720"/>
            </w:tabs>
            <w:spacing w:before="100" w:beforeAutospacing="1" w:after="100" w:afterAutospacing="1"/>
            <w:ind w:left="840" w:hanging="360"/>
          </w:pPr>
        </w:pPrChange>
      </w:pPr>
      <w:del w:id="3244" w:author="Jarema Piekutowski" w:date="2022-09-08T08:48:00Z">
        <w:r w:rsidRPr="00EB5713" w:rsidDel="00AC4AE7">
          <w:rPr>
            <w:rFonts w:eastAsia="Times New Roman" w:cstheme="minorHAnsi"/>
            <w:color w:val="242424"/>
            <w:lang w:eastAsia="pl-PL"/>
          </w:rPr>
          <w:delText>Poszczególnym respondentom należy zadawać tylko pytania zgodne z zakresem ich zadań służbowych i kompetencji.</w:delText>
        </w:r>
      </w:del>
    </w:p>
    <w:p w14:paraId="42479AD5" w14:textId="22C1F53E" w:rsidR="00F32B8F" w:rsidRPr="00EB5713" w:rsidDel="00AC4AE7" w:rsidRDefault="00F32B8F" w:rsidP="00AC4AE7">
      <w:pPr>
        <w:rPr>
          <w:del w:id="3245" w:author="Jarema Piekutowski" w:date="2022-09-08T08:48:00Z"/>
          <w:rFonts w:eastAsia="Times New Roman" w:cstheme="minorHAnsi"/>
          <w:color w:val="242424"/>
          <w:lang w:eastAsia="pl-PL"/>
        </w:rPr>
        <w:pPrChange w:id="3246" w:author="Jarema Piekutowski" w:date="2022-09-08T08:48:00Z">
          <w:pPr>
            <w:numPr>
              <w:numId w:val="75"/>
            </w:numPr>
            <w:shd w:val="clear" w:color="auto" w:fill="FFFFFF"/>
            <w:tabs>
              <w:tab w:val="num" w:pos="720"/>
            </w:tabs>
            <w:spacing w:before="100" w:beforeAutospacing="1" w:after="100" w:afterAutospacing="1"/>
            <w:ind w:left="840" w:hanging="360"/>
          </w:pPr>
        </w:pPrChange>
      </w:pPr>
      <w:del w:id="3247" w:author="Jarema Piekutowski" w:date="2022-09-08T08:48:00Z">
        <w:r w:rsidRPr="00EB5713" w:rsidDel="00AC4AE7">
          <w:rPr>
            <w:rFonts w:eastAsia="Times New Roman" w:cstheme="minorHAnsi"/>
            <w:color w:val="242424"/>
            <w:lang w:eastAsia="pl-PL"/>
          </w:rPr>
          <w:delText>Należy przywoływać informacje wygenerowane podczas analizy danych zastanych w celu ich weryfikacji oraz otrzymania komentarza ze strony przedstawiciela instytucji.</w:delText>
        </w:r>
      </w:del>
    </w:p>
    <w:p w14:paraId="500BC022" w14:textId="255D0AC0" w:rsidR="00F32B8F" w:rsidRPr="00EB5713" w:rsidDel="00AC4AE7" w:rsidRDefault="00F32B8F" w:rsidP="00AC4AE7">
      <w:pPr>
        <w:rPr>
          <w:del w:id="3248" w:author="Jarema Piekutowski" w:date="2022-09-08T08:48:00Z"/>
          <w:rFonts w:eastAsia="Times New Roman" w:cstheme="minorHAnsi"/>
          <w:color w:val="242424"/>
          <w:lang w:eastAsia="pl-PL"/>
        </w:rPr>
        <w:pPrChange w:id="3249" w:author="Jarema Piekutowski" w:date="2022-09-08T08:48:00Z">
          <w:pPr>
            <w:numPr>
              <w:numId w:val="75"/>
            </w:numPr>
            <w:shd w:val="clear" w:color="auto" w:fill="FFFFFF"/>
            <w:tabs>
              <w:tab w:val="num" w:pos="720"/>
            </w:tabs>
            <w:spacing w:before="100" w:beforeAutospacing="1" w:after="100" w:afterAutospacing="1"/>
            <w:ind w:left="840" w:hanging="360"/>
          </w:pPr>
        </w:pPrChange>
      </w:pPr>
      <w:del w:id="3250" w:author="Jarema Piekutowski" w:date="2022-09-08T08:48:00Z">
        <w:r w:rsidRPr="00EB5713" w:rsidDel="00AC4AE7">
          <w:rPr>
            <w:rFonts w:eastAsia="Times New Roman" w:cstheme="minorHAnsi"/>
            <w:color w:val="242424"/>
            <w:lang w:eastAsia="pl-PL"/>
          </w:rPr>
          <w:delText>W przypadku uzyskania odpowiedzi wskazującej na istnienie problemu w danej kwestii – należy na bieżąco dopytywać o przyczyny danego stanu rzeczy oraz możliwości niwelowania problemów.</w:delText>
        </w:r>
      </w:del>
    </w:p>
    <w:p w14:paraId="6DD6C1A0" w14:textId="67DE250D" w:rsidR="00F32B8F" w:rsidRPr="00EB5713" w:rsidDel="00AC4AE7" w:rsidRDefault="00F32B8F" w:rsidP="00AC4AE7">
      <w:pPr>
        <w:rPr>
          <w:del w:id="3251" w:author="Jarema Piekutowski" w:date="2022-09-08T08:48:00Z"/>
          <w:rFonts w:eastAsia="Times New Roman" w:cstheme="minorHAnsi"/>
          <w:color w:val="242424"/>
          <w:lang w:eastAsia="pl-PL"/>
        </w:rPr>
        <w:pPrChange w:id="3252" w:author="Jarema Piekutowski" w:date="2022-09-08T08:48:00Z">
          <w:pPr>
            <w:numPr>
              <w:numId w:val="75"/>
            </w:numPr>
            <w:shd w:val="clear" w:color="auto" w:fill="FFFFFF"/>
            <w:tabs>
              <w:tab w:val="num" w:pos="720"/>
            </w:tabs>
            <w:spacing w:before="100" w:beforeAutospacing="1" w:after="100" w:afterAutospacing="1"/>
            <w:ind w:left="840" w:hanging="360"/>
          </w:pPr>
        </w:pPrChange>
      </w:pPr>
      <w:del w:id="3253" w:author="Jarema Piekutowski" w:date="2022-09-08T08:48:00Z">
        <w:r w:rsidRPr="00EB5713" w:rsidDel="00AC4AE7">
          <w:rPr>
            <w:rFonts w:eastAsia="Times New Roman" w:cstheme="minorHAnsi"/>
            <w:color w:val="242424"/>
            <w:lang w:eastAsia="pl-PL"/>
          </w:rPr>
          <w:delText>Przed zakończeniem wywiadu należy upewnić się, że wszystkie najważniejsze kwestie zostały poruszone, jeśli któraś z nich została pominięta, należy do niej powrócić.</w:delText>
        </w:r>
      </w:del>
    </w:p>
    <w:p w14:paraId="62CEF8D4" w14:textId="4E01D267" w:rsidR="00F32B8F" w:rsidRPr="00EB5713" w:rsidDel="00AC4AE7" w:rsidRDefault="00F32B8F" w:rsidP="00AC4AE7">
      <w:pPr>
        <w:rPr>
          <w:del w:id="3254" w:author="Jarema Piekutowski" w:date="2022-09-08T08:48:00Z"/>
          <w:rFonts w:ascii="Segoe UI" w:eastAsia="Times New Roman" w:hAnsi="Segoe UI" w:cs="Segoe UI"/>
          <w:b/>
          <w:bCs/>
          <w:color w:val="242424"/>
          <w:sz w:val="21"/>
          <w:szCs w:val="21"/>
          <w:lang w:eastAsia="pl-PL"/>
        </w:rPr>
        <w:pPrChange w:id="3255" w:author="Jarema Piekutowski" w:date="2022-09-08T08:48:00Z">
          <w:pPr>
            <w:shd w:val="clear" w:color="auto" w:fill="FFFFFF"/>
            <w:spacing w:before="100" w:beforeAutospacing="1" w:after="100" w:afterAutospacing="1" w:line="240" w:lineRule="auto"/>
          </w:pPr>
        </w:pPrChange>
      </w:pPr>
      <w:del w:id="3256" w:author="Jarema Piekutowski" w:date="2022-09-08T08:48:00Z">
        <w:r w:rsidRPr="00EB5713" w:rsidDel="00AC4AE7">
          <w:rPr>
            <w:rFonts w:ascii="Segoe UI" w:eastAsia="Times New Roman" w:hAnsi="Segoe UI" w:cs="Segoe UI"/>
            <w:b/>
            <w:bCs/>
            <w:color w:val="242424"/>
            <w:sz w:val="21"/>
            <w:szCs w:val="21"/>
            <w:lang w:eastAsia="pl-PL"/>
          </w:rPr>
          <w:delText>Scenariusz wywiadu:</w:delText>
        </w:r>
      </w:del>
    </w:p>
    <w:p w14:paraId="392CD7D3" w14:textId="79A55D4E" w:rsidR="00F32B8F" w:rsidDel="00AC4AE7" w:rsidRDefault="00F32B8F" w:rsidP="00AC4AE7">
      <w:pPr>
        <w:rPr>
          <w:del w:id="3257" w:author="Jarema Piekutowski" w:date="2022-09-08T08:48:00Z"/>
        </w:rPr>
        <w:pPrChange w:id="3258" w:author="Jarema Piekutowski" w:date="2022-09-08T08:48:00Z">
          <w:pPr>
            <w:pStyle w:val="Akapitzlist"/>
            <w:numPr>
              <w:numId w:val="70"/>
            </w:numPr>
            <w:ind w:hanging="360"/>
          </w:pPr>
        </w:pPrChange>
      </w:pPr>
      <w:del w:id="3259" w:author="Jarema Piekutowski" w:date="2022-09-08T08:48:00Z">
        <w:r w:rsidDel="00AC4AE7">
          <w:delText>Z odtworzonej logiki interwencji wynika, że głównymi czynnikami zewnętrznymi, wpływającymi na interwencję POPW 2014-2020 były: [</w:delText>
        </w:r>
        <w:r w:rsidRPr="00D47750" w:rsidDel="00AC4AE7">
          <w:rPr>
            <w:b/>
            <w:bCs/>
            <w:i/>
            <w:iCs/>
          </w:rPr>
          <w:delText>Mod: wymień zidentyfikowane czynniki</w:delText>
        </w:r>
        <w:r w:rsidDel="00AC4AE7">
          <w:delText>]. Który z nich Pana/i zdaniem w największym stopniu wpłynął na wdrażanie (pod)działania X [</w:delText>
        </w:r>
        <w:r w:rsidRPr="00D47750" w:rsidDel="00AC4AE7">
          <w:rPr>
            <w:b/>
            <w:bCs/>
            <w:i/>
            <w:iCs/>
          </w:rPr>
          <w:delText>Mod: wymień nazwę działania, w zależności od respondenta, przedstawiciela MFiPR zapytaj o wszystkie działania</w:delText>
        </w:r>
        <w:r w:rsidDel="00AC4AE7">
          <w:delText>]? Czy wśród wymienionych czynników zabrakło pewnych istotnych kwestii? Jakich?</w:delText>
        </w:r>
      </w:del>
    </w:p>
    <w:p w14:paraId="08608855" w14:textId="32E5BC27" w:rsidR="00F32B8F" w:rsidDel="00AC4AE7" w:rsidRDefault="00F32B8F" w:rsidP="00AC4AE7">
      <w:pPr>
        <w:rPr>
          <w:del w:id="3260" w:author="Jarema Piekutowski" w:date="2022-09-08T08:48:00Z"/>
        </w:rPr>
        <w:pPrChange w:id="3261" w:author="Jarema Piekutowski" w:date="2022-09-08T08:48:00Z">
          <w:pPr>
            <w:pStyle w:val="Akapitzlist"/>
            <w:numPr>
              <w:numId w:val="70"/>
            </w:numPr>
            <w:ind w:hanging="360"/>
          </w:pPr>
        </w:pPrChange>
      </w:pPr>
      <w:del w:id="3262" w:author="Jarema Piekutowski" w:date="2022-09-08T08:48:00Z">
        <w:r w:rsidDel="00AC4AE7">
          <w:delText xml:space="preserve">W jaki sposób na wdrażaną przez Państwa interwencję oddziaływała pandemia Covid-19? </w:delText>
        </w:r>
      </w:del>
    </w:p>
    <w:p w14:paraId="7A5ACDB6" w14:textId="12B6955C" w:rsidR="00F32B8F" w:rsidDel="00AC4AE7" w:rsidRDefault="00F32B8F" w:rsidP="00AC4AE7">
      <w:pPr>
        <w:rPr>
          <w:del w:id="3263" w:author="Jarema Piekutowski" w:date="2022-09-08T08:48:00Z"/>
        </w:rPr>
        <w:pPrChange w:id="3264" w:author="Jarema Piekutowski" w:date="2022-09-08T08:48:00Z">
          <w:pPr>
            <w:pStyle w:val="Akapitzlist"/>
            <w:numPr>
              <w:numId w:val="70"/>
            </w:numPr>
            <w:ind w:hanging="360"/>
          </w:pPr>
        </w:pPrChange>
      </w:pPr>
      <w:del w:id="3265" w:author="Jarema Piekutowski" w:date="2022-09-08T08:48:00Z">
        <w:r w:rsidDel="00AC4AE7">
          <w:delText>Jak wynika z danych monitoringowych, w (pod)działaniu X [</w:delText>
        </w:r>
        <w:r w:rsidRPr="00D47750" w:rsidDel="00AC4AE7">
          <w:rPr>
            <w:b/>
            <w:bCs/>
            <w:i/>
            <w:iCs/>
          </w:rPr>
          <w:delText>Mod: dostosuj pytanie do poddziałania, o którym rozmawiasz oraz do jego postępu rzeczowego i finansowego</w:delText>
        </w:r>
        <w:r w:rsidDel="00AC4AE7">
          <w:rPr>
            <w:b/>
            <w:bCs/>
            <w:i/>
            <w:iCs/>
          </w:rPr>
          <w:delText>; rozmawiaj kolejno o każdym problematycznym wskaźniku</w:delText>
        </w:r>
        <w:r w:rsidDel="00AC4AE7">
          <w:delText xml:space="preserve">]: </w:delText>
        </w:r>
      </w:del>
    </w:p>
    <w:p w14:paraId="0892BF19" w14:textId="0A9811F9" w:rsidR="00F32B8F" w:rsidDel="00AC4AE7" w:rsidRDefault="00F32B8F" w:rsidP="00AC4AE7">
      <w:pPr>
        <w:rPr>
          <w:del w:id="3266" w:author="Jarema Piekutowski" w:date="2022-09-08T08:48:00Z"/>
        </w:rPr>
        <w:pPrChange w:id="3267" w:author="Jarema Piekutowski" w:date="2022-09-08T08:48:00Z">
          <w:pPr>
            <w:pStyle w:val="Akapitzlist"/>
            <w:numPr>
              <w:numId w:val="71"/>
            </w:numPr>
            <w:ind w:left="1440" w:hanging="360"/>
          </w:pPr>
        </w:pPrChange>
      </w:pPr>
      <w:del w:id="3268" w:author="Jarema Piekutowski" w:date="2022-09-08T08:48:00Z">
        <w:r w:rsidDel="00AC4AE7">
          <w:delText>może występować ryzyko nieosiągnięcia wartości docelowej wskaźnika …,</w:delText>
        </w:r>
      </w:del>
    </w:p>
    <w:p w14:paraId="00B9DEDA" w14:textId="2C72AD00" w:rsidR="00F32B8F" w:rsidDel="00AC4AE7" w:rsidRDefault="00F32B8F" w:rsidP="00AC4AE7">
      <w:pPr>
        <w:rPr>
          <w:del w:id="3269" w:author="Jarema Piekutowski" w:date="2022-09-08T08:48:00Z"/>
        </w:rPr>
        <w:pPrChange w:id="3270" w:author="Jarema Piekutowski" w:date="2022-09-08T08:48:00Z">
          <w:pPr>
            <w:pStyle w:val="Akapitzlist"/>
            <w:numPr>
              <w:numId w:val="71"/>
            </w:numPr>
            <w:ind w:left="1440" w:hanging="360"/>
          </w:pPr>
        </w:pPrChange>
      </w:pPr>
      <w:del w:id="3271" w:author="Jarema Piekutowski" w:date="2022-09-08T08:48:00Z">
        <w:r w:rsidDel="00AC4AE7">
          <w:delText>prognozowana wartość docelowa wskaźnika … jest znacznie wyższa niż zakładano.</w:delText>
        </w:r>
      </w:del>
    </w:p>
    <w:p w14:paraId="75A71095" w14:textId="0B10D17C" w:rsidR="00F32B8F" w:rsidDel="00AC4AE7" w:rsidRDefault="00F32B8F" w:rsidP="00AC4AE7">
      <w:pPr>
        <w:rPr>
          <w:del w:id="3272" w:author="Jarema Piekutowski" w:date="2022-09-08T08:48:00Z"/>
        </w:rPr>
        <w:pPrChange w:id="3273" w:author="Jarema Piekutowski" w:date="2022-09-08T08:48:00Z">
          <w:pPr>
            <w:ind w:left="709"/>
          </w:pPr>
        </w:pPrChange>
      </w:pPr>
      <w:del w:id="3274" w:author="Jarema Piekutowski" w:date="2022-09-08T08:48:00Z">
        <w:r w:rsidDel="00AC4AE7">
          <w:delText>Zidentyfikowaną przez nas przyczyną tej sytuacji jest … [</w:delText>
        </w:r>
        <w:r w:rsidRPr="00027097" w:rsidDel="00AC4AE7">
          <w:rPr>
            <w:b/>
            <w:bCs/>
            <w:i/>
            <w:iCs/>
          </w:rPr>
          <w:delText>Mod: wymień powody</w:delText>
        </w:r>
        <w:r w:rsidDel="00AC4AE7">
          <w:delText>] Czy zgadza się Pan/i z naszymi wnioskami? Co jeszcze w Pana/i opinii mogło wpłynąć na taki postęp rzeczowy? [</w:delText>
        </w:r>
        <w:r w:rsidRPr="001E7D74" w:rsidDel="00AC4AE7">
          <w:rPr>
            <w:b/>
            <w:bCs/>
            <w:i/>
            <w:iCs/>
          </w:rPr>
          <w:delText>Mod: w razie potrzeby dopytaj:</w:delText>
        </w:r>
        <w:r w:rsidDel="00AC4AE7">
          <w:rPr>
            <w:b/>
            <w:bCs/>
          </w:rPr>
          <w:delText>]</w:delText>
        </w:r>
        <w:r w:rsidRPr="001E7D74" w:rsidDel="00AC4AE7">
          <w:rPr>
            <w:b/>
            <w:bCs/>
          </w:rPr>
          <w:delText xml:space="preserve"> </w:delText>
        </w:r>
      </w:del>
    </w:p>
    <w:p w14:paraId="25341799" w14:textId="384FBB60" w:rsidR="00F32B8F" w:rsidDel="00AC4AE7" w:rsidRDefault="00F32B8F" w:rsidP="00AC4AE7">
      <w:pPr>
        <w:rPr>
          <w:del w:id="3275" w:author="Jarema Piekutowski" w:date="2022-09-08T08:48:00Z"/>
        </w:rPr>
        <w:pPrChange w:id="3276" w:author="Jarema Piekutowski" w:date="2022-09-08T08:48:00Z">
          <w:pPr>
            <w:ind w:left="709"/>
          </w:pPr>
        </w:pPrChange>
      </w:pPr>
      <w:del w:id="3277" w:author="Jarema Piekutowski" w:date="2022-09-08T08:48:00Z">
        <w:r w:rsidRPr="001E7D74" w:rsidDel="00AC4AE7">
          <w:delText xml:space="preserve">a) </w:delText>
        </w:r>
        <w:r w:rsidDel="00AC4AE7">
          <w:delText>t</w:delText>
        </w:r>
        <w:r w:rsidRPr="001E7D74" w:rsidDel="00AC4AE7">
          <w:delText>rafność założeń – dob</w:delText>
        </w:r>
        <w:r w:rsidDel="00AC4AE7">
          <w:delText>ór</w:delText>
        </w:r>
        <w:r w:rsidRPr="001E7D74" w:rsidDel="00AC4AE7">
          <w:delText xml:space="preserve"> wskaźników, szacowani</w:delText>
        </w:r>
        <w:r w:rsidDel="00AC4AE7">
          <w:delText>e</w:delText>
        </w:r>
        <w:r w:rsidRPr="001E7D74" w:rsidDel="00AC4AE7">
          <w:delText xml:space="preserve"> wartości docelowych, wyznacz</w:delText>
        </w:r>
        <w:r w:rsidDel="00AC4AE7">
          <w:delText>enie</w:delText>
        </w:r>
        <w:r w:rsidRPr="001E7D74" w:rsidDel="00AC4AE7">
          <w:delText xml:space="preserve"> alokacji na działania, dostosowani</w:delText>
        </w:r>
        <w:r w:rsidDel="00AC4AE7">
          <w:delText>e</w:delText>
        </w:r>
        <w:r w:rsidRPr="001E7D74" w:rsidDel="00AC4AE7">
          <w:delText xml:space="preserve"> alokacji i planowanych wartości docelowych (czy alokacja wystarczy/jest za niska/za wysoka by uzyskać zakładane wartości wskaźnika)</w:delText>
        </w:r>
        <w:r w:rsidDel="00AC4AE7">
          <w:delText>;</w:delText>
        </w:r>
      </w:del>
    </w:p>
    <w:p w14:paraId="5A7A0426" w14:textId="4C13E01C" w:rsidR="00F32B8F" w:rsidDel="00AC4AE7" w:rsidRDefault="00F32B8F" w:rsidP="00AC4AE7">
      <w:pPr>
        <w:rPr>
          <w:del w:id="3278" w:author="Jarema Piekutowski" w:date="2022-09-08T08:48:00Z"/>
        </w:rPr>
        <w:pPrChange w:id="3279" w:author="Jarema Piekutowski" w:date="2022-09-08T08:48:00Z">
          <w:pPr>
            <w:ind w:left="709"/>
          </w:pPr>
        </w:pPrChange>
      </w:pPr>
      <w:del w:id="3280" w:author="Jarema Piekutowski" w:date="2022-09-08T08:48:00Z">
        <w:r w:rsidDel="00AC4AE7">
          <w:delText>b</w:delText>
        </w:r>
        <w:r w:rsidRPr="001E7D74" w:rsidDel="00AC4AE7">
          <w:delText xml:space="preserve">) </w:delText>
        </w:r>
        <w:r w:rsidDel="00AC4AE7">
          <w:delText>c</w:delText>
        </w:r>
        <w:r w:rsidRPr="001E7D74" w:rsidDel="00AC4AE7">
          <w:delText>zynniki po stronie wnioskodawców – zainteresowanie wsparciem, p</w:delText>
        </w:r>
        <w:r w:rsidDel="00AC4AE7">
          <w:delText>roblemy w trakcie wnioskowania, jakość wniosków o dofinansowanie, kryteria wyboru projektów;</w:delText>
        </w:r>
      </w:del>
    </w:p>
    <w:p w14:paraId="15FE0F28" w14:textId="7FD382D4" w:rsidR="00F32B8F" w:rsidDel="00AC4AE7" w:rsidRDefault="00F32B8F" w:rsidP="00AC4AE7">
      <w:pPr>
        <w:rPr>
          <w:del w:id="3281" w:author="Jarema Piekutowski" w:date="2022-09-08T08:48:00Z"/>
        </w:rPr>
        <w:pPrChange w:id="3282" w:author="Jarema Piekutowski" w:date="2022-09-08T08:48:00Z">
          <w:pPr>
            <w:ind w:left="709"/>
          </w:pPr>
        </w:pPrChange>
      </w:pPr>
      <w:del w:id="3283" w:author="Jarema Piekutowski" w:date="2022-09-08T08:48:00Z">
        <w:r w:rsidDel="00AC4AE7">
          <w:delText>c) system wdrażania – zasady realizacji projektów, problemy podczas realizacji projektów;</w:delText>
        </w:r>
      </w:del>
    </w:p>
    <w:p w14:paraId="4E9833D8" w14:textId="6BD6BC29" w:rsidR="00F32B8F" w:rsidDel="00AC4AE7" w:rsidRDefault="00F32B8F" w:rsidP="00AC4AE7">
      <w:pPr>
        <w:rPr>
          <w:del w:id="3284" w:author="Jarema Piekutowski" w:date="2022-09-08T08:48:00Z"/>
        </w:rPr>
        <w:pPrChange w:id="3285" w:author="Jarema Piekutowski" w:date="2022-09-08T08:48:00Z">
          <w:pPr>
            <w:ind w:left="709"/>
          </w:pPr>
        </w:pPrChange>
      </w:pPr>
      <w:del w:id="3286" w:author="Jarema Piekutowski" w:date="2022-09-08T08:48:00Z">
        <w:r w:rsidRPr="001E7D74" w:rsidDel="00AC4AE7">
          <w:delText xml:space="preserve">d) </w:delText>
        </w:r>
        <w:r w:rsidDel="00AC4AE7">
          <w:delText>c</w:delText>
        </w:r>
        <w:r w:rsidRPr="001E7D74" w:rsidDel="00AC4AE7">
          <w:delText xml:space="preserve">zynniki po stronie instytucji – procedury, podział zadań, komunikacja i współpraca </w:delText>
        </w:r>
        <w:r w:rsidDel="00AC4AE7">
          <w:delText>wewnętrzna i zewnętrzna.</w:delText>
        </w:r>
      </w:del>
    </w:p>
    <w:p w14:paraId="4009B5CB" w14:textId="4BF05AE5" w:rsidR="00F32B8F" w:rsidDel="00AC4AE7" w:rsidRDefault="00F32B8F" w:rsidP="00AC4AE7">
      <w:pPr>
        <w:rPr>
          <w:del w:id="3287" w:author="Jarema Piekutowski" w:date="2022-09-08T08:48:00Z"/>
        </w:rPr>
        <w:pPrChange w:id="3288" w:author="Jarema Piekutowski" w:date="2022-09-08T08:48:00Z">
          <w:pPr>
            <w:pStyle w:val="Akapitzlist"/>
            <w:numPr>
              <w:numId w:val="70"/>
            </w:numPr>
            <w:ind w:hanging="360"/>
          </w:pPr>
        </w:pPrChange>
      </w:pPr>
      <w:del w:id="3289" w:author="Jarema Piekutowski" w:date="2022-09-08T08:48:00Z">
        <w:r w:rsidDel="00AC4AE7">
          <w:delText>[</w:delText>
        </w:r>
        <w:r w:rsidRPr="00EC4749" w:rsidDel="00AC4AE7">
          <w:rPr>
            <w:b/>
            <w:bCs/>
            <w:i/>
            <w:iCs/>
          </w:rPr>
          <w:delText>Mod: zadaj pytanie w zależności od tego, czy została zidentyfikowana komplementarność</w:delText>
        </w:r>
        <w:r w:rsidDel="00AC4AE7">
          <w:delText>] W ramach analiz zidentyfikowaliśmy komplementarność (pod)działania X z działaniami podejmowanymi w programie/programach … Czy w Pana/i opinii, mogła ona wpłynąć na osiągnięte wartości wskaźników produktu i/lub rezultatu? W jaki sposób?</w:delText>
        </w:r>
      </w:del>
    </w:p>
    <w:p w14:paraId="4F8FFBCB" w14:textId="3C109005" w:rsidR="00F32B8F" w:rsidDel="00AC4AE7" w:rsidRDefault="00F32B8F" w:rsidP="00AC4AE7">
      <w:pPr>
        <w:rPr>
          <w:del w:id="3290" w:author="Jarema Piekutowski" w:date="2022-09-08T08:48:00Z"/>
        </w:rPr>
        <w:pPrChange w:id="3291" w:author="Jarema Piekutowski" w:date="2022-09-08T08:48:00Z">
          <w:pPr>
            <w:pStyle w:val="Akapitzlist"/>
            <w:numPr>
              <w:numId w:val="70"/>
            </w:numPr>
            <w:ind w:hanging="360"/>
          </w:pPr>
        </w:pPrChange>
      </w:pPr>
      <w:del w:id="3292" w:author="Jarema Piekutowski" w:date="2022-09-08T08:48:00Z">
        <w:r w:rsidDel="00AC4AE7">
          <w:delText>W ramach badania zidentyfikowaliśmy środki zaradcze podjęte w trakcie wdrażania interwencji. Dotyczą one … [</w:delText>
        </w:r>
        <w:r w:rsidRPr="005D0C7E" w:rsidDel="00AC4AE7">
          <w:rPr>
            <w:b/>
            <w:bCs/>
            <w:i/>
            <w:iCs/>
          </w:rPr>
          <w:delText>Mod: wymień środki zaradcze; rozmawiaj kolejno o każdym z nich</w:delText>
        </w:r>
        <w:r w:rsidDel="00AC4AE7">
          <w:delText xml:space="preserve">]. </w:delText>
        </w:r>
      </w:del>
    </w:p>
    <w:p w14:paraId="61BB8CC9" w14:textId="74BD6CB3" w:rsidR="00F32B8F" w:rsidDel="00AC4AE7" w:rsidRDefault="00F32B8F" w:rsidP="00AC4AE7">
      <w:pPr>
        <w:rPr>
          <w:del w:id="3293" w:author="Jarema Piekutowski" w:date="2022-09-08T08:48:00Z"/>
        </w:rPr>
        <w:pPrChange w:id="3294" w:author="Jarema Piekutowski" w:date="2022-09-08T08:48:00Z">
          <w:pPr>
            <w:pStyle w:val="Akapitzlist"/>
            <w:numPr>
              <w:numId w:val="72"/>
            </w:numPr>
            <w:ind w:left="1440" w:hanging="360"/>
          </w:pPr>
        </w:pPrChange>
      </w:pPr>
      <w:del w:id="3295" w:author="Jarema Piekutowski" w:date="2022-09-08T08:48:00Z">
        <w:r w:rsidDel="00AC4AE7">
          <w:delText xml:space="preserve">Wstępnie rozpoznaną przyczyną podjęcia tego środka zaradczego było … Czy zgadza się Pan/i z tym wnioskiem? </w:delText>
        </w:r>
      </w:del>
    </w:p>
    <w:p w14:paraId="7314E664" w14:textId="7310CD52" w:rsidR="00F32B8F" w:rsidDel="00AC4AE7" w:rsidRDefault="00F32B8F" w:rsidP="00AC4AE7">
      <w:pPr>
        <w:rPr>
          <w:del w:id="3296" w:author="Jarema Piekutowski" w:date="2022-09-08T08:48:00Z"/>
        </w:rPr>
        <w:pPrChange w:id="3297" w:author="Jarema Piekutowski" w:date="2022-09-08T08:48:00Z">
          <w:pPr>
            <w:pStyle w:val="Akapitzlist"/>
            <w:numPr>
              <w:numId w:val="72"/>
            </w:numPr>
            <w:ind w:left="1440" w:hanging="360"/>
          </w:pPr>
        </w:pPrChange>
      </w:pPr>
      <w:del w:id="3298" w:author="Jarema Piekutowski" w:date="2022-09-08T08:48:00Z">
        <w:r w:rsidDel="00AC4AE7">
          <w:delText>Jakie były oczekiwane efekty podjętego środka zaradczego?</w:delText>
        </w:r>
      </w:del>
    </w:p>
    <w:p w14:paraId="03D76F56" w14:textId="66B3FCBD" w:rsidR="00F32B8F" w:rsidDel="00AC4AE7" w:rsidRDefault="00F32B8F" w:rsidP="00AC4AE7">
      <w:pPr>
        <w:rPr>
          <w:del w:id="3299" w:author="Jarema Piekutowski" w:date="2022-09-08T08:48:00Z"/>
        </w:rPr>
        <w:pPrChange w:id="3300" w:author="Jarema Piekutowski" w:date="2022-09-08T08:48:00Z">
          <w:pPr>
            <w:pStyle w:val="Akapitzlist"/>
            <w:numPr>
              <w:numId w:val="72"/>
            </w:numPr>
            <w:ind w:left="1440" w:hanging="360"/>
          </w:pPr>
        </w:pPrChange>
      </w:pPr>
      <w:del w:id="3301" w:author="Jarema Piekutowski" w:date="2022-09-08T08:48:00Z">
        <w:r w:rsidDel="00AC4AE7">
          <w:delText>Czy Pana/i zdaniem okazał się on skuteczny? Dlaczego?</w:delText>
        </w:r>
      </w:del>
    </w:p>
    <w:p w14:paraId="7AD6E405" w14:textId="042027B2" w:rsidR="00F32B8F" w:rsidDel="00AC4AE7" w:rsidRDefault="00F32B8F" w:rsidP="00AC4AE7">
      <w:pPr>
        <w:rPr>
          <w:del w:id="3302" w:author="Jarema Piekutowski" w:date="2022-09-08T08:48:00Z"/>
        </w:rPr>
        <w:pPrChange w:id="3303" w:author="Jarema Piekutowski" w:date="2022-09-08T08:48:00Z">
          <w:pPr>
            <w:ind w:left="709"/>
          </w:pPr>
        </w:pPrChange>
      </w:pPr>
      <w:del w:id="3304" w:author="Jarema Piekutowski" w:date="2022-09-08T08:48:00Z">
        <w:r w:rsidDel="00AC4AE7">
          <w:delText>Czy podczas naszej rozmowy nie został omówiony jakiś podjęty przez Państwa środek zaradczy? Czego dotyczy? [</w:delText>
        </w:r>
        <w:r w:rsidRPr="00ED1990" w:rsidDel="00AC4AE7">
          <w:rPr>
            <w:b/>
            <w:bCs/>
            <w:i/>
            <w:iCs/>
          </w:rPr>
          <w:delText>Mod: w razie potrzeby dopytaj o proces wyboru</w:delText>
        </w:r>
        <w:r w:rsidDel="00AC4AE7">
          <w:rPr>
            <w:b/>
            <w:bCs/>
            <w:i/>
            <w:iCs/>
          </w:rPr>
          <w:delText xml:space="preserve"> projektów</w:delText>
        </w:r>
        <w:r w:rsidRPr="00ED1990" w:rsidDel="00AC4AE7">
          <w:rPr>
            <w:b/>
            <w:bCs/>
            <w:i/>
            <w:iCs/>
          </w:rPr>
          <w:delText>, wymogi dla beneficjentów/projektów, model wdrażania, maksymaln</w:delText>
        </w:r>
        <w:r w:rsidDel="00AC4AE7">
          <w:rPr>
            <w:b/>
            <w:bCs/>
            <w:i/>
            <w:iCs/>
          </w:rPr>
          <w:delText>ą</w:delText>
        </w:r>
        <w:r w:rsidRPr="00ED1990" w:rsidDel="00AC4AE7">
          <w:rPr>
            <w:b/>
            <w:bCs/>
            <w:i/>
            <w:iCs/>
          </w:rPr>
          <w:delText xml:space="preserve"> wartość projektu, harmonogram konkursów, ułatwienia dla wnioskodawców, zniesienie barier dostępu</w:delText>
        </w:r>
        <w:r w:rsidDel="00AC4AE7">
          <w:delText xml:space="preserve">] </w:delText>
        </w:r>
      </w:del>
    </w:p>
    <w:p w14:paraId="20F69359" w14:textId="65840069" w:rsidR="00F32B8F" w:rsidRPr="00143540" w:rsidDel="00AC4AE7" w:rsidRDefault="00F32B8F" w:rsidP="00AC4AE7">
      <w:pPr>
        <w:rPr>
          <w:del w:id="3305" w:author="Jarema Piekutowski" w:date="2022-09-08T08:48:00Z"/>
        </w:rPr>
        <w:pPrChange w:id="3306" w:author="Jarema Piekutowski" w:date="2022-09-08T08:48:00Z">
          <w:pPr>
            <w:ind w:left="709"/>
          </w:pPr>
        </w:pPrChange>
      </w:pPr>
      <w:del w:id="3307" w:author="Jarema Piekutowski" w:date="2022-09-08T08:48:00Z">
        <w:r w:rsidDel="00AC4AE7">
          <w:delText>Czy planują Państwo jeszcze podejmowanie jakichś środków zaradczych? Jeśli tak, proszę o nich opowiedzieć.</w:delText>
        </w:r>
      </w:del>
    </w:p>
    <w:p w14:paraId="2E7F76CE" w14:textId="3A1127AC" w:rsidR="00F32B8F" w:rsidDel="00AC4AE7" w:rsidRDefault="00F32B8F" w:rsidP="00AC4AE7">
      <w:pPr>
        <w:rPr>
          <w:del w:id="3308" w:author="Jarema Piekutowski" w:date="2022-09-08T08:48:00Z"/>
        </w:rPr>
        <w:pPrChange w:id="3309" w:author="Jarema Piekutowski" w:date="2022-09-08T08:48:00Z">
          <w:pPr>
            <w:pStyle w:val="Akapitzlist"/>
            <w:numPr>
              <w:numId w:val="70"/>
            </w:numPr>
            <w:ind w:hanging="360"/>
          </w:pPr>
        </w:pPrChange>
      </w:pPr>
      <w:del w:id="3310" w:author="Jarema Piekutowski" w:date="2022-09-08T08:48:00Z">
        <w:r w:rsidDel="00AC4AE7">
          <w:delText>Z analizy możliwości zmiany wielkości alokacji w ramach (pod)działania X wynika, że [</w:delText>
        </w:r>
        <w:r w:rsidRPr="00E86043" w:rsidDel="00AC4AE7">
          <w:rPr>
            <w:b/>
            <w:bCs/>
            <w:i/>
            <w:iCs/>
          </w:rPr>
          <w:delText>Mod: przedstaw wyniki analiz</w:delText>
        </w:r>
        <w:r w:rsidDel="00AC4AE7">
          <w:rPr>
            <w:b/>
            <w:bCs/>
            <w:i/>
            <w:iCs/>
          </w:rPr>
          <w:delText>; adekwatnie do omawianego (pod)działania</w:delText>
        </w:r>
        <w:r w:rsidDel="00AC4AE7">
          <w:delText>]:</w:delText>
        </w:r>
      </w:del>
    </w:p>
    <w:p w14:paraId="6AFD7C86" w14:textId="0CD96FB3" w:rsidR="00F32B8F" w:rsidDel="00AC4AE7" w:rsidRDefault="00F32B8F" w:rsidP="00AC4AE7">
      <w:pPr>
        <w:rPr>
          <w:del w:id="3311" w:author="Jarema Piekutowski" w:date="2022-09-08T08:48:00Z"/>
        </w:rPr>
        <w:pPrChange w:id="3312" w:author="Jarema Piekutowski" w:date="2022-09-08T08:48:00Z">
          <w:pPr>
            <w:pStyle w:val="Akapitzlist"/>
            <w:numPr>
              <w:numId w:val="73"/>
            </w:numPr>
            <w:ind w:left="1440" w:hanging="360"/>
          </w:pPr>
        </w:pPrChange>
      </w:pPr>
      <w:del w:id="3313" w:author="Jarema Piekutowski" w:date="2022-09-08T08:48:00Z">
        <w:r w:rsidDel="00AC4AE7">
          <w:delText>w przypadku … postęp rzeczowy rozmija się z finansowym …,</w:delText>
        </w:r>
      </w:del>
    </w:p>
    <w:p w14:paraId="199F09A8" w14:textId="48BBCA0F" w:rsidR="00F32B8F" w:rsidDel="00AC4AE7" w:rsidRDefault="00F32B8F" w:rsidP="00AC4AE7">
      <w:pPr>
        <w:rPr>
          <w:del w:id="3314" w:author="Jarema Piekutowski" w:date="2022-09-08T08:48:00Z"/>
        </w:rPr>
        <w:pPrChange w:id="3315" w:author="Jarema Piekutowski" w:date="2022-09-08T08:48:00Z">
          <w:pPr>
            <w:pStyle w:val="Akapitzlist"/>
            <w:numPr>
              <w:numId w:val="73"/>
            </w:numPr>
            <w:ind w:left="1440" w:hanging="360"/>
          </w:pPr>
        </w:pPrChange>
      </w:pPr>
      <w:del w:id="3316" w:author="Jarema Piekutowski" w:date="2022-09-08T08:48:00Z">
        <w:r w:rsidDel="00AC4AE7">
          <w:delText xml:space="preserve">w …, biorąc pod uwagę </w:delText>
        </w:r>
        <w:r w:rsidRPr="00D47750" w:rsidDel="00AC4AE7">
          <w:delText>osiągniętą wartość wskaźnika i pozostałą do wykorzystania alokację można mieć wątpliwości, czy wystarczy środków, by osiągnąć wskaźnik</w:delText>
        </w:r>
        <w:r w:rsidDel="00AC4AE7">
          <w:delText xml:space="preserve"> </w:delText>
        </w:r>
        <w:r w:rsidRPr="00D47750" w:rsidDel="00AC4AE7">
          <w:delText>…</w:delText>
        </w:r>
        <w:r w:rsidDel="00AC4AE7">
          <w:delText>,</w:delText>
        </w:r>
      </w:del>
    </w:p>
    <w:p w14:paraId="054237F1" w14:textId="4839DEED" w:rsidR="00F32B8F" w:rsidDel="00AC4AE7" w:rsidRDefault="00F32B8F" w:rsidP="00AC4AE7">
      <w:pPr>
        <w:rPr>
          <w:del w:id="3317" w:author="Jarema Piekutowski" w:date="2022-09-08T08:48:00Z"/>
        </w:rPr>
        <w:pPrChange w:id="3318" w:author="Jarema Piekutowski" w:date="2022-09-08T08:48:00Z">
          <w:pPr>
            <w:pStyle w:val="Akapitzlist"/>
            <w:numPr>
              <w:numId w:val="73"/>
            </w:numPr>
            <w:ind w:left="1440" w:hanging="360"/>
          </w:pPr>
        </w:pPrChange>
      </w:pPr>
      <w:del w:id="3319" w:author="Jarema Piekutowski" w:date="2022-09-08T08:48:00Z">
        <w:r w:rsidRPr="00D47750" w:rsidDel="00AC4AE7">
          <w:delText>w … osiągnięto/</w:delText>
        </w:r>
        <w:r w:rsidDel="00AC4AE7">
          <w:delText xml:space="preserve"> </w:delText>
        </w:r>
        <w:r w:rsidRPr="00D47750" w:rsidDel="00AC4AE7">
          <w:delText>przekroczono zakładan</w:delText>
        </w:r>
        <w:r w:rsidDel="00AC4AE7">
          <w:delText>ą</w:delText>
        </w:r>
        <w:r w:rsidRPr="00D47750" w:rsidDel="00AC4AE7">
          <w:delText xml:space="preserve"> wartoś</w:delText>
        </w:r>
        <w:r w:rsidDel="00AC4AE7">
          <w:delText>ć</w:delText>
        </w:r>
        <w:r w:rsidRPr="00D47750" w:rsidDel="00AC4AE7">
          <w:delText xml:space="preserve"> </w:delText>
        </w:r>
        <w:r w:rsidDel="00AC4AE7">
          <w:delText>docelową</w:delText>
        </w:r>
        <w:r w:rsidRPr="00D47750" w:rsidDel="00AC4AE7">
          <w:delText>, podczas gdy nadal pozostają środki do wykorzystania</w:delText>
        </w:r>
        <w:r w:rsidDel="00AC4AE7">
          <w:delText>,</w:delText>
        </w:r>
      </w:del>
    </w:p>
    <w:p w14:paraId="5868DE15" w14:textId="3BC5EA43" w:rsidR="00F32B8F" w:rsidDel="00AC4AE7" w:rsidRDefault="00F32B8F" w:rsidP="00AC4AE7">
      <w:pPr>
        <w:rPr>
          <w:del w:id="3320" w:author="Jarema Piekutowski" w:date="2022-09-08T08:48:00Z"/>
        </w:rPr>
        <w:pPrChange w:id="3321" w:author="Jarema Piekutowski" w:date="2022-09-08T08:48:00Z">
          <w:pPr>
            <w:pStyle w:val="Akapitzlist"/>
            <w:numPr>
              <w:numId w:val="73"/>
            </w:numPr>
            <w:ind w:left="1440" w:hanging="360"/>
          </w:pPr>
        </w:pPrChange>
      </w:pPr>
      <w:del w:id="3322" w:author="Jarema Piekutowski" w:date="2022-09-08T08:48:00Z">
        <w:r w:rsidDel="00AC4AE7">
          <w:delText>w … osiągnięto/ przekroczono zakładaną wartość docelową i nie pozostały już środki do wykorzystania.</w:delText>
        </w:r>
      </w:del>
    </w:p>
    <w:p w14:paraId="4A1CBB0C" w14:textId="46FD7BB8" w:rsidR="00F32B8F" w:rsidDel="00AC4AE7" w:rsidRDefault="00F32B8F" w:rsidP="00AC4AE7">
      <w:pPr>
        <w:rPr>
          <w:del w:id="3323" w:author="Jarema Piekutowski" w:date="2022-09-08T08:48:00Z"/>
        </w:rPr>
        <w:pPrChange w:id="3324" w:author="Jarema Piekutowski" w:date="2022-09-08T08:48:00Z">
          <w:pPr>
            <w:ind w:left="709"/>
          </w:pPr>
        </w:pPrChange>
      </w:pPr>
      <w:del w:id="3325" w:author="Jarema Piekutowski" w:date="2022-09-08T08:48:00Z">
        <w:r w:rsidDel="00AC4AE7">
          <w:delText>W związku z tym wydaje się zasadne, by … [</w:delText>
        </w:r>
        <w:r w:rsidRPr="00B15B2C" w:rsidDel="00AC4AE7">
          <w:rPr>
            <w:b/>
            <w:bCs/>
            <w:i/>
            <w:iCs/>
          </w:rPr>
          <w:delText>Mod: w zależności od wyników analiz – by zmienić wielkość alokacji/ pozostawić alokację bez zmian</w:delText>
        </w:r>
        <w:r w:rsidDel="00AC4AE7">
          <w:delText xml:space="preserve">]. Jaka jest Pana/i opinia na ten temat? </w:delText>
        </w:r>
      </w:del>
    </w:p>
    <w:p w14:paraId="4B409905" w14:textId="622B138E" w:rsidR="00F32B8F" w:rsidDel="00AC4AE7" w:rsidRDefault="00F32B8F" w:rsidP="00AC4AE7">
      <w:pPr>
        <w:rPr>
          <w:del w:id="3326" w:author="Jarema Piekutowski" w:date="2022-09-08T08:48:00Z"/>
        </w:rPr>
        <w:pPrChange w:id="3327" w:author="Jarema Piekutowski" w:date="2022-09-08T08:48:00Z">
          <w:pPr>
            <w:pStyle w:val="Akapitzlist"/>
            <w:numPr>
              <w:numId w:val="70"/>
            </w:numPr>
            <w:ind w:hanging="360"/>
          </w:pPr>
        </w:pPrChange>
      </w:pPr>
      <w:del w:id="3328" w:author="Jarema Piekutowski" w:date="2022-09-08T08:48:00Z">
        <w:r w:rsidDel="00AC4AE7">
          <w:delText>Czy na tym etapie istnieją jakieś ryzyka dotyczące terminowości wydatkowania alokacji dla (pod)działania X, zgodnie z zasadą n+3? Jeśli tak, proszę o nich odpowiedzieć.</w:delText>
        </w:r>
      </w:del>
    </w:p>
    <w:p w14:paraId="083B309B" w14:textId="17951480" w:rsidR="00F32B8F" w:rsidDel="00AC4AE7" w:rsidRDefault="00F32B8F" w:rsidP="00AC4AE7">
      <w:pPr>
        <w:rPr>
          <w:del w:id="3329" w:author="Jarema Piekutowski" w:date="2022-09-08T08:48:00Z"/>
        </w:rPr>
        <w:pPrChange w:id="3330" w:author="Jarema Piekutowski" w:date="2022-09-08T08:48:00Z">
          <w:pPr>
            <w:pStyle w:val="Akapitzlist"/>
            <w:numPr>
              <w:numId w:val="70"/>
            </w:numPr>
            <w:ind w:hanging="360"/>
          </w:pPr>
        </w:pPrChange>
      </w:pPr>
      <w:del w:id="3331" w:author="Jarema Piekutowski" w:date="2022-09-08T08:48:00Z">
        <w:r w:rsidDel="00AC4AE7">
          <w:delText>Czy chciał(a)by Pan/i coś dodać to naszej rozmowy?</w:delText>
        </w:r>
      </w:del>
    </w:p>
    <w:p w14:paraId="61C47157" w14:textId="355067B4" w:rsidR="00F32B8F" w:rsidRPr="00761887" w:rsidDel="00AC4AE7" w:rsidRDefault="00F32B8F" w:rsidP="00AC4AE7">
      <w:pPr>
        <w:rPr>
          <w:del w:id="3332" w:author="Jarema Piekutowski" w:date="2022-09-08T08:48:00Z"/>
        </w:rPr>
        <w:pPrChange w:id="3333" w:author="Jarema Piekutowski" w:date="2022-09-08T08:48:00Z">
          <w:pPr/>
        </w:pPrChange>
      </w:pPr>
      <w:del w:id="3334" w:author="Jarema Piekutowski" w:date="2022-09-08T08:48:00Z">
        <w:r w:rsidDel="00AC4AE7">
          <w:delText>To wszystkie pytania, dziękuję za rozmowę.</w:delText>
        </w:r>
      </w:del>
    </w:p>
    <w:p w14:paraId="438C63F9" w14:textId="3A47135C" w:rsidR="00AE3C33" w:rsidDel="00AC4AE7" w:rsidRDefault="00AE3C33" w:rsidP="00AC4AE7">
      <w:pPr>
        <w:rPr>
          <w:del w:id="3335" w:author="Jarema Piekutowski" w:date="2022-09-08T08:48:00Z"/>
          <w:rStyle w:val="normaltextrun"/>
          <w:rFonts w:cstheme="minorHAnsi"/>
        </w:rPr>
        <w:pPrChange w:id="3336" w:author="Jarema Piekutowski" w:date="2022-09-08T08:48:00Z">
          <w:pPr>
            <w:pStyle w:val="Nagwek2"/>
            <w:spacing w:before="120" w:after="120"/>
            <w:ind w:left="578" w:hanging="578"/>
          </w:pPr>
        </w:pPrChange>
      </w:pPr>
      <w:bookmarkStart w:id="3337" w:name="_Toc112689006"/>
      <w:del w:id="3338" w:author="Jarema Piekutowski" w:date="2022-09-08T08:48:00Z">
        <w:r w:rsidDel="00AC4AE7">
          <w:rPr>
            <w:rStyle w:val="normaltextrun"/>
            <w:rFonts w:cstheme="minorHAnsi"/>
          </w:rPr>
          <w:delText>Scenariusz do badań jakościowych z beneficjentami</w:delText>
        </w:r>
        <w:bookmarkEnd w:id="3337"/>
      </w:del>
    </w:p>
    <w:p w14:paraId="1764446C" w14:textId="51210E9F" w:rsidR="00F32B8F" w:rsidRPr="00EB5713" w:rsidDel="00AC4AE7" w:rsidRDefault="00F32B8F" w:rsidP="00AC4AE7">
      <w:pPr>
        <w:rPr>
          <w:del w:id="3339" w:author="Jarema Piekutowski" w:date="2022-09-08T08:48:00Z"/>
          <w:rFonts w:eastAsia="Times New Roman" w:cstheme="minorHAnsi"/>
          <w:color w:val="242424"/>
          <w:lang w:eastAsia="pl-PL"/>
        </w:rPr>
        <w:pPrChange w:id="3340" w:author="Jarema Piekutowski" w:date="2022-09-08T08:48:00Z">
          <w:pPr>
            <w:shd w:val="clear" w:color="auto" w:fill="FFFFFF"/>
            <w:spacing w:after="0"/>
          </w:pPr>
        </w:pPrChange>
      </w:pPr>
      <w:del w:id="3341" w:author="Jarema Piekutowski" w:date="2022-09-08T08:48:00Z">
        <w:r w:rsidRPr="00EB5713" w:rsidDel="00AC4AE7">
          <w:rPr>
            <w:rFonts w:eastAsia="Times New Roman" w:cstheme="minorHAnsi"/>
            <w:b/>
            <w:bCs/>
            <w:color w:val="242424"/>
            <w:lang w:eastAsia="pl-PL"/>
          </w:rPr>
          <w:delText>Instrukcja dla moderatora:</w:delText>
        </w:r>
      </w:del>
    </w:p>
    <w:p w14:paraId="7CA19608" w14:textId="769C8F09" w:rsidR="00F32B8F" w:rsidRPr="00EB5713" w:rsidDel="00AC4AE7" w:rsidRDefault="00F32B8F" w:rsidP="00AC4AE7">
      <w:pPr>
        <w:rPr>
          <w:del w:id="3342" w:author="Jarema Piekutowski" w:date="2022-09-08T08:48:00Z"/>
          <w:rFonts w:eastAsia="Times New Roman" w:cstheme="minorHAnsi"/>
          <w:color w:val="242424"/>
          <w:lang w:eastAsia="pl-PL"/>
        </w:rPr>
        <w:pPrChange w:id="3343" w:author="Jarema Piekutowski" w:date="2022-09-08T08:48:00Z">
          <w:pPr>
            <w:shd w:val="clear" w:color="auto" w:fill="FFFFFF"/>
            <w:spacing w:after="0"/>
          </w:pPr>
        </w:pPrChange>
      </w:pPr>
      <w:del w:id="3344" w:author="Jarema Piekutowski" w:date="2022-09-08T08:48:00Z">
        <w:r w:rsidRPr="00EB5713" w:rsidDel="00AC4AE7">
          <w:rPr>
            <w:rFonts w:eastAsia="Times New Roman" w:cstheme="minorHAnsi"/>
            <w:color w:val="242424"/>
            <w:lang w:eastAsia="pl-PL"/>
          </w:rPr>
          <w:delText>Przed rozpoczęciem wywiadu:</w:delText>
        </w:r>
      </w:del>
    </w:p>
    <w:p w14:paraId="5E05B6F4" w14:textId="07829502" w:rsidR="00F32B8F" w:rsidRPr="00EB5713" w:rsidDel="00AC4AE7" w:rsidRDefault="00F32B8F" w:rsidP="00AC4AE7">
      <w:pPr>
        <w:rPr>
          <w:del w:id="3345" w:author="Jarema Piekutowski" w:date="2022-09-08T08:48:00Z"/>
          <w:rFonts w:eastAsia="Times New Roman" w:cstheme="minorHAnsi"/>
          <w:color w:val="242424"/>
          <w:lang w:eastAsia="pl-PL"/>
        </w:rPr>
        <w:pPrChange w:id="3346" w:author="Jarema Piekutowski" w:date="2022-09-08T08:48:00Z">
          <w:pPr>
            <w:numPr>
              <w:numId w:val="78"/>
            </w:numPr>
            <w:shd w:val="clear" w:color="auto" w:fill="FFFFFF"/>
            <w:tabs>
              <w:tab w:val="num" w:pos="720"/>
            </w:tabs>
            <w:spacing w:before="100" w:beforeAutospacing="1" w:after="100" w:afterAutospacing="1"/>
            <w:ind w:left="840" w:hanging="360"/>
          </w:pPr>
        </w:pPrChange>
      </w:pPr>
      <w:del w:id="3347" w:author="Jarema Piekutowski" w:date="2022-09-08T08:48:00Z">
        <w:r w:rsidRPr="00EB5713" w:rsidDel="00AC4AE7">
          <w:rPr>
            <w:rFonts w:eastAsia="Times New Roman" w:cstheme="minorHAnsi"/>
            <w:color w:val="242424"/>
            <w:lang w:eastAsia="pl-PL"/>
          </w:rPr>
          <w:delText>Należy poinformować respondenta o celu spotkania i badania.</w:delText>
        </w:r>
      </w:del>
    </w:p>
    <w:p w14:paraId="1C4886D5" w14:textId="573883D6" w:rsidR="00F32B8F" w:rsidRPr="00EB5713" w:rsidDel="00AC4AE7" w:rsidRDefault="00F32B8F" w:rsidP="00AC4AE7">
      <w:pPr>
        <w:rPr>
          <w:del w:id="3348" w:author="Jarema Piekutowski" w:date="2022-09-08T08:48:00Z"/>
          <w:rFonts w:eastAsia="Times New Roman" w:cstheme="minorHAnsi"/>
          <w:color w:val="242424"/>
          <w:lang w:eastAsia="pl-PL"/>
        </w:rPr>
        <w:pPrChange w:id="3349" w:author="Jarema Piekutowski" w:date="2022-09-08T08:48:00Z">
          <w:pPr>
            <w:numPr>
              <w:numId w:val="78"/>
            </w:numPr>
            <w:shd w:val="clear" w:color="auto" w:fill="FFFFFF"/>
            <w:tabs>
              <w:tab w:val="num" w:pos="720"/>
            </w:tabs>
            <w:spacing w:before="100" w:beforeAutospacing="1" w:after="100" w:afterAutospacing="1"/>
            <w:ind w:left="840" w:hanging="360"/>
          </w:pPr>
        </w:pPrChange>
      </w:pPr>
      <w:del w:id="3350" w:author="Jarema Piekutowski" w:date="2022-09-08T08:48:00Z">
        <w:r w:rsidRPr="00EB5713" w:rsidDel="00AC4AE7">
          <w:rPr>
            <w:rFonts w:eastAsia="Times New Roman" w:cstheme="minorHAnsi"/>
            <w:color w:val="242424"/>
            <w:lang w:eastAsia="pl-PL"/>
          </w:rPr>
          <w:delText>Należy poinformować respondenta, że transkrypcja z wywiadu będzie przekazana Zamawiającemu i poprosić o zgodę na nagrywanie.</w:delText>
        </w:r>
      </w:del>
    </w:p>
    <w:p w14:paraId="25696B34" w14:textId="6A63AC24" w:rsidR="00F32B8F" w:rsidRPr="00EB5713" w:rsidDel="00AC4AE7" w:rsidRDefault="00F32B8F" w:rsidP="00AC4AE7">
      <w:pPr>
        <w:rPr>
          <w:del w:id="3351" w:author="Jarema Piekutowski" w:date="2022-09-08T08:48:00Z"/>
          <w:rFonts w:eastAsia="Times New Roman" w:cstheme="minorHAnsi"/>
          <w:color w:val="242424"/>
          <w:lang w:eastAsia="pl-PL"/>
        </w:rPr>
        <w:pPrChange w:id="3352" w:author="Jarema Piekutowski" w:date="2022-09-08T08:48:00Z">
          <w:pPr>
            <w:numPr>
              <w:numId w:val="78"/>
            </w:numPr>
            <w:shd w:val="clear" w:color="auto" w:fill="FFFFFF"/>
            <w:tabs>
              <w:tab w:val="num" w:pos="720"/>
            </w:tabs>
            <w:spacing w:before="100" w:beforeAutospacing="1" w:after="100" w:afterAutospacing="1"/>
            <w:ind w:left="840" w:hanging="360"/>
          </w:pPr>
        </w:pPrChange>
      </w:pPr>
      <w:del w:id="3353" w:author="Jarema Piekutowski" w:date="2022-09-08T08:48:00Z">
        <w:r w:rsidRPr="00EB5713" w:rsidDel="00AC4AE7">
          <w:rPr>
            <w:rFonts w:eastAsia="Times New Roman" w:cstheme="minorHAnsi"/>
            <w:color w:val="242424"/>
            <w:lang w:eastAsia="pl-PL"/>
          </w:rPr>
          <w:delText>W przypadku braku zgody należy poinformować respondenta, że notatka z wywiadu zostanie przekazana Zamawiającemu, należy prowadzić notatki.</w:delText>
        </w:r>
      </w:del>
    </w:p>
    <w:p w14:paraId="58426ADA" w14:textId="1A95A046" w:rsidR="00F32B8F" w:rsidRPr="00EB5713" w:rsidDel="00AC4AE7" w:rsidRDefault="00F32B8F" w:rsidP="00AC4AE7">
      <w:pPr>
        <w:rPr>
          <w:del w:id="3354" w:author="Jarema Piekutowski" w:date="2022-09-08T08:48:00Z"/>
          <w:rFonts w:eastAsia="Times New Roman" w:cstheme="minorHAnsi"/>
          <w:color w:val="242424"/>
          <w:lang w:eastAsia="pl-PL"/>
        </w:rPr>
        <w:pPrChange w:id="3355" w:author="Jarema Piekutowski" w:date="2022-09-08T08:48:00Z">
          <w:pPr>
            <w:shd w:val="clear" w:color="auto" w:fill="FFFFFF"/>
            <w:spacing w:after="0"/>
          </w:pPr>
        </w:pPrChange>
      </w:pPr>
      <w:del w:id="3356" w:author="Jarema Piekutowski" w:date="2022-09-08T08:48:00Z">
        <w:r w:rsidRPr="00EB5713" w:rsidDel="00AC4AE7">
          <w:rPr>
            <w:rFonts w:eastAsia="Times New Roman" w:cstheme="minorHAnsi"/>
            <w:color w:val="242424"/>
            <w:lang w:eastAsia="pl-PL"/>
          </w:rPr>
          <w:delText>W czasie wywiadu:</w:delText>
        </w:r>
      </w:del>
    </w:p>
    <w:p w14:paraId="070A198C" w14:textId="1EA9542A" w:rsidR="00F32B8F" w:rsidRPr="00EB5713" w:rsidDel="00AC4AE7" w:rsidRDefault="00F32B8F" w:rsidP="00AC4AE7">
      <w:pPr>
        <w:rPr>
          <w:del w:id="3357" w:author="Jarema Piekutowski" w:date="2022-09-08T08:48:00Z"/>
          <w:rFonts w:eastAsia="Times New Roman" w:cstheme="minorHAnsi"/>
          <w:color w:val="242424"/>
          <w:lang w:eastAsia="pl-PL"/>
        </w:rPr>
        <w:pPrChange w:id="3358" w:author="Jarema Piekutowski" w:date="2022-09-08T08:48:00Z">
          <w:pPr>
            <w:numPr>
              <w:numId w:val="79"/>
            </w:numPr>
            <w:shd w:val="clear" w:color="auto" w:fill="FFFFFF"/>
            <w:tabs>
              <w:tab w:val="num" w:pos="720"/>
            </w:tabs>
            <w:spacing w:before="100" w:beforeAutospacing="1" w:after="100" w:afterAutospacing="1"/>
            <w:ind w:left="840" w:hanging="360"/>
          </w:pPr>
        </w:pPrChange>
      </w:pPr>
      <w:del w:id="3359" w:author="Jarema Piekutowski" w:date="2022-09-08T08:48:00Z">
        <w:r w:rsidRPr="00EB5713" w:rsidDel="00AC4AE7">
          <w:rPr>
            <w:rFonts w:eastAsia="Times New Roman" w:cstheme="minorHAnsi"/>
            <w:color w:val="242424"/>
            <w:lang w:eastAsia="pl-PL"/>
          </w:rPr>
          <w:delText>Nie należy bezwzględnie trzymać się kolejności poszczególnych pytań w blokach – należy pozwolić rozmówcom na swobodne wypowiadanie się.</w:delText>
        </w:r>
      </w:del>
    </w:p>
    <w:p w14:paraId="2982B600" w14:textId="08200310" w:rsidR="00F32B8F" w:rsidRPr="00EB5713" w:rsidDel="00AC4AE7" w:rsidRDefault="00F32B8F" w:rsidP="00AC4AE7">
      <w:pPr>
        <w:rPr>
          <w:del w:id="3360" w:author="Jarema Piekutowski" w:date="2022-09-08T08:48:00Z"/>
          <w:rFonts w:eastAsia="Times New Roman" w:cstheme="minorHAnsi"/>
          <w:color w:val="242424"/>
          <w:lang w:eastAsia="pl-PL"/>
        </w:rPr>
        <w:pPrChange w:id="3361" w:author="Jarema Piekutowski" w:date="2022-09-08T08:48:00Z">
          <w:pPr>
            <w:numPr>
              <w:numId w:val="79"/>
            </w:numPr>
            <w:shd w:val="clear" w:color="auto" w:fill="FFFFFF"/>
            <w:tabs>
              <w:tab w:val="num" w:pos="720"/>
            </w:tabs>
            <w:spacing w:before="100" w:beforeAutospacing="1" w:after="100" w:afterAutospacing="1"/>
            <w:ind w:left="840" w:hanging="360"/>
          </w:pPr>
        </w:pPrChange>
      </w:pPr>
      <w:del w:id="3362" w:author="Jarema Piekutowski" w:date="2022-09-08T08:48:00Z">
        <w:r w:rsidRPr="00EB5713" w:rsidDel="00AC4AE7">
          <w:rPr>
            <w:rFonts w:eastAsia="Times New Roman" w:cstheme="minorHAnsi"/>
            <w:color w:val="242424"/>
            <w:lang w:eastAsia="pl-PL"/>
          </w:rPr>
          <w:delText>Poszczególnym respondentom należy zadawać tylko pytania zgodne z zakresem ich zadań służbowych i kompetencji.</w:delText>
        </w:r>
      </w:del>
    </w:p>
    <w:p w14:paraId="168CE2F0" w14:textId="6CD741BC" w:rsidR="00F32B8F" w:rsidRPr="00EB5713" w:rsidDel="00AC4AE7" w:rsidRDefault="00F32B8F" w:rsidP="00AC4AE7">
      <w:pPr>
        <w:rPr>
          <w:del w:id="3363" w:author="Jarema Piekutowski" w:date="2022-09-08T08:48:00Z"/>
          <w:rFonts w:eastAsia="Times New Roman" w:cstheme="minorHAnsi"/>
          <w:color w:val="242424"/>
          <w:lang w:eastAsia="pl-PL"/>
        </w:rPr>
        <w:pPrChange w:id="3364" w:author="Jarema Piekutowski" w:date="2022-09-08T08:48:00Z">
          <w:pPr>
            <w:numPr>
              <w:numId w:val="79"/>
            </w:numPr>
            <w:shd w:val="clear" w:color="auto" w:fill="FFFFFF"/>
            <w:tabs>
              <w:tab w:val="num" w:pos="720"/>
            </w:tabs>
            <w:spacing w:before="100" w:beforeAutospacing="1" w:after="100" w:afterAutospacing="1"/>
            <w:ind w:left="840" w:hanging="360"/>
          </w:pPr>
        </w:pPrChange>
      </w:pPr>
      <w:del w:id="3365" w:author="Jarema Piekutowski" w:date="2022-09-08T08:48:00Z">
        <w:r w:rsidRPr="00EB5713" w:rsidDel="00AC4AE7">
          <w:rPr>
            <w:rFonts w:eastAsia="Times New Roman" w:cstheme="minorHAnsi"/>
            <w:color w:val="242424"/>
            <w:lang w:eastAsia="pl-PL"/>
          </w:rPr>
          <w:delText>Należy przywoływać informacje wygenerowane podczas analizy danych zastanych w celu ich weryfikacji oraz otrzymania komentarza ze strony przedstawiciela instytucji.</w:delText>
        </w:r>
      </w:del>
    </w:p>
    <w:p w14:paraId="35EAC8DC" w14:textId="445585A8" w:rsidR="00F32B8F" w:rsidRPr="00EB5713" w:rsidDel="00AC4AE7" w:rsidRDefault="00F32B8F" w:rsidP="00AC4AE7">
      <w:pPr>
        <w:rPr>
          <w:del w:id="3366" w:author="Jarema Piekutowski" w:date="2022-09-08T08:48:00Z"/>
          <w:rFonts w:eastAsia="Times New Roman" w:cstheme="minorHAnsi"/>
          <w:color w:val="242424"/>
          <w:lang w:eastAsia="pl-PL"/>
        </w:rPr>
        <w:pPrChange w:id="3367" w:author="Jarema Piekutowski" w:date="2022-09-08T08:48:00Z">
          <w:pPr>
            <w:numPr>
              <w:numId w:val="79"/>
            </w:numPr>
            <w:shd w:val="clear" w:color="auto" w:fill="FFFFFF"/>
            <w:tabs>
              <w:tab w:val="num" w:pos="720"/>
            </w:tabs>
            <w:spacing w:before="100" w:beforeAutospacing="1" w:after="100" w:afterAutospacing="1"/>
            <w:ind w:left="840" w:hanging="360"/>
          </w:pPr>
        </w:pPrChange>
      </w:pPr>
      <w:del w:id="3368" w:author="Jarema Piekutowski" w:date="2022-09-08T08:48:00Z">
        <w:r w:rsidRPr="00EB5713" w:rsidDel="00AC4AE7">
          <w:rPr>
            <w:rFonts w:eastAsia="Times New Roman" w:cstheme="minorHAnsi"/>
            <w:color w:val="242424"/>
            <w:lang w:eastAsia="pl-PL"/>
          </w:rPr>
          <w:delText>W przypadku uzyskania odpowiedzi wskazującej na istnienie problemu w danej kwestii – należy na bieżąco dopytywać o przyczyny danego stanu rzeczy oraz możliwości niwelowania problemów.</w:delText>
        </w:r>
      </w:del>
    </w:p>
    <w:p w14:paraId="0B287831" w14:textId="7C1A8674" w:rsidR="00F32B8F" w:rsidRPr="00EB5713" w:rsidDel="00AC4AE7" w:rsidRDefault="00F32B8F" w:rsidP="00AC4AE7">
      <w:pPr>
        <w:rPr>
          <w:del w:id="3369" w:author="Jarema Piekutowski" w:date="2022-09-08T08:48:00Z"/>
          <w:rFonts w:eastAsia="Times New Roman" w:cstheme="minorHAnsi"/>
          <w:color w:val="242424"/>
          <w:lang w:eastAsia="pl-PL"/>
        </w:rPr>
        <w:pPrChange w:id="3370" w:author="Jarema Piekutowski" w:date="2022-09-08T08:48:00Z">
          <w:pPr>
            <w:numPr>
              <w:numId w:val="79"/>
            </w:numPr>
            <w:shd w:val="clear" w:color="auto" w:fill="FFFFFF"/>
            <w:tabs>
              <w:tab w:val="num" w:pos="720"/>
            </w:tabs>
            <w:spacing w:before="100" w:beforeAutospacing="1" w:after="100" w:afterAutospacing="1"/>
            <w:ind w:left="840" w:hanging="360"/>
          </w:pPr>
        </w:pPrChange>
      </w:pPr>
      <w:del w:id="3371" w:author="Jarema Piekutowski" w:date="2022-09-08T08:48:00Z">
        <w:r w:rsidRPr="00EB5713" w:rsidDel="00AC4AE7">
          <w:rPr>
            <w:rFonts w:eastAsia="Times New Roman" w:cstheme="minorHAnsi"/>
            <w:color w:val="242424"/>
            <w:lang w:eastAsia="pl-PL"/>
          </w:rPr>
          <w:delText>Przed zakończeniem wywiadu należy upewnić się, że wszystkie najważniejsze kwestie zostały poruszone, jeśli któraś z nich została pominięta, należy do niej powrócić.</w:delText>
        </w:r>
      </w:del>
    </w:p>
    <w:p w14:paraId="2A97A23B" w14:textId="749F5219" w:rsidR="00F32B8F" w:rsidRPr="00EB5713" w:rsidDel="00AC4AE7" w:rsidRDefault="00F32B8F" w:rsidP="00AC4AE7">
      <w:pPr>
        <w:rPr>
          <w:del w:id="3372" w:author="Jarema Piekutowski" w:date="2022-09-08T08:48:00Z"/>
          <w:b/>
          <w:bCs/>
        </w:rPr>
        <w:pPrChange w:id="3373" w:author="Jarema Piekutowski" w:date="2022-09-08T08:48:00Z">
          <w:pPr/>
        </w:pPrChange>
      </w:pPr>
      <w:del w:id="3374" w:author="Jarema Piekutowski" w:date="2022-09-08T08:48:00Z">
        <w:r w:rsidRPr="00EB5713" w:rsidDel="00AC4AE7">
          <w:rPr>
            <w:b/>
            <w:bCs/>
          </w:rPr>
          <w:delText>Scenariusz wywiadu:</w:delText>
        </w:r>
      </w:del>
    </w:p>
    <w:p w14:paraId="16376E47" w14:textId="20280621" w:rsidR="00F32B8F" w:rsidRPr="00412271" w:rsidDel="00AC4AE7" w:rsidRDefault="00F32B8F" w:rsidP="00AC4AE7">
      <w:pPr>
        <w:rPr>
          <w:del w:id="3375" w:author="Jarema Piekutowski" w:date="2022-09-08T08:48:00Z"/>
        </w:rPr>
        <w:pPrChange w:id="3376" w:author="Jarema Piekutowski" w:date="2022-09-08T08:48:00Z">
          <w:pPr>
            <w:pStyle w:val="Akapitzlist"/>
            <w:numPr>
              <w:numId w:val="76"/>
            </w:numPr>
            <w:ind w:hanging="360"/>
          </w:pPr>
        </w:pPrChange>
      </w:pPr>
      <w:del w:id="3377" w:author="Jarema Piekutowski" w:date="2022-09-08T08:48:00Z">
        <w:r w:rsidRPr="00412271" w:rsidDel="00AC4AE7">
          <w:delText xml:space="preserve">W ramach dzisiejszego wywiadu rozmawiamy o projekcie/projektach xxx </w:delText>
        </w:r>
        <w:r w:rsidRPr="00412271" w:rsidDel="00AC4AE7">
          <w:rPr>
            <w:i/>
            <w:iCs/>
          </w:rPr>
          <w:delText>[</w:delText>
        </w:r>
        <w:r w:rsidRPr="00D431D4" w:rsidDel="00AC4AE7">
          <w:rPr>
            <w:b/>
            <w:bCs/>
            <w:i/>
            <w:iCs/>
          </w:rPr>
          <w:delText>Mod: przeczytaj tytuł/tytuły projektu/projektów</w:delText>
        </w:r>
        <w:r w:rsidRPr="00412271" w:rsidDel="00AC4AE7">
          <w:rPr>
            <w:i/>
            <w:iCs/>
          </w:rPr>
          <w:delText>]</w:delText>
        </w:r>
        <w:r w:rsidRPr="00412271" w:rsidDel="00AC4AE7">
          <w:delText>, współfinansowanego/-nych ze środków PO PW.</w:delText>
        </w:r>
        <w:r w:rsidDel="00AC4AE7">
          <w:delText xml:space="preserve"> </w:delText>
        </w:r>
        <w:r w:rsidRPr="00412271" w:rsidDel="00AC4AE7">
          <w:delText xml:space="preserve">Czy w trakcie realizacji projektu/ów napotkali Państwo jakieś trudności? </w:delText>
        </w:r>
      </w:del>
    </w:p>
    <w:p w14:paraId="678E6026" w14:textId="55C083D0" w:rsidR="00F32B8F" w:rsidRPr="00F45C99" w:rsidDel="00AC4AE7" w:rsidRDefault="00F32B8F" w:rsidP="00AC4AE7">
      <w:pPr>
        <w:rPr>
          <w:del w:id="3378" w:author="Jarema Piekutowski" w:date="2022-09-08T08:48:00Z"/>
        </w:rPr>
        <w:pPrChange w:id="3379" w:author="Jarema Piekutowski" w:date="2022-09-08T08:48:00Z">
          <w:pPr>
            <w:pStyle w:val="Akapitzlist"/>
            <w:numPr>
              <w:numId w:val="76"/>
            </w:numPr>
            <w:ind w:hanging="360"/>
          </w:pPr>
        </w:pPrChange>
      </w:pPr>
      <w:del w:id="3380" w:author="Jarema Piekutowski" w:date="2022-09-08T08:48:00Z">
        <w:r w:rsidRPr="00F45C99" w:rsidDel="00AC4AE7">
          <w:delText>Jeśli tak, to jakiego rodzaju? Z czego one wynikały? W jaki sposób poradzili sobie Państwo z nimi?</w:delText>
        </w:r>
      </w:del>
    </w:p>
    <w:p w14:paraId="5C0B8126" w14:textId="14D3E472" w:rsidR="00F32B8F" w:rsidDel="00AC4AE7" w:rsidRDefault="00F32B8F" w:rsidP="00AC4AE7">
      <w:pPr>
        <w:rPr>
          <w:del w:id="3381" w:author="Jarema Piekutowski" w:date="2022-09-08T08:48:00Z"/>
        </w:rPr>
        <w:pPrChange w:id="3382" w:author="Jarema Piekutowski" w:date="2022-09-08T08:48:00Z">
          <w:pPr>
            <w:pStyle w:val="Akapitzlist"/>
            <w:numPr>
              <w:numId w:val="76"/>
            </w:numPr>
            <w:ind w:hanging="360"/>
          </w:pPr>
        </w:pPrChange>
      </w:pPr>
      <w:del w:id="3383" w:author="Jarema Piekutowski" w:date="2022-09-08T08:48:00Z">
        <w:r w:rsidRPr="00F45C99" w:rsidDel="00AC4AE7">
          <w:rPr>
            <w:i/>
            <w:iCs/>
          </w:rPr>
          <w:delText xml:space="preserve"> [</w:delText>
        </w:r>
        <w:r w:rsidRPr="00D431D4" w:rsidDel="00AC4AE7">
          <w:rPr>
            <w:b/>
            <w:bCs/>
            <w:i/>
            <w:iCs/>
          </w:rPr>
          <w:delText>W przypadku projektów zakończonych</w:delText>
        </w:r>
        <w:r w:rsidRPr="00F45C99" w:rsidDel="00AC4AE7">
          <w:rPr>
            <w:i/>
            <w:iCs/>
          </w:rPr>
          <w:delText xml:space="preserve">] </w:delText>
        </w:r>
        <w:r w:rsidRPr="00F45C99" w:rsidDel="00AC4AE7">
          <w:delText xml:space="preserve">Analiza postępu rzeczowego Państwa projektu/ów wykazała, że w przypadku wskaźników xxx </w:delText>
        </w:r>
        <w:r w:rsidRPr="00F45C99" w:rsidDel="00AC4AE7">
          <w:rPr>
            <w:i/>
            <w:iCs/>
          </w:rPr>
          <w:delText>[</w:delText>
        </w:r>
        <w:r w:rsidRPr="00D431D4" w:rsidDel="00AC4AE7">
          <w:rPr>
            <w:b/>
            <w:bCs/>
            <w:i/>
            <w:iCs/>
          </w:rPr>
          <w:delText>Mod: wymień wskaźniki</w:delText>
        </w:r>
        <w:r w:rsidRPr="00F45C99" w:rsidDel="00AC4AE7">
          <w:rPr>
            <w:i/>
            <w:iCs/>
          </w:rPr>
          <w:delText>]</w:delText>
        </w:r>
        <w:r w:rsidRPr="00F45C99" w:rsidDel="00AC4AE7">
          <w:delText xml:space="preserve"> nie</w:delText>
        </w:r>
        <w:r w:rsidDel="00AC4AE7">
          <w:delText xml:space="preserve"> osiągnęli/przekroczyli Państwo wartości docelowych/docelowe. Jakie były tego przyczyny? </w:delText>
        </w:r>
        <w:r w:rsidRPr="00D431D4" w:rsidDel="00AC4AE7">
          <w:rPr>
            <w:b/>
            <w:bCs/>
            <w:i/>
            <w:iCs/>
          </w:rPr>
          <w:delText>[Mod: dopytaj o</w:delText>
        </w:r>
        <w:r w:rsidRPr="00D431D4" w:rsidDel="00AC4AE7">
          <w:rPr>
            <w:b/>
            <w:bCs/>
          </w:rPr>
          <w:delText>:</w:delText>
        </w:r>
      </w:del>
    </w:p>
    <w:p w14:paraId="4066657F" w14:textId="6EEAE146" w:rsidR="00F32B8F" w:rsidDel="00AC4AE7" w:rsidRDefault="00F32B8F" w:rsidP="00AC4AE7">
      <w:pPr>
        <w:rPr>
          <w:del w:id="3384" w:author="Jarema Piekutowski" w:date="2022-09-08T08:48:00Z"/>
        </w:rPr>
        <w:pPrChange w:id="3385" w:author="Jarema Piekutowski" w:date="2022-09-08T08:48:00Z">
          <w:pPr>
            <w:pStyle w:val="Akapitzlist"/>
            <w:numPr>
              <w:numId w:val="77"/>
            </w:numPr>
            <w:ind w:left="1068" w:hanging="360"/>
          </w:pPr>
        </w:pPrChange>
      </w:pPr>
      <w:del w:id="3386" w:author="Jarema Piekutowski" w:date="2022-09-08T08:48:00Z">
        <w:r w:rsidDel="00AC4AE7">
          <w:delText>zakres i warunki wsparcia (typ projektu, wartość i poziom dofinansowania, kryteria oceny),</w:delText>
        </w:r>
      </w:del>
    </w:p>
    <w:p w14:paraId="3350990C" w14:textId="497EB028" w:rsidR="00F32B8F" w:rsidDel="00AC4AE7" w:rsidRDefault="00F32B8F" w:rsidP="00AC4AE7">
      <w:pPr>
        <w:rPr>
          <w:del w:id="3387" w:author="Jarema Piekutowski" w:date="2022-09-08T08:48:00Z"/>
        </w:rPr>
        <w:pPrChange w:id="3388" w:author="Jarema Piekutowski" w:date="2022-09-08T08:48:00Z">
          <w:pPr>
            <w:pStyle w:val="Akapitzlist"/>
            <w:numPr>
              <w:numId w:val="77"/>
            </w:numPr>
            <w:ind w:left="1068" w:hanging="360"/>
          </w:pPr>
        </w:pPrChange>
      </w:pPr>
      <w:del w:id="3389" w:author="Jarema Piekutowski" w:date="2022-09-08T08:48:00Z">
        <w:r w:rsidDel="00AC4AE7">
          <w:delText xml:space="preserve">działania i decyzje IZ/IP PO PW, </w:delText>
        </w:r>
      </w:del>
    </w:p>
    <w:p w14:paraId="360C2805" w14:textId="4AD8C5C2" w:rsidR="00F32B8F" w:rsidDel="00AC4AE7" w:rsidRDefault="00F32B8F" w:rsidP="00AC4AE7">
      <w:pPr>
        <w:rPr>
          <w:del w:id="3390" w:author="Jarema Piekutowski" w:date="2022-09-08T08:48:00Z"/>
        </w:rPr>
        <w:pPrChange w:id="3391" w:author="Jarema Piekutowski" w:date="2022-09-08T08:48:00Z">
          <w:pPr>
            <w:pStyle w:val="Akapitzlist"/>
            <w:numPr>
              <w:numId w:val="77"/>
            </w:numPr>
            <w:ind w:left="1068" w:hanging="360"/>
          </w:pPr>
        </w:pPrChange>
      </w:pPr>
      <w:del w:id="3392" w:author="Jarema Piekutowski" w:date="2022-09-08T08:48:00Z">
        <w:r w:rsidDel="00AC4AE7">
          <w:delText>konstrukcję wskaźnika, sposób jego monitorowania,</w:delText>
        </w:r>
      </w:del>
    </w:p>
    <w:p w14:paraId="0B68064F" w14:textId="6B634A04" w:rsidR="00F32B8F" w:rsidDel="00AC4AE7" w:rsidRDefault="00F32B8F" w:rsidP="00AC4AE7">
      <w:pPr>
        <w:rPr>
          <w:del w:id="3393" w:author="Jarema Piekutowski" w:date="2022-09-08T08:48:00Z"/>
        </w:rPr>
        <w:pPrChange w:id="3394" w:author="Jarema Piekutowski" w:date="2022-09-08T08:48:00Z">
          <w:pPr>
            <w:pStyle w:val="Akapitzlist"/>
            <w:numPr>
              <w:numId w:val="77"/>
            </w:numPr>
            <w:ind w:left="1068" w:hanging="360"/>
          </w:pPr>
        </w:pPrChange>
      </w:pPr>
      <w:del w:id="3395" w:author="Jarema Piekutowski" w:date="2022-09-08T08:48:00Z">
        <w:r w:rsidDel="00AC4AE7">
          <w:delText xml:space="preserve">wzrost/spadek </w:delText>
        </w:r>
        <w:r w:rsidRPr="00F910E6" w:rsidDel="00AC4AE7">
          <w:delText>popytu na produkty i rezultaty projektu</w:delText>
        </w:r>
        <w:r w:rsidDel="00AC4AE7">
          <w:delText xml:space="preserve">, </w:delText>
        </w:r>
      </w:del>
    </w:p>
    <w:p w14:paraId="30C6CAE9" w14:textId="454A5179" w:rsidR="00F32B8F" w:rsidDel="00AC4AE7" w:rsidRDefault="00F32B8F" w:rsidP="00AC4AE7">
      <w:pPr>
        <w:rPr>
          <w:del w:id="3396" w:author="Jarema Piekutowski" w:date="2022-09-08T08:48:00Z"/>
        </w:rPr>
        <w:pPrChange w:id="3397" w:author="Jarema Piekutowski" w:date="2022-09-08T08:48:00Z">
          <w:pPr>
            <w:pStyle w:val="Akapitzlist"/>
            <w:numPr>
              <w:numId w:val="77"/>
            </w:numPr>
            <w:ind w:left="1068" w:hanging="360"/>
          </w:pPr>
        </w:pPrChange>
      </w:pPr>
      <w:del w:id="3398" w:author="Jarema Piekutowski" w:date="2022-09-08T08:48:00Z">
        <w:r w:rsidDel="00AC4AE7">
          <w:delText>zmiany społeczne,</w:delText>
        </w:r>
      </w:del>
    </w:p>
    <w:p w14:paraId="556307B0" w14:textId="1A49B401" w:rsidR="00F32B8F" w:rsidDel="00AC4AE7" w:rsidRDefault="00F32B8F" w:rsidP="00AC4AE7">
      <w:pPr>
        <w:rPr>
          <w:del w:id="3399" w:author="Jarema Piekutowski" w:date="2022-09-08T08:48:00Z"/>
        </w:rPr>
        <w:pPrChange w:id="3400" w:author="Jarema Piekutowski" w:date="2022-09-08T08:48:00Z">
          <w:pPr>
            <w:pStyle w:val="Akapitzlist"/>
            <w:numPr>
              <w:numId w:val="77"/>
            </w:numPr>
            <w:ind w:left="1068" w:hanging="360"/>
          </w:pPr>
        </w:pPrChange>
      </w:pPr>
      <w:del w:id="3401" w:author="Jarema Piekutowski" w:date="2022-09-08T08:48:00Z">
        <w:r w:rsidDel="00AC4AE7">
          <w:delText xml:space="preserve">zmiany gospodarcze (np. wzrost/spadek cen, wzrost/spadek płac, wzrost/spadek bezrobocia, wzrost/spadek </w:delText>
        </w:r>
        <w:r w:rsidRPr="00F910E6" w:rsidDel="00AC4AE7">
          <w:delText>konkurencji na rynku sprzedaży towarów/usług</w:delText>
        </w:r>
        <w:r w:rsidDel="00AC4AE7">
          <w:delText>),</w:delText>
        </w:r>
      </w:del>
    </w:p>
    <w:p w14:paraId="532AC9DF" w14:textId="353F9FB2" w:rsidR="00F32B8F" w:rsidDel="00AC4AE7" w:rsidRDefault="00F32B8F" w:rsidP="00AC4AE7">
      <w:pPr>
        <w:rPr>
          <w:del w:id="3402" w:author="Jarema Piekutowski" w:date="2022-09-08T08:48:00Z"/>
        </w:rPr>
        <w:pPrChange w:id="3403" w:author="Jarema Piekutowski" w:date="2022-09-08T08:48:00Z">
          <w:pPr>
            <w:pStyle w:val="Akapitzlist"/>
            <w:numPr>
              <w:numId w:val="77"/>
            </w:numPr>
            <w:ind w:left="1068" w:hanging="360"/>
          </w:pPr>
        </w:pPrChange>
      </w:pPr>
      <w:del w:id="3404" w:author="Jarema Piekutowski" w:date="2022-09-08T08:48:00Z">
        <w:r w:rsidDel="00AC4AE7">
          <w:delText>zmiany środowiskowe (np. gwałtowne zjawiska pogodowe, zanieczyszczenia),</w:delText>
        </w:r>
      </w:del>
    </w:p>
    <w:p w14:paraId="2B8F4F2C" w14:textId="3C2A28E5" w:rsidR="00F32B8F" w:rsidDel="00AC4AE7" w:rsidRDefault="00F32B8F" w:rsidP="00AC4AE7">
      <w:pPr>
        <w:rPr>
          <w:del w:id="3405" w:author="Jarema Piekutowski" w:date="2022-09-08T08:48:00Z"/>
        </w:rPr>
        <w:pPrChange w:id="3406" w:author="Jarema Piekutowski" w:date="2022-09-08T08:48:00Z">
          <w:pPr>
            <w:pStyle w:val="Akapitzlist"/>
            <w:numPr>
              <w:numId w:val="77"/>
            </w:numPr>
            <w:ind w:left="1068" w:hanging="360"/>
          </w:pPr>
        </w:pPrChange>
      </w:pPr>
      <w:del w:id="3407" w:author="Jarema Piekutowski" w:date="2022-09-08T08:48:00Z">
        <w:r w:rsidDel="00AC4AE7">
          <w:delText>regulacje prawne (np. związane z PZP, z pozyskaniem pozwoleń),</w:delText>
        </w:r>
      </w:del>
    </w:p>
    <w:p w14:paraId="33DD18B0" w14:textId="1374AE73" w:rsidR="00F32B8F" w:rsidRPr="000828D5" w:rsidDel="00AC4AE7" w:rsidRDefault="00F32B8F" w:rsidP="00AC4AE7">
      <w:pPr>
        <w:rPr>
          <w:del w:id="3408" w:author="Jarema Piekutowski" w:date="2022-09-08T08:48:00Z"/>
        </w:rPr>
        <w:pPrChange w:id="3409" w:author="Jarema Piekutowski" w:date="2022-09-08T08:48:00Z">
          <w:pPr>
            <w:pStyle w:val="Akapitzlist"/>
            <w:numPr>
              <w:numId w:val="77"/>
            </w:numPr>
            <w:ind w:left="1068" w:hanging="360"/>
          </w:pPr>
        </w:pPrChange>
      </w:pPr>
      <w:del w:id="3410" w:author="Jarema Piekutowski" w:date="2022-09-08T08:48:00Z">
        <w:r w:rsidDel="00AC4AE7">
          <w:delText>komplementarność/kolizję z innymi formami wsparcia (np. w ramach innych programów operacyjnych.</w:delText>
        </w:r>
        <w:r w:rsidRPr="000828D5" w:rsidDel="00AC4AE7">
          <w:delText>] [</w:delText>
        </w:r>
        <w:r w:rsidRPr="00D431D4" w:rsidDel="00AC4AE7">
          <w:rPr>
            <w:b/>
            <w:bCs/>
            <w:i/>
            <w:iCs/>
          </w:rPr>
          <w:delText>Mod: jeśli respondent wskaże dany czynnik, dopytaj o kontekst i powody jego wystąpienia oraz jego wagę/znaczenie w kontekście danego projektu</w:delText>
        </w:r>
        <w:r w:rsidRPr="000828D5" w:rsidDel="00AC4AE7">
          <w:delText>]</w:delText>
        </w:r>
      </w:del>
    </w:p>
    <w:p w14:paraId="4408D946" w14:textId="3CA71B81" w:rsidR="00F32B8F" w:rsidDel="00AC4AE7" w:rsidRDefault="00F32B8F" w:rsidP="00AC4AE7">
      <w:pPr>
        <w:rPr>
          <w:del w:id="3411" w:author="Jarema Piekutowski" w:date="2022-09-08T08:48:00Z"/>
        </w:rPr>
        <w:pPrChange w:id="3412" w:author="Jarema Piekutowski" w:date="2022-09-08T08:48:00Z">
          <w:pPr>
            <w:pStyle w:val="Akapitzlist"/>
            <w:numPr>
              <w:numId w:val="76"/>
            </w:numPr>
            <w:ind w:hanging="360"/>
          </w:pPr>
        </w:pPrChange>
      </w:pPr>
      <w:del w:id="3413" w:author="Jarema Piekutowski" w:date="2022-09-08T08:48:00Z">
        <w:r w:rsidRPr="00F64AA8" w:rsidDel="00AC4AE7">
          <w:rPr>
            <w:i/>
            <w:iCs/>
          </w:rPr>
          <w:delText>[</w:delText>
        </w:r>
        <w:r w:rsidRPr="00D431D4" w:rsidDel="00AC4AE7">
          <w:rPr>
            <w:b/>
            <w:bCs/>
            <w:i/>
            <w:iCs/>
          </w:rPr>
          <w:delText>W przypadku projektów niezakończonych</w:delText>
        </w:r>
        <w:r w:rsidRPr="00F64AA8" w:rsidDel="00AC4AE7">
          <w:rPr>
            <w:i/>
            <w:iCs/>
          </w:rPr>
          <w:delText>]</w:delText>
        </w:r>
        <w:r w:rsidDel="00AC4AE7">
          <w:delText xml:space="preserve"> Czy istnieje ryzyko nieosiągnięcia lub znacznego przekroczenia wartości docelowych wskaźników realizowanych w ramach Państwa projektu/ów? Jeśli tak, to których wskaźników to dotyczy? Jaki jest spodziewany poziom odchylenia od wartości docelowej (w %)?</w:delText>
        </w:r>
      </w:del>
    </w:p>
    <w:p w14:paraId="22843B42" w14:textId="0497350E" w:rsidR="00F32B8F" w:rsidRPr="00A30CC9" w:rsidDel="00AC4AE7" w:rsidRDefault="00F32B8F" w:rsidP="00AC4AE7">
      <w:pPr>
        <w:rPr>
          <w:del w:id="3414" w:author="Jarema Piekutowski" w:date="2022-09-08T08:48:00Z"/>
        </w:rPr>
        <w:pPrChange w:id="3415" w:author="Jarema Piekutowski" w:date="2022-09-08T08:48:00Z">
          <w:pPr>
            <w:pStyle w:val="Akapitzlist"/>
            <w:numPr>
              <w:numId w:val="76"/>
            </w:numPr>
            <w:ind w:hanging="360"/>
          </w:pPr>
        </w:pPrChange>
      </w:pPr>
      <w:del w:id="3416" w:author="Jarema Piekutowski" w:date="2022-09-08T08:48:00Z">
        <w:r w:rsidDel="00AC4AE7">
          <w:delText>Jakie są przyczyny spodziewanego nieosiągnięcia/znacznego przekroczenia wartości docelowej wskaźnika?</w:delText>
        </w:r>
        <w:r w:rsidRPr="00A30CC9" w:rsidDel="00AC4AE7">
          <w:delText xml:space="preserve"> </w:delText>
        </w:r>
        <w:r w:rsidRPr="00A30CC9" w:rsidDel="00AC4AE7">
          <w:rPr>
            <w:i/>
            <w:iCs/>
          </w:rPr>
          <w:delText>[</w:delText>
        </w:r>
        <w:r w:rsidRPr="00D431D4" w:rsidDel="00AC4AE7">
          <w:rPr>
            <w:b/>
            <w:bCs/>
            <w:i/>
            <w:iCs/>
          </w:rPr>
          <w:delText>Mod: dopytaj o</w:delText>
        </w:r>
        <w:r w:rsidRPr="00D431D4" w:rsidDel="00AC4AE7">
          <w:rPr>
            <w:b/>
            <w:bCs/>
          </w:rPr>
          <w:delText>:</w:delText>
        </w:r>
      </w:del>
    </w:p>
    <w:p w14:paraId="45E20ADF" w14:textId="6B9288BD" w:rsidR="00F32B8F" w:rsidDel="00AC4AE7" w:rsidRDefault="00F32B8F" w:rsidP="00AC4AE7">
      <w:pPr>
        <w:rPr>
          <w:del w:id="3417" w:author="Jarema Piekutowski" w:date="2022-09-08T08:48:00Z"/>
        </w:rPr>
        <w:pPrChange w:id="3418" w:author="Jarema Piekutowski" w:date="2022-09-08T08:48:00Z">
          <w:pPr>
            <w:pStyle w:val="Akapitzlist"/>
            <w:numPr>
              <w:numId w:val="77"/>
            </w:numPr>
            <w:ind w:left="1068" w:hanging="360"/>
          </w:pPr>
        </w:pPrChange>
      </w:pPr>
      <w:del w:id="3419" w:author="Jarema Piekutowski" w:date="2022-09-08T08:48:00Z">
        <w:r w:rsidDel="00AC4AE7">
          <w:delText>zakres i warunki wsparcia (typ projektu, wartość i poziom dofinansowania, kryteria oceny),</w:delText>
        </w:r>
      </w:del>
    </w:p>
    <w:p w14:paraId="0BC7FA30" w14:textId="3502E25D" w:rsidR="00F32B8F" w:rsidDel="00AC4AE7" w:rsidRDefault="00F32B8F" w:rsidP="00AC4AE7">
      <w:pPr>
        <w:rPr>
          <w:del w:id="3420" w:author="Jarema Piekutowski" w:date="2022-09-08T08:48:00Z"/>
        </w:rPr>
        <w:pPrChange w:id="3421" w:author="Jarema Piekutowski" w:date="2022-09-08T08:48:00Z">
          <w:pPr>
            <w:pStyle w:val="Akapitzlist"/>
            <w:numPr>
              <w:numId w:val="77"/>
            </w:numPr>
            <w:ind w:left="1068" w:hanging="360"/>
          </w:pPr>
        </w:pPrChange>
      </w:pPr>
      <w:del w:id="3422" w:author="Jarema Piekutowski" w:date="2022-09-08T08:48:00Z">
        <w:r w:rsidDel="00AC4AE7">
          <w:delText xml:space="preserve">działania i decyzje IZ/IP PO PW, </w:delText>
        </w:r>
      </w:del>
    </w:p>
    <w:p w14:paraId="11D5A981" w14:textId="0A902FF9" w:rsidR="00F32B8F" w:rsidDel="00AC4AE7" w:rsidRDefault="00F32B8F" w:rsidP="00AC4AE7">
      <w:pPr>
        <w:rPr>
          <w:del w:id="3423" w:author="Jarema Piekutowski" w:date="2022-09-08T08:48:00Z"/>
        </w:rPr>
        <w:pPrChange w:id="3424" w:author="Jarema Piekutowski" w:date="2022-09-08T08:48:00Z">
          <w:pPr>
            <w:pStyle w:val="Akapitzlist"/>
            <w:numPr>
              <w:numId w:val="77"/>
            </w:numPr>
            <w:ind w:left="1068" w:hanging="360"/>
          </w:pPr>
        </w:pPrChange>
      </w:pPr>
      <w:del w:id="3425" w:author="Jarema Piekutowski" w:date="2022-09-08T08:48:00Z">
        <w:r w:rsidDel="00AC4AE7">
          <w:delText>konstrukcję wskaźnika, sposób jego monitorowania,</w:delText>
        </w:r>
      </w:del>
    </w:p>
    <w:p w14:paraId="4CD477D4" w14:textId="4D7FC508" w:rsidR="00F32B8F" w:rsidDel="00AC4AE7" w:rsidRDefault="00F32B8F" w:rsidP="00AC4AE7">
      <w:pPr>
        <w:rPr>
          <w:del w:id="3426" w:author="Jarema Piekutowski" w:date="2022-09-08T08:48:00Z"/>
        </w:rPr>
        <w:pPrChange w:id="3427" w:author="Jarema Piekutowski" w:date="2022-09-08T08:48:00Z">
          <w:pPr>
            <w:pStyle w:val="Akapitzlist"/>
            <w:numPr>
              <w:numId w:val="77"/>
            </w:numPr>
            <w:ind w:left="1068" w:hanging="360"/>
          </w:pPr>
        </w:pPrChange>
      </w:pPr>
      <w:del w:id="3428" w:author="Jarema Piekutowski" w:date="2022-09-08T08:48:00Z">
        <w:r w:rsidDel="00AC4AE7">
          <w:delText xml:space="preserve">wzrost/spadek </w:delText>
        </w:r>
        <w:r w:rsidRPr="00F910E6" w:rsidDel="00AC4AE7">
          <w:delText>popytu na produkty i rezultaty projektu</w:delText>
        </w:r>
        <w:r w:rsidDel="00AC4AE7">
          <w:delText xml:space="preserve">, </w:delText>
        </w:r>
      </w:del>
    </w:p>
    <w:p w14:paraId="0E05E22D" w14:textId="304F7D38" w:rsidR="00F32B8F" w:rsidDel="00AC4AE7" w:rsidRDefault="00F32B8F" w:rsidP="00AC4AE7">
      <w:pPr>
        <w:rPr>
          <w:del w:id="3429" w:author="Jarema Piekutowski" w:date="2022-09-08T08:48:00Z"/>
        </w:rPr>
        <w:pPrChange w:id="3430" w:author="Jarema Piekutowski" w:date="2022-09-08T08:48:00Z">
          <w:pPr>
            <w:pStyle w:val="Akapitzlist"/>
            <w:numPr>
              <w:numId w:val="77"/>
            </w:numPr>
            <w:ind w:left="1068" w:hanging="360"/>
          </w:pPr>
        </w:pPrChange>
      </w:pPr>
      <w:del w:id="3431" w:author="Jarema Piekutowski" w:date="2022-09-08T08:48:00Z">
        <w:r w:rsidDel="00AC4AE7">
          <w:delText>zmiany społeczne (np. zmiany preferencji komunikacyjnych mieszkańców),</w:delText>
        </w:r>
      </w:del>
    </w:p>
    <w:p w14:paraId="12C289E1" w14:textId="2F2D6AE9" w:rsidR="00F32B8F" w:rsidDel="00AC4AE7" w:rsidRDefault="00F32B8F" w:rsidP="00AC4AE7">
      <w:pPr>
        <w:rPr>
          <w:del w:id="3432" w:author="Jarema Piekutowski" w:date="2022-09-08T08:48:00Z"/>
        </w:rPr>
        <w:pPrChange w:id="3433" w:author="Jarema Piekutowski" w:date="2022-09-08T08:48:00Z">
          <w:pPr>
            <w:pStyle w:val="Akapitzlist"/>
            <w:numPr>
              <w:numId w:val="77"/>
            </w:numPr>
            <w:ind w:left="1068" w:hanging="360"/>
          </w:pPr>
        </w:pPrChange>
      </w:pPr>
      <w:del w:id="3434" w:author="Jarema Piekutowski" w:date="2022-09-08T08:48:00Z">
        <w:r w:rsidDel="00AC4AE7">
          <w:delText xml:space="preserve">zmiany gospodarcze (np. wzrost/spadek cen, wzrost/spadek płac, wzrost/spadek bezrobocia, wzrost/spadek </w:delText>
        </w:r>
        <w:r w:rsidRPr="00F910E6" w:rsidDel="00AC4AE7">
          <w:delText>konkurencji na rynku sprzedaży towarów/usług</w:delText>
        </w:r>
        <w:r w:rsidDel="00AC4AE7">
          <w:delText>),</w:delText>
        </w:r>
      </w:del>
    </w:p>
    <w:p w14:paraId="4C3032B0" w14:textId="3B564AE4" w:rsidR="00F32B8F" w:rsidDel="00AC4AE7" w:rsidRDefault="00F32B8F" w:rsidP="00AC4AE7">
      <w:pPr>
        <w:rPr>
          <w:del w:id="3435" w:author="Jarema Piekutowski" w:date="2022-09-08T08:48:00Z"/>
        </w:rPr>
        <w:pPrChange w:id="3436" w:author="Jarema Piekutowski" w:date="2022-09-08T08:48:00Z">
          <w:pPr>
            <w:pStyle w:val="Akapitzlist"/>
            <w:numPr>
              <w:numId w:val="77"/>
            </w:numPr>
            <w:ind w:left="1068" w:hanging="360"/>
          </w:pPr>
        </w:pPrChange>
      </w:pPr>
      <w:del w:id="3437" w:author="Jarema Piekutowski" w:date="2022-09-08T08:48:00Z">
        <w:r w:rsidDel="00AC4AE7">
          <w:delText>zmiany środowiskowe (np. gwałtowne zjawiska pogodowe, zanieczyszczenia),</w:delText>
        </w:r>
      </w:del>
    </w:p>
    <w:p w14:paraId="70155B62" w14:textId="5F1181E8" w:rsidR="00F32B8F" w:rsidDel="00AC4AE7" w:rsidRDefault="00F32B8F" w:rsidP="00AC4AE7">
      <w:pPr>
        <w:rPr>
          <w:del w:id="3438" w:author="Jarema Piekutowski" w:date="2022-09-08T08:48:00Z"/>
        </w:rPr>
        <w:pPrChange w:id="3439" w:author="Jarema Piekutowski" w:date="2022-09-08T08:48:00Z">
          <w:pPr>
            <w:pStyle w:val="Akapitzlist"/>
            <w:numPr>
              <w:numId w:val="77"/>
            </w:numPr>
            <w:ind w:left="1068" w:hanging="360"/>
          </w:pPr>
        </w:pPrChange>
      </w:pPr>
      <w:del w:id="3440" w:author="Jarema Piekutowski" w:date="2022-09-08T08:48:00Z">
        <w:r w:rsidDel="00AC4AE7">
          <w:delText>regulacje prawne (np. związane z PZP, z pozyskaniem pozwoleń),</w:delText>
        </w:r>
      </w:del>
    </w:p>
    <w:p w14:paraId="7E5FA972" w14:textId="737ACA61" w:rsidR="00F32B8F" w:rsidRPr="007127D8" w:rsidDel="00AC4AE7" w:rsidRDefault="00F32B8F" w:rsidP="00AC4AE7">
      <w:pPr>
        <w:rPr>
          <w:del w:id="3441" w:author="Jarema Piekutowski" w:date="2022-09-08T08:48:00Z"/>
        </w:rPr>
        <w:pPrChange w:id="3442" w:author="Jarema Piekutowski" w:date="2022-09-08T08:48:00Z">
          <w:pPr>
            <w:pStyle w:val="Akapitzlist"/>
            <w:numPr>
              <w:numId w:val="77"/>
            </w:numPr>
            <w:ind w:left="1068" w:hanging="360"/>
          </w:pPr>
        </w:pPrChange>
      </w:pPr>
      <w:del w:id="3443" w:author="Jarema Piekutowski" w:date="2022-09-08T08:48:00Z">
        <w:r w:rsidDel="00AC4AE7">
          <w:delText>komplementarność/kolizję z innymi formami wsparcia (np. w ramach innych programów operacyjnych) [</w:delText>
        </w:r>
        <w:r w:rsidRPr="00D431D4" w:rsidDel="00AC4AE7">
          <w:rPr>
            <w:b/>
            <w:bCs/>
            <w:i/>
            <w:iCs/>
          </w:rPr>
          <w:delText>Mod: jeśli respondent wskaże dany czynnik, dopytaj o kontekst i powody jego wystąpienia oraz jego wagę/znaczenie w kontekście danego projektu</w:delText>
        </w:r>
        <w:r w:rsidDel="00AC4AE7">
          <w:delText>]</w:delText>
        </w:r>
      </w:del>
    </w:p>
    <w:p w14:paraId="36F47B84" w14:textId="11BD2E49" w:rsidR="00F32B8F" w:rsidDel="00AC4AE7" w:rsidRDefault="00F32B8F" w:rsidP="00AC4AE7">
      <w:pPr>
        <w:rPr>
          <w:del w:id="3444" w:author="Jarema Piekutowski" w:date="2022-09-08T08:48:00Z"/>
        </w:rPr>
        <w:pPrChange w:id="3445" w:author="Jarema Piekutowski" w:date="2022-09-08T08:48:00Z">
          <w:pPr>
            <w:pStyle w:val="Akapitzlist"/>
            <w:numPr>
              <w:numId w:val="76"/>
            </w:numPr>
            <w:ind w:hanging="360"/>
          </w:pPr>
        </w:pPrChange>
      </w:pPr>
      <w:del w:id="3446" w:author="Jarema Piekutowski" w:date="2022-09-08T08:48:00Z">
        <w:r w:rsidRPr="007127D8" w:rsidDel="00AC4AE7">
          <w:delText>Czy na przebieg i efekty projektu wpływ miała pandemia COVID-19? W jakim zakresie? W jaki sposób radzili sobie Państwo z tymi trudnościami?</w:delText>
        </w:r>
      </w:del>
    </w:p>
    <w:p w14:paraId="5C334F98" w14:textId="52AF13D3" w:rsidR="00F32B8F" w:rsidDel="00AC4AE7" w:rsidRDefault="00F32B8F" w:rsidP="00AC4AE7">
      <w:pPr>
        <w:rPr>
          <w:del w:id="3447" w:author="Jarema Piekutowski" w:date="2022-09-08T08:48:00Z"/>
        </w:rPr>
        <w:pPrChange w:id="3448" w:author="Jarema Piekutowski" w:date="2022-09-08T08:48:00Z">
          <w:pPr>
            <w:pStyle w:val="Akapitzlist"/>
            <w:numPr>
              <w:numId w:val="76"/>
            </w:numPr>
            <w:ind w:hanging="360"/>
          </w:pPr>
        </w:pPrChange>
      </w:pPr>
      <w:del w:id="3449" w:author="Jarema Piekutowski" w:date="2022-09-08T08:48:00Z">
        <w:r w:rsidDel="00AC4AE7">
          <w:delText xml:space="preserve">Czy w świetle wystąpienia wspomnianych przez Panią/Pana czynników, podjęli Państwo jakieś środki zaradcze? Jeśli tak, to jakie? </w:delText>
        </w:r>
      </w:del>
    </w:p>
    <w:p w14:paraId="37814F7D" w14:textId="719F07E3" w:rsidR="00F32B8F" w:rsidDel="00AC4AE7" w:rsidRDefault="00F32B8F" w:rsidP="00AC4AE7">
      <w:pPr>
        <w:rPr>
          <w:del w:id="3450" w:author="Jarema Piekutowski" w:date="2022-09-08T08:48:00Z"/>
        </w:rPr>
        <w:pPrChange w:id="3451" w:author="Jarema Piekutowski" w:date="2022-09-08T08:48:00Z">
          <w:pPr>
            <w:pStyle w:val="Akapitzlist"/>
            <w:numPr>
              <w:numId w:val="76"/>
            </w:numPr>
            <w:ind w:hanging="360"/>
          </w:pPr>
        </w:pPrChange>
      </w:pPr>
      <w:del w:id="3452" w:author="Jarema Piekutowski" w:date="2022-09-08T08:48:00Z">
        <w:r w:rsidDel="00AC4AE7">
          <w:delText>Czy podjęte środki zaradcze pozwoliły na wyeliminowanie zagrożenia nieosiągnięcia/przekroczenia wartości docelowej wskaźnika? Jeśli nie, czy zamierzają Państwo podjąć jeszcze jakieś działania?</w:delText>
        </w:r>
      </w:del>
    </w:p>
    <w:p w14:paraId="76D33D02" w14:textId="25E038A2" w:rsidR="00F32B8F" w:rsidDel="00AC4AE7" w:rsidRDefault="00F32B8F" w:rsidP="00AC4AE7">
      <w:pPr>
        <w:rPr>
          <w:del w:id="3453" w:author="Jarema Piekutowski" w:date="2022-09-08T08:48:00Z"/>
        </w:rPr>
        <w:pPrChange w:id="3454" w:author="Jarema Piekutowski" w:date="2022-09-08T08:48:00Z">
          <w:pPr>
            <w:pStyle w:val="Akapitzlist"/>
            <w:numPr>
              <w:numId w:val="76"/>
            </w:numPr>
            <w:ind w:hanging="360"/>
          </w:pPr>
        </w:pPrChange>
      </w:pPr>
      <w:del w:id="3455" w:author="Jarema Piekutowski" w:date="2022-09-08T08:48:00Z">
        <w:r w:rsidDel="00AC4AE7">
          <w:delText>Czy w świetle wystąpienia wspomnianych przez Panią/Pana czynników, IZ /IP PO PW podjęła działania zaradcze? Jeśli tak, to jakie? [</w:delText>
        </w:r>
        <w:r w:rsidRPr="00D431D4" w:rsidDel="00AC4AE7">
          <w:rPr>
            <w:b/>
            <w:bCs/>
            <w:i/>
            <w:iCs/>
          </w:rPr>
          <w:delText>Mod: dopytaj o zmianę wartości docelowej wskaźnika na poziomie Programu, zgodę na zmianę harmonogramu, zmianę wartości dofinansowania, zgodę na zmianę zakresu projektu, itp.</w:delText>
        </w:r>
        <w:r w:rsidDel="00AC4AE7">
          <w:delText>]</w:delText>
        </w:r>
      </w:del>
    </w:p>
    <w:p w14:paraId="20D86453" w14:textId="076C1FA0" w:rsidR="00F32B8F" w:rsidRPr="00412271" w:rsidDel="00AC4AE7" w:rsidRDefault="00F32B8F" w:rsidP="00AC4AE7">
      <w:pPr>
        <w:rPr>
          <w:del w:id="3456" w:author="Jarema Piekutowski" w:date="2022-09-08T08:48:00Z"/>
        </w:rPr>
        <w:pPrChange w:id="3457" w:author="Jarema Piekutowski" w:date="2022-09-08T08:48:00Z">
          <w:pPr>
            <w:pStyle w:val="Akapitzlist"/>
            <w:numPr>
              <w:numId w:val="76"/>
            </w:numPr>
            <w:ind w:hanging="360"/>
          </w:pPr>
        </w:pPrChange>
      </w:pPr>
      <w:del w:id="3458" w:author="Jarema Piekutowski" w:date="2022-09-08T08:48:00Z">
        <w:r w:rsidDel="00AC4AE7">
          <w:delText>Czy podjęte przez IZ/IP PO PW środki zaradcze były według Pani/Pana odpowiednie? Czy pozwoliły na wyeliminowanie zagrożenia nieosiągnięcia/przekroczenia wartości docelowej wskaźnika? Jeśli nie, jakich działań zabrakło?</w:delText>
        </w:r>
      </w:del>
    </w:p>
    <w:p w14:paraId="288D7B87" w14:textId="396CF73B" w:rsidR="00F32B8F" w:rsidDel="00AC4AE7" w:rsidRDefault="00F32B8F" w:rsidP="00AC4AE7">
      <w:pPr>
        <w:rPr>
          <w:del w:id="3459" w:author="Jarema Piekutowski" w:date="2022-09-08T08:48:00Z"/>
        </w:rPr>
        <w:pPrChange w:id="3460" w:author="Jarema Piekutowski" w:date="2022-09-08T08:48:00Z">
          <w:pPr>
            <w:pStyle w:val="Akapitzlist"/>
            <w:numPr>
              <w:numId w:val="76"/>
            </w:numPr>
            <w:ind w:hanging="360"/>
          </w:pPr>
        </w:pPrChange>
      </w:pPr>
      <w:del w:id="3461" w:author="Jarema Piekutowski" w:date="2022-09-08T08:48:00Z">
        <w:r w:rsidRPr="00412271" w:rsidDel="00AC4AE7">
          <w:rPr>
            <w:i/>
            <w:iCs/>
          </w:rPr>
          <w:delText>[</w:delText>
        </w:r>
        <w:r w:rsidRPr="00CD16FA" w:rsidDel="00AC4AE7">
          <w:rPr>
            <w:b/>
            <w:bCs/>
            <w:i/>
            <w:iCs/>
          </w:rPr>
          <w:delText>W przypadku projektów niezakończonych</w:delText>
        </w:r>
        <w:r w:rsidRPr="00412271" w:rsidDel="00AC4AE7">
          <w:rPr>
            <w:i/>
            <w:iCs/>
          </w:rPr>
          <w:delText>]</w:delText>
        </w:r>
        <w:r w:rsidDel="00AC4AE7">
          <w:delText xml:space="preserve"> Czy przewidują Państwo jakieś trudności w terminowej realizacji projektu? Jeśli tak, z czego one wynikają?</w:delText>
        </w:r>
      </w:del>
    </w:p>
    <w:p w14:paraId="56C8A66F" w14:textId="36F0AE92" w:rsidR="00F32B8F" w:rsidDel="00AC4AE7" w:rsidRDefault="00F32B8F" w:rsidP="00AC4AE7">
      <w:pPr>
        <w:rPr>
          <w:del w:id="3462" w:author="Jarema Piekutowski" w:date="2022-09-08T08:48:00Z"/>
        </w:rPr>
        <w:pPrChange w:id="3463" w:author="Jarema Piekutowski" w:date="2022-09-08T08:48:00Z">
          <w:pPr>
            <w:pStyle w:val="Akapitzlist"/>
            <w:numPr>
              <w:numId w:val="76"/>
            </w:numPr>
            <w:ind w:hanging="360"/>
          </w:pPr>
        </w:pPrChange>
      </w:pPr>
      <w:del w:id="3464" w:author="Jarema Piekutowski" w:date="2022-09-08T08:48:00Z">
        <w:r w:rsidRPr="00412271" w:rsidDel="00AC4AE7">
          <w:rPr>
            <w:i/>
            <w:iCs/>
          </w:rPr>
          <w:delText>[</w:delText>
        </w:r>
        <w:r w:rsidRPr="00CD16FA" w:rsidDel="00AC4AE7">
          <w:rPr>
            <w:b/>
            <w:bCs/>
            <w:i/>
            <w:iCs/>
          </w:rPr>
          <w:delText>W przypadku projektów niezakończonych</w:delText>
        </w:r>
        <w:r w:rsidRPr="00412271" w:rsidDel="00AC4AE7">
          <w:rPr>
            <w:i/>
            <w:iCs/>
          </w:rPr>
          <w:delText>]</w:delText>
        </w:r>
        <w:r w:rsidDel="00AC4AE7">
          <w:delText xml:space="preserve"> Czy przewidują Państwo jakieś trudności </w:delText>
        </w:r>
      </w:del>
      <w:ins w:id="3465" w:author="Pokorski Jacek" w:date="2022-09-05T14:02:00Z">
        <w:del w:id="3466" w:author="Jarema Piekutowski" w:date="2022-09-08T08:48:00Z">
          <w:r w:rsidR="00553F1B" w:rsidDel="00AC4AE7">
            <w:delText xml:space="preserve">w </w:delText>
          </w:r>
        </w:del>
      </w:ins>
      <w:del w:id="3467" w:author="Jarema Piekutowski" w:date="2022-09-08T08:48:00Z">
        <w:r w:rsidDel="00AC4AE7">
          <w:delText xml:space="preserve">rozliczeniu projektu zgodnie z założonym budżetem? Jeśli tak, to jakie? Z czego one wynikają? </w:delText>
        </w:r>
      </w:del>
    </w:p>
    <w:p w14:paraId="6AA5D999" w14:textId="441036D3" w:rsidR="00F32B8F" w:rsidDel="00AC4AE7" w:rsidRDefault="00F32B8F" w:rsidP="00AC4AE7">
      <w:pPr>
        <w:rPr>
          <w:del w:id="3468" w:author="Jarema Piekutowski" w:date="2022-09-08T08:48:00Z"/>
        </w:rPr>
        <w:pPrChange w:id="3469" w:author="Jarema Piekutowski" w:date="2022-09-08T08:48:00Z">
          <w:pPr>
            <w:pStyle w:val="Akapitzlist"/>
            <w:numPr>
              <w:numId w:val="76"/>
            </w:numPr>
            <w:ind w:hanging="360"/>
          </w:pPr>
        </w:pPrChange>
      </w:pPr>
      <w:del w:id="3470" w:author="Jarema Piekutowski" w:date="2022-09-08T08:48:00Z">
        <w:r w:rsidDel="00AC4AE7">
          <w:delText>Czy główne cele projektu/ów zostały osiągnięte? W jakim stopniu?</w:delText>
        </w:r>
      </w:del>
    </w:p>
    <w:p w14:paraId="7799A449" w14:textId="1C8C6B70" w:rsidR="00F32B8F" w:rsidDel="00AC4AE7" w:rsidRDefault="00F32B8F" w:rsidP="00AC4AE7">
      <w:pPr>
        <w:rPr>
          <w:del w:id="3471" w:author="Jarema Piekutowski" w:date="2022-09-08T08:48:00Z"/>
        </w:rPr>
        <w:pPrChange w:id="3472" w:author="Jarema Piekutowski" w:date="2022-09-08T08:48:00Z">
          <w:pPr>
            <w:pStyle w:val="Akapitzlist"/>
            <w:numPr>
              <w:numId w:val="76"/>
            </w:numPr>
            <w:ind w:hanging="360"/>
          </w:pPr>
        </w:pPrChange>
      </w:pPr>
      <w:del w:id="3473" w:author="Jarema Piekutowski" w:date="2022-09-08T08:48:00Z">
        <w:r w:rsidDel="00AC4AE7">
          <w:delText xml:space="preserve"> </w:delText>
        </w:r>
        <w:r w:rsidRPr="00F51E91" w:rsidDel="00AC4AE7">
          <w:delText xml:space="preserve">Jakie są </w:delText>
        </w:r>
        <w:r w:rsidDel="00AC4AE7">
          <w:delText xml:space="preserve">według Pana/i najważniejsze efekty (z)realizowanego/-nych projektu/ów? </w:delText>
        </w:r>
      </w:del>
    </w:p>
    <w:p w14:paraId="5C407F53" w14:textId="10B39E3F" w:rsidR="00F32B8F" w:rsidRPr="00CD16FA" w:rsidDel="00AC4AE7" w:rsidRDefault="00F32B8F" w:rsidP="00AC4AE7">
      <w:pPr>
        <w:rPr>
          <w:del w:id="3474" w:author="Jarema Piekutowski" w:date="2022-09-08T08:48:00Z"/>
          <w:b/>
          <w:bCs/>
        </w:rPr>
        <w:pPrChange w:id="3475" w:author="Jarema Piekutowski" w:date="2022-09-08T08:48:00Z">
          <w:pPr>
            <w:pStyle w:val="Akapitzlist"/>
          </w:pPr>
        </w:pPrChange>
      </w:pPr>
      <w:del w:id="3476" w:author="Jarema Piekutowski" w:date="2022-09-08T08:48:00Z">
        <w:r w:rsidDel="00AC4AE7">
          <w:delText>[</w:delText>
        </w:r>
        <w:r w:rsidRPr="00CD16FA" w:rsidDel="00AC4AE7">
          <w:rPr>
            <w:b/>
            <w:bCs/>
            <w:i/>
            <w:iCs/>
          </w:rPr>
          <w:delText>Mod: w zależności od (pod)działania dopytaj o</w:delText>
        </w:r>
        <w:r w:rsidRPr="00CD16FA" w:rsidDel="00AC4AE7">
          <w:rPr>
            <w:b/>
            <w:bCs/>
          </w:rPr>
          <w:delText>:</w:delText>
        </w:r>
      </w:del>
    </w:p>
    <w:p w14:paraId="31618844" w14:textId="17197577" w:rsidR="00F32B8F" w:rsidDel="00AC4AE7" w:rsidRDefault="00F32B8F" w:rsidP="00AC4AE7">
      <w:pPr>
        <w:rPr>
          <w:del w:id="3477" w:author="Jarema Piekutowski" w:date="2022-09-08T08:48:00Z"/>
        </w:rPr>
        <w:pPrChange w:id="3478" w:author="Jarema Piekutowski" w:date="2022-09-08T08:48:00Z">
          <w:pPr>
            <w:pStyle w:val="Akapitzlist"/>
            <w:numPr>
              <w:ilvl w:val="2"/>
              <w:numId w:val="70"/>
            </w:numPr>
            <w:ind w:left="1440" w:hanging="720"/>
          </w:pPr>
        </w:pPrChange>
      </w:pPr>
      <w:del w:id="3479" w:author="Jarema Piekutowski" w:date="2022-09-08T08:48:00Z">
        <w:r w:rsidDel="00AC4AE7">
          <w:delText>1.1.1 - tworzenie</w:delText>
        </w:r>
        <w:r w:rsidRPr="00FD45A8" w:rsidDel="00AC4AE7">
          <w:delText xml:space="preserve"> innowacyjnych przedsiębiorstw</w:delText>
        </w:r>
        <w:r w:rsidDel="00AC4AE7">
          <w:delText>;</w:delText>
        </w:r>
      </w:del>
    </w:p>
    <w:p w14:paraId="05B56EE0" w14:textId="307CEC81" w:rsidR="00F32B8F" w:rsidDel="00AC4AE7" w:rsidRDefault="00F32B8F" w:rsidP="00AC4AE7">
      <w:pPr>
        <w:rPr>
          <w:del w:id="3480" w:author="Jarema Piekutowski" w:date="2022-09-08T08:48:00Z"/>
        </w:rPr>
        <w:pPrChange w:id="3481" w:author="Jarema Piekutowski" w:date="2022-09-08T08:48:00Z">
          <w:pPr>
            <w:pStyle w:val="Akapitzlist"/>
            <w:numPr>
              <w:ilvl w:val="2"/>
              <w:numId w:val="70"/>
            </w:numPr>
            <w:ind w:left="1440" w:hanging="720"/>
          </w:pPr>
        </w:pPrChange>
      </w:pPr>
      <w:del w:id="3482" w:author="Jarema Piekutowski" w:date="2022-09-08T08:48:00Z">
        <w:r w:rsidDel="00AC4AE7">
          <w:delText xml:space="preserve">1.1.2  - </w:delText>
        </w:r>
        <w:r w:rsidRPr="00FD45A8" w:rsidDel="00AC4AE7">
          <w:delText>wprowadzenie produktu na rynek krajowy lub zagraniczny oraz zwiększanie jego sprzedaży</w:delText>
        </w:r>
        <w:r w:rsidDel="00AC4AE7">
          <w:delText>;</w:delText>
        </w:r>
      </w:del>
    </w:p>
    <w:p w14:paraId="1C6B3682" w14:textId="08E19CE1" w:rsidR="00F32B8F" w:rsidRPr="00022F80" w:rsidDel="00AC4AE7" w:rsidRDefault="00F32B8F" w:rsidP="00AC4AE7">
      <w:pPr>
        <w:rPr>
          <w:del w:id="3483" w:author="Jarema Piekutowski" w:date="2022-09-08T08:48:00Z"/>
        </w:rPr>
        <w:pPrChange w:id="3484" w:author="Jarema Piekutowski" w:date="2022-09-08T08:48:00Z">
          <w:pPr>
            <w:pStyle w:val="Akapitzlist"/>
            <w:numPr>
              <w:ilvl w:val="2"/>
              <w:numId w:val="70"/>
            </w:numPr>
            <w:ind w:left="1440" w:hanging="720"/>
          </w:pPr>
        </w:pPrChange>
      </w:pPr>
      <w:del w:id="3485" w:author="Jarema Piekutowski" w:date="2022-09-08T08:48:00Z">
        <w:r w:rsidDel="00AC4AE7">
          <w:delText xml:space="preserve">1.2 - </w:delText>
        </w:r>
        <w:r w:rsidRPr="00022F80" w:rsidDel="00AC4AE7">
          <w:delText>zwiększenie aktywności gospodarczej (eksportu) na rynkach międzynarodowych;</w:delText>
        </w:r>
      </w:del>
    </w:p>
    <w:p w14:paraId="5816D65E" w14:textId="1534BCC9" w:rsidR="00F32B8F" w:rsidDel="00AC4AE7" w:rsidRDefault="00F32B8F" w:rsidP="00AC4AE7">
      <w:pPr>
        <w:rPr>
          <w:del w:id="3486" w:author="Jarema Piekutowski" w:date="2022-09-08T08:48:00Z"/>
        </w:rPr>
        <w:pPrChange w:id="3487" w:author="Jarema Piekutowski" w:date="2022-09-08T08:48:00Z">
          <w:pPr>
            <w:pStyle w:val="Akapitzlist"/>
            <w:numPr>
              <w:ilvl w:val="2"/>
              <w:numId w:val="70"/>
            </w:numPr>
            <w:ind w:left="1440" w:hanging="720"/>
          </w:pPr>
        </w:pPrChange>
      </w:pPr>
      <w:del w:id="3488" w:author="Jarema Piekutowski" w:date="2022-09-08T08:48:00Z">
        <w:r w:rsidDel="00AC4AE7">
          <w:delText xml:space="preserve">1.3.2  - </w:delText>
        </w:r>
        <w:r w:rsidRPr="00022F80" w:rsidDel="00AC4AE7">
          <w:delText>wspieranie sieciowych i innowacyjnych produktów o ponadregionalnym oddziaływaniu;</w:delText>
        </w:r>
      </w:del>
    </w:p>
    <w:p w14:paraId="7F2AB660" w14:textId="27F09A13" w:rsidR="00F32B8F" w:rsidRPr="00022F80" w:rsidDel="00AC4AE7" w:rsidRDefault="00F32B8F" w:rsidP="00AC4AE7">
      <w:pPr>
        <w:rPr>
          <w:del w:id="3489" w:author="Jarema Piekutowski" w:date="2022-09-08T08:48:00Z"/>
        </w:rPr>
        <w:pPrChange w:id="3490" w:author="Jarema Piekutowski" w:date="2022-09-08T08:48:00Z">
          <w:pPr>
            <w:pStyle w:val="Akapitzlist"/>
            <w:numPr>
              <w:ilvl w:val="2"/>
              <w:numId w:val="70"/>
            </w:numPr>
            <w:ind w:left="1440" w:hanging="720"/>
          </w:pPr>
        </w:pPrChange>
      </w:pPr>
      <w:del w:id="3491" w:author="Jarema Piekutowski" w:date="2022-09-08T08:48:00Z">
        <w:r w:rsidDel="00AC4AE7">
          <w:delText xml:space="preserve">2.1 - </w:delText>
        </w:r>
        <w:r w:rsidRPr="00022F80" w:rsidDel="00AC4AE7">
          <w:delText xml:space="preserve">łączenie komunikacyjne miast z obszarami sąsiadującymi, centrów z peryferiami, </w:delText>
        </w:r>
        <w:r w:rsidDel="00AC4AE7">
          <w:delText xml:space="preserve">integrację różnych form transportu, </w:delText>
        </w:r>
        <w:r w:rsidRPr="00022F80" w:rsidDel="00AC4AE7">
          <w:delText>ograniczenie negatywnego wpływu transportu na środowisko, realizację założeń planów mobilności miejskiej (ewentualne bariery w ich realizacji), bezpieczeństwo i dostępność dla użytkowników;</w:delText>
        </w:r>
      </w:del>
    </w:p>
    <w:p w14:paraId="24A38619" w14:textId="3339FFE8" w:rsidR="00F32B8F" w:rsidDel="00AC4AE7" w:rsidRDefault="00F32B8F" w:rsidP="00AC4AE7">
      <w:pPr>
        <w:rPr>
          <w:del w:id="3492" w:author="Jarema Piekutowski" w:date="2022-09-08T08:48:00Z"/>
          <w:rFonts w:cstheme="minorHAnsi"/>
        </w:rPr>
        <w:pPrChange w:id="3493" w:author="Jarema Piekutowski" w:date="2022-09-08T08:48:00Z">
          <w:pPr>
            <w:pStyle w:val="Akapitzlist"/>
            <w:numPr>
              <w:ilvl w:val="2"/>
              <w:numId w:val="70"/>
            </w:numPr>
            <w:ind w:left="1440" w:hanging="720"/>
          </w:pPr>
        </w:pPrChange>
      </w:pPr>
      <w:del w:id="3494" w:author="Jarema Piekutowski" w:date="2022-09-08T08:48:00Z">
        <w:r w:rsidRPr="00022F80" w:rsidDel="00AC4AE7">
          <w:delText xml:space="preserve">2.2 - zwiększenie dostępności miast wojewódzkich i ich obszarów funkcjonalnych, </w:delText>
        </w:r>
        <w:r w:rsidRPr="00022F80" w:rsidDel="00AC4AE7">
          <w:rPr>
            <w:rFonts w:cstheme="minorHAnsi"/>
          </w:rPr>
          <w:delText>usuwanie wąskich gardeł i uzupełnianie brakujących odcinków</w:delText>
        </w:r>
        <w:r w:rsidDel="00AC4AE7">
          <w:rPr>
            <w:rFonts w:cstheme="minorHAnsi"/>
          </w:rPr>
          <w:delText>,</w:delText>
        </w:r>
        <w:r w:rsidRPr="00022F80" w:rsidDel="00AC4AE7">
          <w:rPr>
            <w:rFonts w:cstheme="minorHAnsi"/>
          </w:rPr>
          <w:delText xml:space="preserve"> łączenie oraz interoperacyjność krajowych sieci transportowych</w:delText>
        </w:r>
        <w:r w:rsidDel="00AC4AE7">
          <w:rPr>
            <w:rFonts w:cstheme="minorHAnsi"/>
          </w:rPr>
          <w:delText>, poprawa bezpieczeństwa</w:delText>
        </w:r>
        <w:r w:rsidRPr="00022F80" w:rsidDel="00AC4AE7">
          <w:rPr>
            <w:rFonts w:cstheme="minorHAnsi"/>
          </w:rPr>
          <w:delText>;</w:delText>
        </w:r>
      </w:del>
    </w:p>
    <w:p w14:paraId="305C456C" w14:textId="7F439AAB" w:rsidR="00F32B8F" w:rsidRPr="00022F80" w:rsidDel="00AC4AE7" w:rsidRDefault="00F32B8F" w:rsidP="00AC4AE7">
      <w:pPr>
        <w:rPr>
          <w:del w:id="3495" w:author="Jarema Piekutowski" w:date="2022-09-08T08:48:00Z"/>
          <w:rFonts w:cstheme="minorHAnsi"/>
        </w:rPr>
        <w:pPrChange w:id="3496" w:author="Jarema Piekutowski" w:date="2022-09-08T08:48:00Z">
          <w:pPr>
            <w:pStyle w:val="Akapitzlist"/>
            <w:numPr>
              <w:ilvl w:val="2"/>
              <w:numId w:val="70"/>
            </w:numPr>
            <w:ind w:left="1440" w:hanging="720"/>
          </w:pPr>
        </w:pPrChange>
      </w:pPr>
      <w:del w:id="3497" w:author="Jarema Piekutowski" w:date="2022-09-08T08:48:00Z">
        <w:r w:rsidDel="00AC4AE7">
          <w:rPr>
            <w:rFonts w:cstheme="minorHAnsi"/>
          </w:rPr>
          <w:delText xml:space="preserve">3.1 - </w:delText>
        </w:r>
        <w:r w:rsidRPr="00022F80" w:rsidDel="00AC4AE7">
          <w:rPr>
            <w:rFonts w:cstheme="minorHAnsi"/>
          </w:rPr>
          <w:delText>przepustowość linii kolejowych, dostęp do głównych makroregionalnych i zewnętrznych rynków pracy, komfort i bezpieczeństwo podróżowania</w:delText>
        </w:r>
        <w:r w:rsidDel="00AC4AE7">
          <w:rPr>
            <w:rFonts w:cstheme="minorHAnsi"/>
          </w:rPr>
          <w:delText>,</w:delText>
        </w:r>
        <w:r w:rsidRPr="00022F80" w:rsidDel="00AC4AE7">
          <w:rPr>
            <w:rFonts w:cstheme="minorHAnsi"/>
          </w:rPr>
          <w:delText xml:space="preserve"> ograniczenie negatywnego wpływu transportu na środowisko]</w:delText>
        </w:r>
      </w:del>
    </w:p>
    <w:p w14:paraId="5EE01FFE" w14:textId="6E065324" w:rsidR="00F32B8F" w:rsidDel="00AC4AE7" w:rsidRDefault="00F32B8F" w:rsidP="00AC4AE7">
      <w:pPr>
        <w:rPr>
          <w:del w:id="3498" w:author="Jarema Piekutowski" w:date="2022-09-08T08:48:00Z"/>
        </w:rPr>
        <w:pPrChange w:id="3499" w:author="Jarema Piekutowski" w:date="2022-09-08T08:48:00Z">
          <w:pPr>
            <w:pStyle w:val="Akapitzlist"/>
            <w:numPr>
              <w:numId w:val="76"/>
            </w:numPr>
            <w:ind w:hanging="360"/>
          </w:pPr>
        </w:pPrChange>
      </w:pPr>
      <w:del w:id="3500" w:author="Jarema Piekutowski" w:date="2022-09-08T08:48:00Z">
        <w:r w:rsidDel="00AC4AE7">
          <w:delText xml:space="preserve">Jaka jest skala efektów osiągniętych w ramach Państwa projektu (lokalna, ponadlokalna, regionalna, ogólnopolska, międzynarodowa)? </w:delText>
        </w:r>
      </w:del>
    </w:p>
    <w:p w14:paraId="5738325B" w14:textId="2E71666A" w:rsidR="00F32B8F" w:rsidRPr="00464E78" w:rsidDel="00AC4AE7" w:rsidRDefault="00F32B8F" w:rsidP="00AC4AE7">
      <w:pPr>
        <w:rPr>
          <w:del w:id="3501" w:author="Jarema Piekutowski" w:date="2022-09-08T08:48:00Z"/>
        </w:rPr>
        <w:pPrChange w:id="3502" w:author="Jarema Piekutowski" w:date="2022-09-08T08:48:00Z">
          <w:pPr>
            <w:pStyle w:val="Akapitzlist"/>
            <w:numPr>
              <w:numId w:val="76"/>
            </w:numPr>
            <w:ind w:hanging="360"/>
          </w:pPr>
        </w:pPrChange>
      </w:pPr>
      <w:del w:id="3503" w:author="Jarema Piekutowski" w:date="2022-09-08T08:48:00Z">
        <w:r w:rsidDel="00AC4AE7">
          <w:delText xml:space="preserve">Czy w ramach realizacji projektu/ów pojawiły się efekty nieplanowane na etapie aplikowania? Jeśli tak, to jakie? </w:delText>
        </w:r>
        <w:r w:rsidRPr="00464E78" w:rsidDel="00AC4AE7">
          <w:rPr>
            <w:i/>
            <w:iCs/>
          </w:rPr>
          <w:delText>[</w:delText>
        </w:r>
        <w:r w:rsidRPr="00CD16FA" w:rsidDel="00AC4AE7">
          <w:rPr>
            <w:b/>
            <w:bCs/>
            <w:i/>
            <w:iCs/>
          </w:rPr>
          <w:delText>Mod: dopytaj o efekty społeczne, ekonomiczne, środowiskowe, związane z działalnością przedsiębiorstwa</w:delText>
        </w:r>
        <w:r w:rsidRPr="00464E78" w:rsidDel="00AC4AE7">
          <w:rPr>
            <w:i/>
            <w:iCs/>
          </w:rPr>
          <w:delText>]</w:delText>
        </w:r>
      </w:del>
    </w:p>
    <w:p w14:paraId="21F0BA28" w14:textId="1A44C5DC" w:rsidR="00F32B8F" w:rsidDel="00AC4AE7" w:rsidRDefault="00F32B8F" w:rsidP="00AC4AE7">
      <w:pPr>
        <w:rPr>
          <w:del w:id="3504" w:author="Jarema Piekutowski" w:date="2022-09-08T08:48:00Z"/>
        </w:rPr>
        <w:pPrChange w:id="3505" w:author="Jarema Piekutowski" w:date="2022-09-08T08:48:00Z">
          <w:pPr>
            <w:pStyle w:val="Akapitzlist"/>
            <w:numPr>
              <w:numId w:val="76"/>
            </w:numPr>
            <w:ind w:hanging="360"/>
          </w:pPr>
        </w:pPrChange>
      </w:pPr>
      <w:del w:id="3506" w:author="Jarema Piekutowski" w:date="2022-09-08T08:48:00Z">
        <w:r w:rsidDel="00AC4AE7">
          <w:delText>Czy byliby Państwo w stanie osiągnąć podobne efekty bez wsparcia środków z PO PW? Proszę o uzasadnienie. Jeśli tak, z jakich środków byłaby finansowana ta inwestycja? Jeśli nie, których efektów nie udałoby się osiągnąć bez wsparcia środków UE?</w:delText>
        </w:r>
      </w:del>
    </w:p>
    <w:p w14:paraId="2B2255FE" w14:textId="5960C7FA" w:rsidR="00F32B8F" w:rsidDel="00AC4AE7" w:rsidRDefault="00F32B8F" w:rsidP="00AC4AE7">
      <w:pPr>
        <w:rPr>
          <w:del w:id="3507" w:author="Jarema Piekutowski" w:date="2022-09-08T08:48:00Z"/>
        </w:rPr>
        <w:pPrChange w:id="3508" w:author="Jarema Piekutowski" w:date="2022-09-08T08:48:00Z">
          <w:pPr>
            <w:pStyle w:val="Akapitzlist"/>
            <w:numPr>
              <w:numId w:val="76"/>
            </w:numPr>
            <w:ind w:hanging="360"/>
          </w:pPr>
        </w:pPrChange>
      </w:pPr>
      <w:del w:id="3509" w:author="Jarema Piekutowski" w:date="2022-09-08T08:48:00Z">
        <w:r w:rsidDel="00AC4AE7">
          <w:delText>Jakie czynniki (oprócz wymienionych wcześniej) miały wpływ na efekty projektu/ów? [</w:delText>
        </w:r>
        <w:r w:rsidRPr="00CD16FA" w:rsidDel="00AC4AE7">
          <w:rPr>
            <w:b/>
            <w:bCs/>
            <w:i/>
            <w:iCs/>
          </w:rPr>
          <w:delText>Mod: w razie potrzeby dopytaj o czynniki środowiskowe</w:delText>
        </w:r>
        <w:r w:rsidDel="00AC4AE7">
          <w:delText>]</w:delText>
        </w:r>
      </w:del>
    </w:p>
    <w:p w14:paraId="5F49B35C" w14:textId="5FA86A99" w:rsidR="00F32B8F" w:rsidDel="00AC4AE7" w:rsidRDefault="00F32B8F" w:rsidP="00AC4AE7">
      <w:pPr>
        <w:rPr>
          <w:del w:id="3510" w:author="Jarema Piekutowski" w:date="2022-09-08T08:48:00Z"/>
        </w:rPr>
        <w:pPrChange w:id="3511" w:author="Jarema Piekutowski" w:date="2022-09-08T08:48:00Z">
          <w:pPr>
            <w:pStyle w:val="Akapitzlist"/>
            <w:numPr>
              <w:numId w:val="76"/>
            </w:numPr>
            <w:ind w:hanging="360"/>
          </w:pPr>
        </w:pPrChange>
      </w:pPr>
      <w:del w:id="3512" w:author="Jarema Piekutowski" w:date="2022-09-08T08:48:00Z">
        <w:r w:rsidRPr="00412271" w:rsidDel="00AC4AE7">
          <w:rPr>
            <w:i/>
            <w:iCs/>
          </w:rPr>
          <w:delText>[</w:delText>
        </w:r>
        <w:r w:rsidRPr="00CD16FA" w:rsidDel="00AC4AE7">
          <w:rPr>
            <w:b/>
            <w:bCs/>
            <w:i/>
            <w:iCs/>
          </w:rPr>
          <w:delText>W przypadku projektów niezakończonych</w:delText>
        </w:r>
        <w:r w:rsidRPr="00412271" w:rsidDel="00AC4AE7">
          <w:rPr>
            <w:i/>
            <w:iCs/>
          </w:rPr>
          <w:delText>]</w:delText>
        </w:r>
        <w:r w:rsidDel="00AC4AE7">
          <w:rPr>
            <w:i/>
            <w:iCs/>
          </w:rPr>
          <w:delText xml:space="preserve"> </w:delText>
        </w:r>
        <w:r w:rsidDel="00AC4AE7">
          <w:delText>Czy byliby Państwo zainteresowani rozszerzeniem zakresu realizowanego projektu? Jeśli tak, to w jaki sposób?</w:delText>
        </w:r>
        <w:r w:rsidRPr="00584ADC" w:rsidDel="00AC4AE7">
          <w:delText xml:space="preserve"> </w:delText>
        </w:r>
        <w:r w:rsidDel="00AC4AE7">
          <w:delText>J</w:delText>
        </w:r>
        <w:r w:rsidRPr="00584ADC" w:rsidDel="00AC4AE7">
          <w:delText xml:space="preserve">akie warunki musiałyby zostać spełnione </w:delText>
        </w:r>
        <w:r w:rsidDel="00AC4AE7">
          <w:delText>(</w:delText>
        </w:r>
        <w:r w:rsidRPr="00584ADC" w:rsidDel="00AC4AE7">
          <w:delText>np. wzrost kwoty dofinansowania</w:delText>
        </w:r>
        <w:r w:rsidDel="00AC4AE7">
          <w:delText>)?</w:delText>
        </w:r>
      </w:del>
    </w:p>
    <w:p w14:paraId="2972B234" w14:textId="5D3D9E03" w:rsidR="00F32B8F" w:rsidRPr="002967CA" w:rsidDel="00AC4AE7" w:rsidRDefault="00F32B8F" w:rsidP="00AC4AE7">
      <w:pPr>
        <w:rPr>
          <w:del w:id="3513" w:author="Jarema Piekutowski" w:date="2022-09-08T08:48:00Z"/>
        </w:rPr>
        <w:pPrChange w:id="3514" w:author="Jarema Piekutowski" w:date="2022-09-08T08:48:00Z">
          <w:pPr>
            <w:pStyle w:val="Akapitzlist"/>
            <w:numPr>
              <w:numId w:val="76"/>
            </w:numPr>
            <w:ind w:hanging="360"/>
          </w:pPr>
        </w:pPrChange>
      </w:pPr>
      <w:del w:id="3515" w:author="Jarema Piekutowski" w:date="2022-09-08T08:48:00Z">
        <w:r w:rsidRPr="002333F3" w:rsidDel="00AC4AE7">
          <w:rPr>
            <w:i/>
            <w:iCs/>
          </w:rPr>
          <w:delText>[</w:delText>
        </w:r>
        <w:r w:rsidRPr="00CD16FA" w:rsidDel="00AC4AE7">
          <w:rPr>
            <w:b/>
            <w:bCs/>
            <w:i/>
            <w:iCs/>
          </w:rPr>
          <w:delText>W przypadku projektów Działania 1.2</w:delText>
        </w:r>
        <w:r w:rsidDel="00AC4AE7">
          <w:rPr>
            <w:i/>
            <w:iCs/>
          </w:rPr>
          <w:delText>.</w:delText>
        </w:r>
        <w:r w:rsidRPr="002333F3" w:rsidDel="00AC4AE7">
          <w:rPr>
            <w:i/>
            <w:iCs/>
          </w:rPr>
          <w:delText>]</w:delText>
        </w:r>
        <w:r w:rsidDel="00AC4AE7">
          <w:delText xml:space="preserve"> Czy </w:delText>
        </w:r>
        <w:r w:rsidRPr="002333F3" w:rsidDel="00AC4AE7">
          <w:delText>wojn</w:delText>
        </w:r>
        <w:r w:rsidDel="00AC4AE7">
          <w:delText>a</w:delText>
        </w:r>
        <w:r w:rsidRPr="002333F3" w:rsidDel="00AC4AE7">
          <w:delText xml:space="preserve"> w Ukraini</w:delText>
        </w:r>
        <w:r w:rsidDel="00AC4AE7">
          <w:delText>e wpłynęła</w:delText>
        </w:r>
        <w:r w:rsidRPr="002333F3" w:rsidDel="00AC4AE7">
          <w:delText xml:space="preserve"> na </w:delText>
        </w:r>
        <w:r w:rsidDel="00AC4AE7">
          <w:delText>Państwa</w:delText>
        </w:r>
        <w:r w:rsidRPr="002333F3" w:rsidDel="00AC4AE7">
          <w:delText xml:space="preserve"> plany eksportowe </w:delText>
        </w:r>
        <w:r w:rsidDel="00AC4AE7">
          <w:delText>na rok 2022 i</w:delText>
        </w:r>
        <w:r w:rsidRPr="002333F3" w:rsidDel="00AC4AE7">
          <w:delText xml:space="preserve"> 2023</w:delText>
        </w:r>
        <w:r w:rsidDel="00AC4AE7">
          <w:delText xml:space="preserve">? W jaki sposób? </w:delText>
        </w:r>
      </w:del>
    </w:p>
    <w:p w14:paraId="302B504E" w14:textId="0637EABD" w:rsidR="00F32B8F" w:rsidDel="00AC4AE7" w:rsidRDefault="00F32B8F" w:rsidP="00AC4AE7">
      <w:pPr>
        <w:rPr>
          <w:del w:id="3516" w:author="Jarema Piekutowski" w:date="2022-09-08T08:48:00Z"/>
        </w:rPr>
        <w:pPrChange w:id="3517" w:author="Jarema Piekutowski" w:date="2022-09-08T08:48:00Z">
          <w:pPr>
            <w:pStyle w:val="Akapitzlist"/>
            <w:numPr>
              <w:numId w:val="76"/>
            </w:numPr>
            <w:ind w:hanging="360"/>
          </w:pPr>
        </w:pPrChange>
      </w:pPr>
      <w:del w:id="3518" w:author="Jarema Piekutowski" w:date="2022-09-08T08:48:00Z">
        <w:r w:rsidRPr="007C511A" w:rsidDel="00AC4AE7">
          <w:delText>Czy byliby Państwo zainteresowani realizacją kolejnego projektu w ramach PO PW jeszcze w tej perspektywie finansowej? W ramach jakiego działania/poddziałania? O jakiej szacunkowej wartości? Czego mógłby dotyczyć ten projekt?</w:delText>
        </w:r>
      </w:del>
    </w:p>
    <w:p w14:paraId="08B48AE5" w14:textId="04D3BF1D" w:rsidR="00F32B8F" w:rsidDel="00AC4AE7" w:rsidRDefault="00F32B8F" w:rsidP="00AC4AE7">
      <w:pPr>
        <w:rPr>
          <w:del w:id="3519" w:author="Jarema Piekutowski" w:date="2022-09-08T08:48:00Z"/>
        </w:rPr>
        <w:pPrChange w:id="3520" w:author="Jarema Piekutowski" w:date="2022-09-08T08:48:00Z">
          <w:pPr>
            <w:pStyle w:val="Akapitzlist"/>
            <w:numPr>
              <w:numId w:val="76"/>
            </w:numPr>
            <w:ind w:hanging="360"/>
          </w:pPr>
        </w:pPrChange>
      </w:pPr>
      <w:del w:id="3521" w:author="Jarema Piekutowski" w:date="2022-09-08T08:48:00Z">
        <w:r w:rsidDel="00AC4AE7">
          <w:delText xml:space="preserve">Czy zamierzają Państwo aplikować o wsparcie w ramach </w:delText>
        </w:r>
        <w:r w:rsidRPr="007C511A" w:rsidDel="00AC4AE7">
          <w:delText>FEPW 2021-2027</w:delText>
        </w:r>
        <w:r w:rsidDel="00AC4AE7">
          <w:delText xml:space="preserve">? </w:delText>
        </w:r>
        <w:r w:rsidRPr="007C511A" w:rsidDel="00AC4AE7">
          <w:delText xml:space="preserve">W ramach jakiego działania/poddziałania? O jakiej szacunkowej wartości? Czego </w:delText>
        </w:r>
        <w:r w:rsidDel="00AC4AE7">
          <w:delText xml:space="preserve">będzie </w:delText>
        </w:r>
        <w:r w:rsidRPr="007C511A" w:rsidDel="00AC4AE7">
          <w:delText>dotyczyć ten projekt?</w:delText>
        </w:r>
      </w:del>
    </w:p>
    <w:p w14:paraId="305D989A" w14:textId="61FBEB77" w:rsidR="00D65A79" w:rsidRPr="007C1293" w:rsidDel="00AC4AE7" w:rsidRDefault="00F32B8F" w:rsidP="00AC4AE7">
      <w:pPr>
        <w:rPr>
          <w:del w:id="3522" w:author="Jarema Piekutowski" w:date="2022-09-08T08:48:00Z"/>
          <w:rStyle w:val="normaltextrun"/>
        </w:rPr>
        <w:pPrChange w:id="3523" w:author="Jarema Piekutowski" w:date="2022-09-08T08:48:00Z">
          <w:pPr>
            <w:pStyle w:val="Akapitzlist"/>
            <w:numPr>
              <w:numId w:val="76"/>
            </w:numPr>
            <w:ind w:hanging="360"/>
          </w:pPr>
        </w:pPrChange>
      </w:pPr>
      <w:del w:id="3524" w:author="Jarema Piekutowski" w:date="2022-09-08T08:48:00Z">
        <w:r w:rsidRPr="00C541F8" w:rsidDel="00AC4AE7">
          <w:delText xml:space="preserve">Czy ma Pan/i propozycje zmian/usprawnień, które należałoby wprowadzić w FEPW 2021-2027? </w:delText>
        </w:r>
        <w:r w:rsidRPr="00C541F8" w:rsidDel="00AC4AE7">
          <w:rPr>
            <w:i/>
            <w:iCs/>
          </w:rPr>
          <w:delText>[</w:delText>
        </w:r>
        <w:r w:rsidRPr="00CD16FA" w:rsidDel="00AC4AE7">
          <w:rPr>
            <w:b/>
            <w:bCs/>
            <w:i/>
            <w:iCs/>
          </w:rPr>
          <w:delText>Mod: dopytaj o zakres wsparcia, warunki wsparcia, wysokość dofinansowania, kryteria wyboru, proces oceny wniosków, działania informacyjno-promocyjne, system monitorowania, w tym wskaźniki</w:delText>
        </w:r>
        <w:r w:rsidRPr="00C541F8" w:rsidDel="00AC4AE7">
          <w:rPr>
            <w:i/>
            <w:iCs/>
          </w:rPr>
          <w:delText>]</w:delText>
        </w:r>
      </w:del>
    </w:p>
    <w:p w14:paraId="2329D8C5" w14:textId="79427460" w:rsidR="00FF3998" w:rsidRPr="007C1293" w:rsidDel="00AC4AE7" w:rsidRDefault="00AE3C33" w:rsidP="00AC4AE7">
      <w:pPr>
        <w:rPr>
          <w:del w:id="3525" w:author="Jarema Piekutowski" w:date="2022-09-08T08:48:00Z"/>
          <w:rFonts w:cstheme="minorHAnsi"/>
        </w:rPr>
        <w:pPrChange w:id="3526" w:author="Jarema Piekutowski" w:date="2022-09-08T08:48:00Z">
          <w:pPr>
            <w:pStyle w:val="Nagwek2"/>
            <w:spacing w:before="120" w:after="120"/>
            <w:ind w:left="578" w:hanging="578"/>
          </w:pPr>
        </w:pPrChange>
      </w:pPr>
      <w:bookmarkStart w:id="3527" w:name="_Toc112689007"/>
      <w:del w:id="3528" w:author="Jarema Piekutowski" w:date="2022-09-08T08:48:00Z">
        <w:r w:rsidDel="00AC4AE7">
          <w:rPr>
            <w:rStyle w:val="normaltextrun"/>
            <w:rFonts w:cstheme="minorHAnsi"/>
          </w:rPr>
          <w:delText xml:space="preserve">Kwestionariusz do </w:delText>
        </w:r>
        <w:r w:rsidR="00D65A79" w:rsidDel="00AC4AE7">
          <w:rPr>
            <w:rStyle w:val="normaltextrun"/>
            <w:rFonts w:cstheme="minorHAnsi"/>
          </w:rPr>
          <w:delText>badania ilościowego beneficjentów</w:delText>
        </w:r>
        <w:bookmarkStart w:id="3529" w:name="_Toc97234468"/>
        <w:bookmarkEnd w:id="3527"/>
      </w:del>
    </w:p>
    <w:p w14:paraId="3443EDE3" w14:textId="6B37F3CF" w:rsidR="00073067" w:rsidRPr="00FF3998" w:rsidDel="00AC4AE7" w:rsidRDefault="00073067" w:rsidP="00AC4AE7">
      <w:pPr>
        <w:rPr>
          <w:del w:id="3530" w:author="Jarema Piekutowski" w:date="2022-09-08T08:48:00Z"/>
        </w:rPr>
        <w:pPrChange w:id="3531" w:author="Jarema Piekutowski" w:date="2022-09-08T08:48:00Z">
          <w:pPr/>
        </w:pPrChange>
      </w:pPr>
      <w:del w:id="3532" w:author="Jarema Piekutowski" w:date="2022-09-08T08:48:00Z">
        <w:r w:rsidRPr="00FF3998" w:rsidDel="00AC4AE7">
          <w:delText>Wprowadzenie do kwestionariuszy  CAWI</w:delText>
        </w:r>
        <w:bookmarkEnd w:id="3529"/>
      </w:del>
    </w:p>
    <w:p w14:paraId="2D09F5A8" w14:textId="4CD6A10B" w:rsidR="00073067" w:rsidRPr="00FF3998" w:rsidDel="00AC4AE7" w:rsidRDefault="00073067" w:rsidP="00AC4AE7">
      <w:pPr>
        <w:rPr>
          <w:del w:id="3533" w:author="Jarema Piekutowski" w:date="2022-09-08T08:48:00Z"/>
        </w:rPr>
        <w:pPrChange w:id="3534" w:author="Jarema Piekutowski" w:date="2022-09-08T08:48:00Z">
          <w:pPr/>
        </w:pPrChange>
      </w:pPr>
      <w:del w:id="3535" w:author="Jarema Piekutowski" w:date="2022-09-08T08:48:00Z">
        <w:r w:rsidRPr="00FF3998" w:rsidDel="00AC4AE7">
          <w:delText xml:space="preserve">Szanowni Państwo, </w:delText>
        </w:r>
      </w:del>
    </w:p>
    <w:p w14:paraId="7221FFDA" w14:textId="4D8432EC" w:rsidR="00073067" w:rsidRPr="00FF3998" w:rsidDel="00AC4AE7" w:rsidRDefault="00073067" w:rsidP="00AC4AE7">
      <w:pPr>
        <w:rPr>
          <w:del w:id="3536" w:author="Jarema Piekutowski" w:date="2022-09-08T08:48:00Z"/>
        </w:rPr>
        <w:pPrChange w:id="3537" w:author="Jarema Piekutowski" w:date="2022-09-08T08:48:00Z">
          <w:pPr/>
        </w:pPrChange>
      </w:pPr>
      <w:del w:id="3538" w:author="Jarema Piekutowski" w:date="2022-09-08T08:48:00Z">
        <w:r w:rsidRPr="00FF3998" w:rsidDel="00AC4AE7">
          <w:delText>Na zlecenie Ministerstwa Funduszy i Polityki Regionalnej prowadzimy badanie, którego celem jest ocena efektów wsparcia w ramach PO PW.</w:delText>
        </w:r>
      </w:del>
    </w:p>
    <w:p w14:paraId="1D613586" w14:textId="2BE58388" w:rsidR="00073067" w:rsidRPr="00FF3998" w:rsidDel="00AC4AE7" w:rsidRDefault="00073067" w:rsidP="00AC4AE7">
      <w:pPr>
        <w:rPr>
          <w:del w:id="3539" w:author="Jarema Piekutowski" w:date="2022-09-08T08:48:00Z"/>
        </w:rPr>
        <w:pPrChange w:id="3540" w:author="Jarema Piekutowski" w:date="2022-09-08T08:48:00Z">
          <w:pPr/>
        </w:pPrChange>
      </w:pPr>
      <w:del w:id="3541" w:author="Jarema Piekutowski" w:date="2022-09-08T08:48:00Z">
        <w:r w:rsidRPr="00FF3998" w:rsidDel="00AC4AE7">
          <w:delText xml:space="preserve">Informujemy, że gwarantujemy poufność wypowiedzi, a pozyskane informacje zostaną objęte tajemnicą i będą przedstawiane tylko w postaci zbiorczych zestawień np. tabel czy wykresów. Zebrane dane posłużą wyłącznie do analiz w ramach niniejszej ewaluacji. </w:delText>
        </w:r>
      </w:del>
    </w:p>
    <w:p w14:paraId="354F1BBD" w14:textId="48586169" w:rsidR="00073067" w:rsidRPr="00FF3998" w:rsidDel="00AC4AE7" w:rsidRDefault="00073067" w:rsidP="00AC4AE7">
      <w:pPr>
        <w:rPr>
          <w:del w:id="3542" w:author="Jarema Piekutowski" w:date="2022-09-08T08:48:00Z"/>
        </w:rPr>
        <w:pPrChange w:id="3543" w:author="Jarema Piekutowski" w:date="2022-09-08T08:48:00Z">
          <w:pPr/>
        </w:pPrChange>
      </w:pPr>
      <w:del w:id="3544" w:author="Jarema Piekutowski" w:date="2022-09-08T08:48:00Z">
        <w:r w:rsidRPr="00FF3998" w:rsidDel="00AC4AE7">
          <w:delText xml:space="preserve">Wypełnienie ankiety zajmuje </w:delText>
        </w:r>
        <w:r w:rsidRPr="00FF3998" w:rsidDel="00AC4AE7">
          <w:rPr>
            <w:u w:val="single"/>
          </w:rPr>
          <w:delText>ok. 20-30 minut</w:delText>
        </w:r>
        <w:r w:rsidRPr="00FF3998" w:rsidDel="00AC4AE7">
          <w:delText>.</w:delText>
        </w:r>
      </w:del>
    </w:p>
    <w:p w14:paraId="36E7F522" w14:textId="2A9A9A4D" w:rsidR="00073067" w:rsidRPr="00FF3998" w:rsidDel="00AC4AE7" w:rsidRDefault="00073067" w:rsidP="00AC4AE7">
      <w:pPr>
        <w:rPr>
          <w:del w:id="3545" w:author="Jarema Piekutowski" w:date="2022-09-08T08:48:00Z"/>
        </w:rPr>
        <w:pPrChange w:id="3546" w:author="Jarema Piekutowski" w:date="2022-09-08T08:48:00Z">
          <w:pPr/>
        </w:pPrChange>
      </w:pPr>
      <w:del w:id="3547" w:author="Jarema Piekutowski" w:date="2022-09-08T08:48:00Z">
        <w:r w:rsidRPr="00FF3998" w:rsidDel="00AC4AE7">
          <w:delText>Bardzo prosimy o udzielanie odpowiedzi na wszystkie pytania. O ile nie wskazano inaczej, pytania dają możliwość jednokrotnego wyboru odpowiedzi. Mają Państwo możliwość cofania ankiety (bez utraty wpisanych odpowiedzi) – służy do tego przycisk "Wstecz" widoczny na dole strony. Częściowo wypełnioną ankietę można zapisać klikając przycisk "Przełóż na później" i powrócić do niej w dogodnym terminie lub po zebraniu dodatkowych informacji (należy kliknąć w ten sam link co na początku). Po udzieleniu odpowiedzi na wszystkie pytania prosimy wcisnąć przycisk "Wyślij".</w:delText>
        </w:r>
      </w:del>
    </w:p>
    <w:p w14:paraId="7BB3DA29" w14:textId="1A15C790" w:rsidR="00073067" w:rsidRPr="00FF3998" w:rsidDel="00AC4AE7" w:rsidRDefault="00073067" w:rsidP="00AC4AE7">
      <w:pPr>
        <w:rPr>
          <w:del w:id="3548" w:author="Jarema Piekutowski" w:date="2022-09-08T08:48:00Z"/>
        </w:rPr>
        <w:pPrChange w:id="3549" w:author="Jarema Piekutowski" w:date="2022-09-08T08:48:00Z">
          <w:pPr/>
        </w:pPrChange>
      </w:pPr>
      <w:del w:id="3550" w:author="Jarema Piekutowski" w:date="2022-09-08T08:48:00Z">
        <w:r w:rsidRPr="00FF3998" w:rsidDel="00AC4AE7">
          <w:delText xml:space="preserve">Państwa instytucja została zidentyfikowana jako beneficjent projektu Działania /z systemu/, pn. /z systemu/ realizowanego w latach /z systemu/Ankieta jest całkowicie anonimowa. Wykonawca badania zobowiązany jest do ochrony danych osobowych osób objętych badaniem, zgodnie z obowiązującymi przepisami. Udział w badaniu jest zgodny z warunkami  zawartej przez Państwa umowy o dofinansowanie projektu, na mocy której zobowiązali się Państwo do uczestnictwa w badaniach ewaluacyjnych i przekazanie ewaluatorom danych osobowych. Administratorem Państwa danych osobowych MFiPR. Państwa dane osobowe są przetwarzane na mocy umowy o realizację badania ewaluacyjnego zawartej z </w:delText>
        </w:r>
        <w:r w:rsidR="00FF3998" w:rsidRPr="00FF3998" w:rsidDel="00AC4AE7">
          <w:delText>Ministerstwem</w:delText>
        </w:r>
        <w:r w:rsidRPr="00FF3998" w:rsidDel="00AC4AE7">
          <w:delText xml:space="preserve"> i umowy powierzenia danych firmie Evalu. </w:delText>
        </w:r>
      </w:del>
    </w:p>
    <w:p w14:paraId="575A83DD" w14:textId="720BAC0D" w:rsidR="00073067" w:rsidRPr="00FF3998" w:rsidDel="00AC4AE7" w:rsidRDefault="00073067" w:rsidP="00AC4AE7">
      <w:pPr>
        <w:rPr>
          <w:del w:id="3551" w:author="Jarema Piekutowski" w:date="2022-09-08T08:48:00Z"/>
        </w:rPr>
        <w:pPrChange w:id="3552" w:author="Jarema Piekutowski" w:date="2022-09-08T08:48:00Z">
          <w:pPr/>
        </w:pPrChange>
      </w:pPr>
      <w:del w:id="3553" w:author="Jarema Piekutowski" w:date="2022-09-08T08:48:00Z">
        <w:r w:rsidRPr="00FF3998" w:rsidDel="00AC4AE7">
          <w:delText xml:space="preserve">W załączeniu przekazujemy też list polecający z </w:delText>
        </w:r>
        <w:r w:rsidR="00FF3998" w:rsidRPr="00FF3998" w:rsidDel="00AC4AE7">
          <w:delText>Ministerstwa Funduszy i Polityki Regionalnej</w:delText>
        </w:r>
      </w:del>
    </w:p>
    <w:p w14:paraId="46819FD5" w14:textId="21F2EB67" w:rsidR="00073067" w:rsidRPr="00FF3998" w:rsidDel="00AC4AE7" w:rsidRDefault="00073067" w:rsidP="00AC4AE7">
      <w:pPr>
        <w:rPr>
          <w:del w:id="3554" w:author="Jarema Piekutowski" w:date="2022-09-08T08:48:00Z"/>
        </w:rPr>
        <w:pPrChange w:id="3555" w:author="Jarema Piekutowski" w:date="2022-09-08T08:48:00Z">
          <w:pPr/>
        </w:pPrChange>
      </w:pPr>
      <w:del w:id="3556" w:author="Jarema Piekutowski" w:date="2022-09-08T08:48:00Z">
        <w:r w:rsidRPr="00FF3998" w:rsidDel="00AC4AE7">
          <w:delText>W przypadku pytań lub wątpliwości prosimy o kontakt z koordynatorem badań kwestionariuszowych – e-mail)</w:delText>
        </w:r>
      </w:del>
    </w:p>
    <w:p w14:paraId="75DD9374" w14:textId="77DD86A4" w:rsidR="00073067" w:rsidRPr="00FF3998" w:rsidDel="00AC4AE7" w:rsidRDefault="00073067" w:rsidP="00AC4AE7">
      <w:pPr>
        <w:rPr>
          <w:del w:id="3557" w:author="Jarema Piekutowski" w:date="2022-09-08T08:48:00Z"/>
        </w:rPr>
        <w:pPrChange w:id="3558" w:author="Jarema Piekutowski" w:date="2022-09-08T08:48:00Z">
          <w:pPr/>
        </w:pPrChange>
      </w:pPr>
      <w:del w:id="3559" w:author="Jarema Piekutowski" w:date="2022-09-08T08:48:00Z">
        <w:r w:rsidRPr="00FF3998" w:rsidDel="00AC4AE7">
          <w:delText xml:space="preserve">Zespół badawczy EVALU Sp. z o.o. </w:delText>
        </w:r>
      </w:del>
    </w:p>
    <w:p w14:paraId="7C774577" w14:textId="2EBEA48F" w:rsidR="00FF3998" w:rsidDel="00AC4AE7" w:rsidRDefault="00FF3998" w:rsidP="00AC4AE7">
      <w:pPr>
        <w:rPr>
          <w:del w:id="3560" w:author="Jarema Piekutowski" w:date="2022-09-08T08:48:00Z"/>
        </w:rPr>
        <w:pPrChange w:id="3561" w:author="Jarema Piekutowski" w:date="2022-09-08T08:48:00Z">
          <w:pPr/>
        </w:pPrChange>
      </w:pPr>
      <w:del w:id="3562" w:author="Jarema Piekutowski" w:date="2022-09-08T08:48:00Z">
        <w:r w:rsidDel="00AC4AE7">
          <w:delText>KWESTIONARIUSZ</w:delText>
        </w:r>
      </w:del>
    </w:p>
    <w:p w14:paraId="0D4A5DAD" w14:textId="5ACF12DB" w:rsidR="00FF3998" w:rsidRPr="00FF3998" w:rsidDel="00AC4AE7" w:rsidRDefault="00FF3998" w:rsidP="00AC4AE7">
      <w:pPr>
        <w:rPr>
          <w:del w:id="3563" w:author="Jarema Piekutowski" w:date="2022-09-08T08:48:00Z"/>
        </w:rPr>
        <w:pPrChange w:id="3564" w:author="Jarema Piekutowski" w:date="2022-09-08T08:48:00Z">
          <w:pPr/>
        </w:pPrChange>
      </w:pPr>
      <w:del w:id="3565" w:author="Jarema Piekutowski" w:date="2022-09-08T08:48:00Z">
        <w:r w:rsidRPr="00FF3998" w:rsidDel="00AC4AE7">
          <w:delText>Metryczka</w:delText>
        </w:r>
      </w:del>
    </w:p>
    <w:p w14:paraId="78F87070" w14:textId="60895278" w:rsidR="00FF3998" w:rsidDel="00AC4AE7" w:rsidRDefault="00FF3998" w:rsidP="00AC4AE7">
      <w:pPr>
        <w:rPr>
          <w:del w:id="3566" w:author="Jarema Piekutowski" w:date="2022-09-08T08:48:00Z"/>
        </w:rPr>
        <w:pPrChange w:id="3567" w:author="Jarema Piekutowski" w:date="2022-09-08T08:48:00Z">
          <w:pPr/>
        </w:pPrChange>
      </w:pPr>
      <w:del w:id="3568" w:author="Jarema Piekutowski" w:date="2022-09-08T08:48:00Z">
        <w:r w:rsidDel="00AC4AE7">
          <w:delText>M1. Działanie/Poddziałanie /z bazy/</w:delText>
        </w:r>
      </w:del>
    </w:p>
    <w:p w14:paraId="6DFE7A89" w14:textId="686EE746" w:rsidR="00FF3998" w:rsidRPr="00DF53F6" w:rsidDel="00AC4AE7" w:rsidRDefault="00FF3998" w:rsidP="00AC4AE7">
      <w:pPr>
        <w:rPr>
          <w:del w:id="3569" w:author="Jarema Piekutowski" w:date="2022-09-08T08:48:00Z"/>
        </w:rPr>
        <w:pPrChange w:id="3570" w:author="Jarema Piekutowski" w:date="2022-09-08T08:48:00Z">
          <w:pPr>
            <w:pStyle w:val="Akapitzlist"/>
            <w:numPr>
              <w:numId w:val="38"/>
            </w:numPr>
            <w:ind w:hanging="360"/>
          </w:pPr>
        </w:pPrChange>
      </w:pPr>
      <w:del w:id="3571" w:author="Jarema Piekutowski" w:date="2022-09-08T08:48:00Z">
        <w:r w:rsidRPr="00DF53F6" w:rsidDel="00AC4AE7">
          <w:delText>Poddziałanie 1.1.1</w:delText>
        </w:r>
      </w:del>
    </w:p>
    <w:p w14:paraId="56AFD1BB" w14:textId="241CAB97" w:rsidR="00FF3998" w:rsidRPr="00DF53F6" w:rsidDel="00AC4AE7" w:rsidRDefault="00FF3998" w:rsidP="00AC4AE7">
      <w:pPr>
        <w:rPr>
          <w:del w:id="3572" w:author="Jarema Piekutowski" w:date="2022-09-08T08:48:00Z"/>
        </w:rPr>
        <w:pPrChange w:id="3573" w:author="Jarema Piekutowski" w:date="2022-09-08T08:48:00Z">
          <w:pPr>
            <w:pStyle w:val="Akapitzlist"/>
            <w:numPr>
              <w:numId w:val="38"/>
            </w:numPr>
            <w:ind w:hanging="360"/>
          </w:pPr>
        </w:pPrChange>
      </w:pPr>
      <w:del w:id="3574" w:author="Jarema Piekutowski" w:date="2022-09-08T08:48:00Z">
        <w:r w:rsidRPr="00DF53F6" w:rsidDel="00AC4AE7">
          <w:delText>Poddziałanie 1.1.2</w:delText>
        </w:r>
      </w:del>
    </w:p>
    <w:p w14:paraId="320DC56E" w14:textId="53869A3F" w:rsidR="00FF3998" w:rsidRPr="00DF53F6" w:rsidDel="00AC4AE7" w:rsidRDefault="00FF3998" w:rsidP="00AC4AE7">
      <w:pPr>
        <w:rPr>
          <w:del w:id="3575" w:author="Jarema Piekutowski" w:date="2022-09-08T08:48:00Z"/>
        </w:rPr>
        <w:pPrChange w:id="3576" w:author="Jarema Piekutowski" w:date="2022-09-08T08:48:00Z">
          <w:pPr>
            <w:pStyle w:val="Akapitzlist"/>
            <w:numPr>
              <w:numId w:val="38"/>
            </w:numPr>
            <w:ind w:hanging="360"/>
          </w:pPr>
        </w:pPrChange>
      </w:pPr>
      <w:del w:id="3577" w:author="Jarema Piekutowski" w:date="2022-09-08T08:48:00Z">
        <w:r w:rsidRPr="00DF53F6" w:rsidDel="00AC4AE7">
          <w:delText>Działanie 1.2</w:delText>
        </w:r>
      </w:del>
    </w:p>
    <w:p w14:paraId="555BE646" w14:textId="1B707F50" w:rsidR="00FF3998" w:rsidRPr="00DF53F6" w:rsidDel="00AC4AE7" w:rsidRDefault="00FF3998" w:rsidP="00AC4AE7">
      <w:pPr>
        <w:rPr>
          <w:del w:id="3578" w:author="Jarema Piekutowski" w:date="2022-09-08T08:48:00Z"/>
        </w:rPr>
        <w:pPrChange w:id="3579" w:author="Jarema Piekutowski" w:date="2022-09-08T08:48:00Z">
          <w:pPr>
            <w:pStyle w:val="Akapitzlist"/>
            <w:numPr>
              <w:numId w:val="38"/>
            </w:numPr>
            <w:ind w:hanging="360"/>
          </w:pPr>
        </w:pPrChange>
      </w:pPr>
      <w:del w:id="3580" w:author="Jarema Piekutowski" w:date="2022-09-08T08:48:00Z">
        <w:r w:rsidRPr="00DF53F6" w:rsidDel="00AC4AE7">
          <w:delText>Poddziałanie 1.3.1</w:delText>
        </w:r>
      </w:del>
    </w:p>
    <w:p w14:paraId="419DF90D" w14:textId="7B6677BA" w:rsidR="00FF3998" w:rsidRPr="00DF53F6" w:rsidDel="00AC4AE7" w:rsidRDefault="00FF3998" w:rsidP="00AC4AE7">
      <w:pPr>
        <w:rPr>
          <w:del w:id="3581" w:author="Jarema Piekutowski" w:date="2022-09-08T08:48:00Z"/>
        </w:rPr>
        <w:pPrChange w:id="3582" w:author="Jarema Piekutowski" w:date="2022-09-08T08:48:00Z">
          <w:pPr>
            <w:pStyle w:val="Akapitzlist"/>
            <w:numPr>
              <w:numId w:val="38"/>
            </w:numPr>
            <w:ind w:hanging="360"/>
          </w:pPr>
        </w:pPrChange>
      </w:pPr>
      <w:del w:id="3583" w:author="Jarema Piekutowski" w:date="2022-09-08T08:48:00Z">
        <w:r w:rsidRPr="00DF53F6" w:rsidDel="00AC4AE7">
          <w:delText>Poddziałanie 1.3.2</w:delText>
        </w:r>
      </w:del>
    </w:p>
    <w:p w14:paraId="64683798" w14:textId="5BC5372D" w:rsidR="00FF3998" w:rsidRPr="00DF53F6" w:rsidDel="00AC4AE7" w:rsidRDefault="00FF3998" w:rsidP="00AC4AE7">
      <w:pPr>
        <w:rPr>
          <w:del w:id="3584" w:author="Jarema Piekutowski" w:date="2022-09-08T08:48:00Z"/>
        </w:rPr>
        <w:pPrChange w:id="3585" w:author="Jarema Piekutowski" w:date="2022-09-08T08:48:00Z">
          <w:pPr>
            <w:pStyle w:val="Akapitzlist"/>
            <w:numPr>
              <w:numId w:val="38"/>
            </w:numPr>
            <w:ind w:hanging="360"/>
          </w:pPr>
        </w:pPrChange>
      </w:pPr>
      <w:del w:id="3586" w:author="Jarema Piekutowski" w:date="2022-09-08T08:48:00Z">
        <w:r w:rsidRPr="00DF53F6" w:rsidDel="00AC4AE7">
          <w:delText>Działanie 1.4</w:delText>
        </w:r>
      </w:del>
    </w:p>
    <w:p w14:paraId="0D29B430" w14:textId="0C82AF9A" w:rsidR="00FF3998" w:rsidDel="00AC4AE7" w:rsidRDefault="00FF3998" w:rsidP="00AC4AE7">
      <w:pPr>
        <w:rPr>
          <w:del w:id="3587" w:author="Jarema Piekutowski" w:date="2022-09-08T08:48:00Z"/>
        </w:rPr>
        <w:pPrChange w:id="3588" w:author="Jarema Piekutowski" w:date="2022-09-08T08:48:00Z">
          <w:pPr/>
        </w:pPrChange>
      </w:pPr>
      <w:del w:id="3589" w:author="Jarema Piekutowski" w:date="2022-09-08T08:48:00Z">
        <w:r w:rsidDel="00AC4AE7">
          <w:delText>M2. Typ beneficjenta</w:delText>
        </w:r>
      </w:del>
    </w:p>
    <w:p w14:paraId="13F2537B" w14:textId="2543D51B" w:rsidR="00FF3998" w:rsidDel="00AC4AE7" w:rsidRDefault="00FF3998" w:rsidP="00AC4AE7">
      <w:pPr>
        <w:rPr>
          <w:del w:id="3590" w:author="Jarema Piekutowski" w:date="2022-09-08T08:48:00Z"/>
        </w:rPr>
        <w:pPrChange w:id="3591" w:author="Jarema Piekutowski" w:date="2022-09-08T08:48:00Z">
          <w:pPr>
            <w:pStyle w:val="Akapitzlist"/>
            <w:numPr>
              <w:numId w:val="33"/>
            </w:numPr>
            <w:ind w:hanging="360"/>
          </w:pPr>
        </w:pPrChange>
      </w:pPr>
      <w:del w:id="3592" w:author="Jarema Piekutowski" w:date="2022-09-08T08:48:00Z">
        <w:r w:rsidDel="00AC4AE7">
          <w:delText>MŚP</w:delText>
        </w:r>
      </w:del>
    </w:p>
    <w:p w14:paraId="52795872" w14:textId="32B90C43" w:rsidR="00FF3998" w:rsidDel="00AC4AE7" w:rsidRDefault="00FF3998" w:rsidP="00AC4AE7">
      <w:pPr>
        <w:rPr>
          <w:del w:id="3593" w:author="Jarema Piekutowski" w:date="2022-09-08T08:48:00Z"/>
        </w:rPr>
        <w:pPrChange w:id="3594" w:author="Jarema Piekutowski" w:date="2022-09-08T08:48:00Z">
          <w:pPr>
            <w:pStyle w:val="Akapitzlist"/>
            <w:numPr>
              <w:numId w:val="33"/>
            </w:numPr>
            <w:ind w:hanging="360"/>
          </w:pPr>
        </w:pPrChange>
      </w:pPr>
      <w:del w:id="3595" w:author="Jarema Piekutowski" w:date="2022-09-08T08:48:00Z">
        <w:r w:rsidDel="00AC4AE7">
          <w:delText>Ośrodek Innowacji (part technologiczny, park naukowy, inkubator i tp.)</w:delText>
        </w:r>
      </w:del>
    </w:p>
    <w:p w14:paraId="1442E130" w14:textId="3E7F8994" w:rsidR="00FF3998" w:rsidDel="00AC4AE7" w:rsidRDefault="00FF3998" w:rsidP="00AC4AE7">
      <w:pPr>
        <w:rPr>
          <w:del w:id="3596" w:author="Jarema Piekutowski" w:date="2022-09-08T08:48:00Z"/>
        </w:rPr>
        <w:pPrChange w:id="3597" w:author="Jarema Piekutowski" w:date="2022-09-08T08:48:00Z">
          <w:pPr>
            <w:pStyle w:val="Akapitzlist"/>
            <w:numPr>
              <w:numId w:val="33"/>
            </w:numPr>
            <w:ind w:hanging="360"/>
          </w:pPr>
        </w:pPrChange>
      </w:pPr>
      <w:del w:id="3598" w:author="Jarema Piekutowski" w:date="2022-09-08T08:48:00Z">
        <w:r w:rsidDel="00AC4AE7">
          <w:delText>Inne, jakie?</w:delText>
        </w:r>
      </w:del>
    </w:p>
    <w:p w14:paraId="64C5A4C2" w14:textId="74F1A83E" w:rsidR="00FF3998" w:rsidDel="00AC4AE7" w:rsidRDefault="00FF3998" w:rsidP="00AC4AE7">
      <w:pPr>
        <w:rPr>
          <w:del w:id="3599" w:author="Jarema Piekutowski" w:date="2022-09-08T08:48:00Z"/>
        </w:rPr>
        <w:pPrChange w:id="3600" w:author="Jarema Piekutowski" w:date="2022-09-08T08:48:00Z">
          <w:pPr/>
        </w:pPrChange>
      </w:pPr>
      <w:del w:id="3601" w:author="Jarema Piekutowski" w:date="2022-09-08T08:48:00Z">
        <w:r w:rsidDel="00AC4AE7">
          <w:delText>M3. Jeśli M2=1 Ile osób zatrudnionych jest na stałe w Państwa firmie (chodzi o stałych pracowników bez względu na formę zatrudnienia)?</w:delText>
        </w:r>
      </w:del>
    </w:p>
    <w:p w14:paraId="0D4E9AC5" w14:textId="53840102" w:rsidR="00FF3998" w:rsidDel="00AC4AE7" w:rsidRDefault="00FF3998" w:rsidP="00AC4AE7">
      <w:pPr>
        <w:rPr>
          <w:del w:id="3602" w:author="Jarema Piekutowski" w:date="2022-09-08T08:48:00Z"/>
        </w:rPr>
        <w:pPrChange w:id="3603" w:author="Jarema Piekutowski" w:date="2022-09-08T08:48:00Z">
          <w:pPr>
            <w:pStyle w:val="Akapitzlist"/>
            <w:numPr>
              <w:numId w:val="34"/>
            </w:numPr>
            <w:ind w:hanging="360"/>
          </w:pPr>
        </w:pPrChange>
      </w:pPr>
      <w:del w:id="3604" w:author="Jarema Piekutowski" w:date="2022-09-08T08:48:00Z">
        <w:r w:rsidDel="00AC4AE7">
          <w:delText>Do 9 osób</w:delText>
        </w:r>
      </w:del>
    </w:p>
    <w:p w14:paraId="1B942773" w14:textId="2859AA13" w:rsidR="00FF3998" w:rsidDel="00AC4AE7" w:rsidRDefault="00FF3998" w:rsidP="00AC4AE7">
      <w:pPr>
        <w:rPr>
          <w:del w:id="3605" w:author="Jarema Piekutowski" w:date="2022-09-08T08:48:00Z"/>
        </w:rPr>
        <w:pPrChange w:id="3606" w:author="Jarema Piekutowski" w:date="2022-09-08T08:48:00Z">
          <w:pPr>
            <w:pStyle w:val="Akapitzlist"/>
            <w:numPr>
              <w:numId w:val="34"/>
            </w:numPr>
            <w:ind w:hanging="360"/>
          </w:pPr>
        </w:pPrChange>
      </w:pPr>
      <w:del w:id="3607" w:author="Jarema Piekutowski" w:date="2022-09-08T08:48:00Z">
        <w:r w:rsidDel="00AC4AE7">
          <w:delText>10-20 osób</w:delText>
        </w:r>
      </w:del>
    </w:p>
    <w:p w14:paraId="1DBA1CE1" w14:textId="78BECAE3" w:rsidR="00FF3998" w:rsidDel="00AC4AE7" w:rsidRDefault="00FF3998" w:rsidP="00AC4AE7">
      <w:pPr>
        <w:rPr>
          <w:del w:id="3608" w:author="Jarema Piekutowski" w:date="2022-09-08T08:48:00Z"/>
        </w:rPr>
        <w:pPrChange w:id="3609" w:author="Jarema Piekutowski" w:date="2022-09-08T08:48:00Z">
          <w:pPr>
            <w:pStyle w:val="Akapitzlist"/>
            <w:numPr>
              <w:numId w:val="34"/>
            </w:numPr>
            <w:ind w:hanging="360"/>
          </w:pPr>
        </w:pPrChange>
      </w:pPr>
      <w:del w:id="3610" w:author="Jarema Piekutowski" w:date="2022-09-08T08:48:00Z">
        <w:r w:rsidDel="00AC4AE7">
          <w:delText>21-49 osób</w:delText>
        </w:r>
      </w:del>
    </w:p>
    <w:p w14:paraId="07F29CC3" w14:textId="5157A72F" w:rsidR="00FF3998" w:rsidDel="00AC4AE7" w:rsidRDefault="00FF3998" w:rsidP="00AC4AE7">
      <w:pPr>
        <w:rPr>
          <w:del w:id="3611" w:author="Jarema Piekutowski" w:date="2022-09-08T08:48:00Z"/>
        </w:rPr>
        <w:pPrChange w:id="3612" w:author="Jarema Piekutowski" w:date="2022-09-08T08:48:00Z">
          <w:pPr>
            <w:pStyle w:val="Akapitzlist"/>
            <w:numPr>
              <w:numId w:val="34"/>
            </w:numPr>
            <w:ind w:hanging="360"/>
          </w:pPr>
        </w:pPrChange>
      </w:pPr>
      <w:del w:id="3613" w:author="Jarema Piekutowski" w:date="2022-09-08T08:48:00Z">
        <w:r w:rsidDel="00AC4AE7">
          <w:delText>Powyżej 50 osób</w:delText>
        </w:r>
      </w:del>
    </w:p>
    <w:p w14:paraId="0174A116" w14:textId="115F0131" w:rsidR="00FF3998" w:rsidDel="00AC4AE7" w:rsidRDefault="00FF3998" w:rsidP="00AC4AE7">
      <w:pPr>
        <w:rPr>
          <w:del w:id="3614" w:author="Jarema Piekutowski" w:date="2022-09-08T08:48:00Z"/>
        </w:rPr>
        <w:pPrChange w:id="3615" w:author="Jarema Piekutowski" w:date="2022-09-08T08:48:00Z">
          <w:pPr/>
        </w:pPrChange>
      </w:pPr>
      <w:del w:id="3616" w:author="Jarema Piekutowski" w:date="2022-09-08T08:48:00Z">
        <w:r w:rsidDel="00AC4AE7">
          <w:delText>M4. Rok zakończenia  projektu /z bazy/</w:delText>
        </w:r>
      </w:del>
    </w:p>
    <w:p w14:paraId="72547DF7" w14:textId="747DF91F" w:rsidR="00FF3998" w:rsidDel="00AC4AE7" w:rsidRDefault="00FF3998" w:rsidP="00AC4AE7">
      <w:pPr>
        <w:rPr>
          <w:del w:id="3617" w:author="Jarema Piekutowski" w:date="2022-09-08T08:48:00Z"/>
        </w:rPr>
        <w:pPrChange w:id="3618" w:author="Jarema Piekutowski" w:date="2022-09-08T08:48:00Z">
          <w:pPr/>
        </w:pPrChange>
      </w:pPr>
      <w:del w:id="3619" w:author="Jarema Piekutowski" w:date="2022-09-08T08:48:00Z">
        <w:r w:rsidDel="00AC4AE7">
          <w:delText>M4a. Rok rozpoczęcia projektu /z bazy/</w:delText>
        </w:r>
      </w:del>
    </w:p>
    <w:p w14:paraId="2E7156AF" w14:textId="4CA0C61D" w:rsidR="00FF3998" w:rsidDel="00AC4AE7" w:rsidRDefault="00FF3998" w:rsidP="00AC4AE7">
      <w:pPr>
        <w:rPr>
          <w:del w:id="3620" w:author="Jarema Piekutowski" w:date="2022-09-08T08:48:00Z"/>
        </w:rPr>
        <w:pPrChange w:id="3621" w:author="Jarema Piekutowski" w:date="2022-09-08T08:48:00Z">
          <w:pPr/>
        </w:pPrChange>
      </w:pPr>
      <w:del w:id="3622" w:author="Jarema Piekutowski" w:date="2022-09-08T08:48:00Z">
        <w:r w:rsidDel="00AC4AE7">
          <w:delText>M5. Województwo /z bazy/</w:delText>
        </w:r>
      </w:del>
    </w:p>
    <w:p w14:paraId="4D173072" w14:textId="1557E73B" w:rsidR="00FF3998" w:rsidDel="00AC4AE7" w:rsidRDefault="00FF3998" w:rsidP="00AC4AE7">
      <w:pPr>
        <w:rPr>
          <w:del w:id="3623" w:author="Jarema Piekutowski" w:date="2022-09-08T08:48:00Z"/>
        </w:rPr>
        <w:pPrChange w:id="3624" w:author="Jarema Piekutowski" w:date="2022-09-08T08:48:00Z">
          <w:pPr/>
        </w:pPrChange>
      </w:pPr>
      <w:del w:id="3625" w:author="Jarema Piekutowski" w:date="2022-09-08T08:48:00Z">
        <w:r w:rsidDel="00AC4AE7">
          <w:delText>M6. Projekt zakończony /z bazy/</w:delText>
        </w:r>
      </w:del>
    </w:p>
    <w:p w14:paraId="0DAA5A16" w14:textId="249E225D" w:rsidR="00FF3998" w:rsidDel="00AC4AE7" w:rsidRDefault="00FF3998" w:rsidP="00AC4AE7">
      <w:pPr>
        <w:rPr>
          <w:del w:id="3626" w:author="Jarema Piekutowski" w:date="2022-09-08T08:48:00Z"/>
        </w:rPr>
        <w:pPrChange w:id="3627" w:author="Jarema Piekutowski" w:date="2022-09-08T08:48:00Z">
          <w:pPr>
            <w:pStyle w:val="Akapitzlist"/>
            <w:numPr>
              <w:numId w:val="35"/>
            </w:numPr>
            <w:ind w:hanging="360"/>
          </w:pPr>
        </w:pPrChange>
      </w:pPr>
      <w:del w:id="3628" w:author="Jarema Piekutowski" w:date="2022-09-08T08:48:00Z">
        <w:r w:rsidDel="00AC4AE7">
          <w:delText>Tak</w:delText>
        </w:r>
      </w:del>
    </w:p>
    <w:p w14:paraId="5B4EBB35" w14:textId="463E593E" w:rsidR="00FF3998" w:rsidDel="00AC4AE7" w:rsidRDefault="00FF3998" w:rsidP="00AC4AE7">
      <w:pPr>
        <w:rPr>
          <w:del w:id="3629" w:author="Jarema Piekutowski" w:date="2022-09-08T08:48:00Z"/>
        </w:rPr>
        <w:pPrChange w:id="3630" w:author="Jarema Piekutowski" w:date="2022-09-08T08:48:00Z">
          <w:pPr>
            <w:pStyle w:val="Akapitzlist"/>
            <w:numPr>
              <w:numId w:val="35"/>
            </w:numPr>
            <w:ind w:hanging="360"/>
          </w:pPr>
        </w:pPrChange>
      </w:pPr>
      <w:del w:id="3631" w:author="Jarema Piekutowski" w:date="2022-09-08T08:48:00Z">
        <w:r w:rsidDel="00AC4AE7">
          <w:delText>Nie</w:delText>
        </w:r>
      </w:del>
    </w:p>
    <w:p w14:paraId="5FED41E1" w14:textId="5260085C" w:rsidR="00FF3998" w:rsidDel="00AC4AE7" w:rsidRDefault="00FF3998" w:rsidP="00AC4AE7">
      <w:pPr>
        <w:rPr>
          <w:del w:id="3632" w:author="Jarema Piekutowski" w:date="2022-09-08T08:48:00Z"/>
        </w:rPr>
        <w:pPrChange w:id="3633" w:author="Jarema Piekutowski" w:date="2022-09-08T08:48:00Z">
          <w:pPr/>
        </w:pPrChange>
      </w:pPr>
      <w:del w:id="3634" w:author="Jarema Piekutowski" w:date="2022-09-08T08:48:00Z">
        <w:r w:rsidDel="00AC4AE7">
          <w:delText>M7. Tytuł projektu/z bazy/</w:delText>
        </w:r>
      </w:del>
    </w:p>
    <w:p w14:paraId="2C052D61" w14:textId="74DF6884" w:rsidR="00FF3998" w:rsidRPr="00FF3998" w:rsidDel="00AC4AE7" w:rsidRDefault="00FF3998" w:rsidP="00AC4AE7">
      <w:pPr>
        <w:rPr>
          <w:del w:id="3635" w:author="Jarema Piekutowski" w:date="2022-09-08T08:48:00Z"/>
        </w:rPr>
        <w:pPrChange w:id="3636" w:author="Jarema Piekutowski" w:date="2022-09-08T08:48:00Z">
          <w:pPr/>
        </w:pPrChange>
      </w:pPr>
      <w:del w:id="3637" w:author="Jarema Piekutowski" w:date="2022-09-08T08:48:00Z">
        <w:r w:rsidRPr="00FF3998" w:rsidDel="00AC4AE7">
          <w:delText>PYTANIA</w:delText>
        </w:r>
      </w:del>
    </w:p>
    <w:p w14:paraId="5DAAB781" w14:textId="1CB718E8" w:rsidR="00FF3998" w:rsidDel="00AC4AE7" w:rsidRDefault="00FF3998" w:rsidP="00AC4AE7">
      <w:pPr>
        <w:rPr>
          <w:del w:id="3638" w:author="Jarema Piekutowski" w:date="2022-09-08T08:48:00Z"/>
        </w:rPr>
        <w:pPrChange w:id="3639" w:author="Jarema Piekutowski" w:date="2022-09-08T08:48:00Z">
          <w:pPr/>
        </w:pPrChange>
      </w:pPr>
      <w:del w:id="3640" w:author="Jarema Piekutowski" w:date="2022-09-08T08:48:00Z">
        <w:r w:rsidDel="00AC4AE7">
          <w:delText>PROBLEMY I ŚRODKI ZARADCZE. PLANY BENEFICJENTÓW</w:delText>
        </w:r>
      </w:del>
    </w:p>
    <w:p w14:paraId="794EC4D3" w14:textId="2A7475A8" w:rsidR="00FF3998" w:rsidDel="00AC4AE7" w:rsidRDefault="00FF3998" w:rsidP="00AC4AE7">
      <w:pPr>
        <w:rPr>
          <w:del w:id="3641" w:author="Jarema Piekutowski" w:date="2022-09-08T08:48:00Z"/>
        </w:rPr>
        <w:pPrChange w:id="3642" w:author="Jarema Piekutowski" w:date="2022-09-08T08:48:00Z">
          <w:pPr/>
        </w:pPrChange>
      </w:pPr>
      <w:del w:id="3643" w:author="Jarema Piekutowski" w:date="2022-09-08T08:48:00Z">
        <w:r w:rsidDel="00AC4AE7">
          <w:delText>P1.  Czy, gdyby nie otrzymali Państwo dofinansowania w ramach POPW to zrealizowaliby Państwo interwencje/inwestycje zaplanowane w projekcie /TYTUŁ PROJEKTU Z SYSTEMU/?</w:delText>
        </w:r>
      </w:del>
    </w:p>
    <w:p w14:paraId="5DE1C13F" w14:textId="045F3EA8" w:rsidR="00FF3998" w:rsidDel="00AC4AE7" w:rsidRDefault="00FF3998" w:rsidP="00AC4AE7">
      <w:pPr>
        <w:rPr>
          <w:del w:id="3644" w:author="Jarema Piekutowski" w:date="2022-09-08T08:48:00Z"/>
        </w:rPr>
        <w:pPrChange w:id="3645" w:author="Jarema Piekutowski" w:date="2022-09-08T08:48:00Z">
          <w:pPr>
            <w:pStyle w:val="Akapitzlist"/>
            <w:numPr>
              <w:numId w:val="36"/>
            </w:numPr>
            <w:ind w:hanging="360"/>
          </w:pPr>
        </w:pPrChange>
      </w:pPr>
      <w:del w:id="3646" w:author="Jarema Piekutowski" w:date="2022-09-08T08:48:00Z">
        <w:r w:rsidDel="00AC4AE7">
          <w:delText>W ogóle nie przeprowadziliśmy tej interwencji/inwestycji bez dofinansowania POPW</w:delText>
        </w:r>
      </w:del>
    </w:p>
    <w:p w14:paraId="38BF6B9F" w14:textId="15F8BA33" w:rsidR="00FF3998" w:rsidDel="00AC4AE7" w:rsidRDefault="00FF3998" w:rsidP="00AC4AE7">
      <w:pPr>
        <w:rPr>
          <w:del w:id="3647" w:author="Jarema Piekutowski" w:date="2022-09-08T08:48:00Z"/>
        </w:rPr>
        <w:pPrChange w:id="3648" w:author="Jarema Piekutowski" w:date="2022-09-08T08:48:00Z">
          <w:pPr>
            <w:pStyle w:val="Akapitzlist"/>
            <w:numPr>
              <w:numId w:val="36"/>
            </w:numPr>
            <w:ind w:hanging="360"/>
          </w:pPr>
        </w:pPrChange>
      </w:pPr>
      <w:del w:id="3649" w:author="Jarema Piekutowski" w:date="2022-09-08T08:48:00Z">
        <w:r w:rsidDel="00AC4AE7">
          <w:delText>Zrealizowalibyśmy tę interwencję/inwestycję po uzyskaniu dofinansowania w innych programach operacyjnych ze środków unijnych  (np. RPO, czy też w programach krajowych)</w:delText>
        </w:r>
      </w:del>
    </w:p>
    <w:p w14:paraId="22909585" w14:textId="667DB589" w:rsidR="00FF3998" w:rsidDel="00AC4AE7" w:rsidRDefault="00FF3998" w:rsidP="00AC4AE7">
      <w:pPr>
        <w:rPr>
          <w:del w:id="3650" w:author="Jarema Piekutowski" w:date="2022-09-08T08:48:00Z"/>
        </w:rPr>
        <w:pPrChange w:id="3651" w:author="Jarema Piekutowski" w:date="2022-09-08T08:48:00Z">
          <w:pPr>
            <w:pStyle w:val="Akapitzlist"/>
            <w:numPr>
              <w:numId w:val="36"/>
            </w:numPr>
            <w:ind w:hanging="360"/>
          </w:pPr>
        </w:pPrChange>
      </w:pPr>
      <w:del w:id="3652" w:author="Jarema Piekutowski" w:date="2022-09-08T08:48:00Z">
        <w:r w:rsidDel="00AC4AE7">
          <w:delText>Zrealizowalibyśmy tę interwencję/inwestycję, w ograniczonym zakresie</w:delText>
        </w:r>
      </w:del>
    </w:p>
    <w:p w14:paraId="1FC4D23B" w14:textId="3E407DDC" w:rsidR="00FF3998" w:rsidDel="00AC4AE7" w:rsidRDefault="00FF3998" w:rsidP="00AC4AE7">
      <w:pPr>
        <w:rPr>
          <w:del w:id="3653" w:author="Jarema Piekutowski" w:date="2022-09-08T08:48:00Z"/>
        </w:rPr>
        <w:pPrChange w:id="3654" w:author="Jarema Piekutowski" w:date="2022-09-08T08:48:00Z">
          <w:pPr>
            <w:pStyle w:val="Akapitzlist"/>
            <w:numPr>
              <w:numId w:val="36"/>
            </w:numPr>
            <w:ind w:hanging="360"/>
          </w:pPr>
        </w:pPrChange>
      </w:pPr>
      <w:del w:id="3655" w:author="Jarema Piekutowski" w:date="2022-09-08T08:48:00Z">
        <w:r w:rsidDel="00AC4AE7">
          <w:delText>Zrealizowalibyśmy tę interwencję/inwestycję w późniejszym zakresie</w:delText>
        </w:r>
      </w:del>
    </w:p>
    <w:p w14:paraId="5CC1DCC6" w14:textId="07869F1A" w:rsidR="00FF3998" w:rsidDel="00AC4AE7" w:rsidRDefault="00FF3998" w:rsidP="00AC4AE7">
      <w:pPr>
        <w:rPr>
          <w:del w:id="3656" w:author="Jarema Piekutowski" w:date="2022-09-08T08:48:00Z"/>
        </w:rPr>
        <w:pPrChange w:id="3657" w:author="Jarema Piekutowski" w:date="2022-09-08T08:48:00Z">
          <w:pPr>
            <w:pStyle w:val="Akapitzlist"/>
          </w:pPr>
        </w:pPrChange>
      </w:pPr>
      <w:del w:id="3658" w:author="Jarema Piekutowski" w:date="2022-09-08T08:48:00Z">
        <w:r w:rsidDel="00AC4AE7">
          <w:delText>97. Nie wiem trudno powiedzieć</w:delText>
        </w:r>
      </w:del>
    </w:p>
    <w:p w14:paraId="143F92BD" w14:textId="50483233" w:rsidR="00FF3998" w:rsidDel="00AC4AE7" w:rsidRDefault="00FF3998" w:rsidP="00AC4AE7">
      <w:pPr>
        <w:rPr>
          <w:del w:id="3659" w:author="Jarema Piekutowski" w:date="2022-09-08T08:48:00Z"/>
        </w:rPr>
        <w:pPrChange w:id="3660" w:author="Jarema Piekutowski" w:date="2022-09-08T08:48:00Z">
          <w:pPr/>
        </w:pPrChange>
      </w:pPr>
      <w:del w:id="3661" w:author="Jarema Piekutowski" w:date="2022-09-08T08:48:00Z">
        <w:r w:rsidDel="00AC4AE7">
          <w:delText xml:space="preserve">P2. Czy w trakcie realizacji projektu </w:delText>
        </w:r>
        <w:commentRangeStart w:id="3662"/>
        <w:r w:rsidDel="00AC4AE7">
          <w:delText>/TYTUŁ PROJEKTU Z SYSTEMU</w:delText>
        </w:r>
        <w:commentRangeEnd w:id="3662"/>
        <w:r w:rsidR="004613EB" w:rsidDel="00AC4AE7">
          <w:rPr>
            <w:rStyle w:val="Odwoaniedokomentarza"/>
          </w:rPr>
          <w:commentReference w:id="3662"/>
        </w:r>
        <w:r w:rsidDel="00AC4AE7">
          <w:delText>/ wystąpiły sytuacje, które zagrażały/zagrażają terminowej realizacji projektu lub zrealizowaniu zakładanej interwencji/inwestycji?</w:delText>
        </w:r>
      </w:del>
    </w:p>
    <w:p w14:paraId="65ED2B55" w14:textId="20164D1B" w:rsidR="00FF3998" w:rsidDel="00AC4AE7" w:rsidRDefault="00FF3998" w:rsidP="00AC4AE7">
      <w:pPr>
        <w:rPr>
          <w:del w:id="3663" w:author="Jarema Piekutowski" w:date="2022-09-08T08:48:00Z"/>
        </w:rPr>
        <w:pPrChange w:id="3664" w:author="Jarema Piekutowski" w:date="2022-09-08T08:48:00Z">
          <w:pPr>
            <w:pStyle w:val="Akapitzlist"/>
            <w:numPr>
              <w:numId w:val="37"/>
            </w:numPr>
            <w:ind w:hanging="360"/>
          </w:pPr>
        </w:pPrChange>
      </w:pPr>
      <w:del w:id="3665" w:author="Jarema Piekutowski" w:date="2022-09-08T08:48:00Z">
        <w:r w:rsidDel="00AC4AE7">
          <w:delText>Tak, w trakcie projektu wystąpiły sytuacje zagrażające jego terminowej realizacji lub realizacji interwencji/inwestycji w zakładanym zakresie</w:delText>
        </w:r>
      </w:del>
    </w:p>
    <w:p w14:paraId="56A45171" w14:textId="2B62A945" w:rsidR="00FF3998" w:rsidDel="00AC4AE7" w:rsidRDefault="00FF3998" w:rsidP="00AC4AE7">
      <w:pPr>
        <w:rPr>
          <w:del w:id="3666" w:author="Jarema Piekutowski" w:date="2022-09-08T08:48:00Z"/>
        </w:rPr>
        <w:pPrChange w:id="3667" w:author="Jarema Piekutowski" w:date="2022-09-08T08:48:00Z">
          <w:pPr>
            <w:pStyle w:val="Akapitzlist"/>
            <w:numPr>
              <w:numId w:val="37"/>
            </w:numPr>
            <w:ind w:hanging="360"/>
          </w:pPr>
        </w:pPrChange>
      </w:pPr>
      <w:del w:id="3668" w:author="Jarema Piekutowski" w:date="2022-09-08T08:48:00Z">
        <w:r w:rsidDel="00AC4AE7">
          <w:delText>Nie</w:delText>
        </w:r>
      </w:del>
      <w:ins w:id="3669" w:author="Marta Brzozowska" w:date="2022-09-05T11:57:00Z">
        <w:del w:id="3670" w:author="Jarema Piekutowski" w:date="2022-09-08T08:48:00Z">
          <w:r w:rsidR="00EE659A" w:rsidDel="00AC4AE7">
            <w:delText>,</w:delText>
          </w:r>
        </w:del>
      </w:ins>
      <w:del w:id="3671" w:author="Jarema Piekutowski" w:date="2022-09-08T08:48:00Z">
        <w:r w:rsidDel="00AC4AE7">
          <w:delText xml:space="preserve"> nie wystąpiły takie sytuacje</w:delText>
        </w:r>
      </w:del>
    </w:p>
    <w:p w14:paraId="78D535A9" w14:textId="5CE47168" w:rsidR="00FF3998" w:rsidDel="00AC4AE7" w:rsidRDefault="00FF3998" w:rsidP="00AC4AE7">
      <w:pPr>
        <w:rPr>
          <w:del w:id="3672" w:author="Jarema Piekutowski" w:date="2022-09-08T08:48:00Z"/>
        </w:rPr>
        <w:pPrChange w:id="3673" w:author="Jarema Piekutowski" w:date="2022-09-08T08:48:00Z">
          <w:pPr>
            <w:pStyle w:val="Akapitzlist"/>
          </w:pPr>
        </w:pPrChange>
      </w:pPr>
      <w:del w:id="3674" w:author="Jarema Piekutowski" w:date="2022-09-08T08:48:00Z">
        <w:r w:rsidDel="00AC4AE7">
          <w:delText>97. Nie wiem, trudno powiedzieć</w:delText>
        </w:r>
      </w:del>
    </w:p>
    <w:p w14:paraId="26789DE4" w14:textId="15DBE47D" w:rsidR="00FF3998" w:rsidDel="00AC4AE7" w:rsidRDefault="00FF3998" w:rsidP="00AC4AE7">
      <w:pPr>
        <w:rPr>
          <w:del w:id="3675" w:author="Jarema Piekutowski" w:date="2022-09-08T08:48:00Z"/>
        </w:rPr>
        <w:pPrChange w:id="3676" w:author="Jarema Piekutowski" w:date="2022-09-08T08:48:00Z">
          <w:pPr/>
        </w:pPrChange>
      </w:pPr>
      <w:del w:id="3677" w:author="Jarema Piekutowski" w:date="2022-09-08T08:48:00Z">
        <w:r w:rsidDel="00AC4AE7">
          <w:delText>P3. Jeśli P2=1 Czego dotyczyły te sytuacje? Jakie to były problemy? Można wskazać więcej niż jedną odpowiedź</w:delText>
        </w:r>
      </w:del>
    </w:p>
    <w:p w14:paraId="7C4DF34A" w14:textId="167B1457" w:rsidR="00FF3998" w:rsidDel="00AC4AE7" w:rsidRDefault="00FF3998" w:rsidP="00AC4AE7">
      <w:pPr>
        <w:rPr>
          <w:del w:id="3678" w:author="Jarema Piekutowski" w:date="2022-09-08T08:48:00Z"/>
        </w:rPr>
        <w:pPrChange w:id="3679" w:author="Jarema Piekutowski" w:date="2022-09-08T08:48:00Z">
          <w:pPr>
            <w:pStyle w:val="Akapitzlist"/>
            <w:numPr>
              <w:numId w:val="39"/>
            </w:numPr>
            <w:ind w:hanging="360"/>
          </w:pPr>
        </w:pPrChange>
      </w:pPr>
      <w:del w:id="3680" w:author="Jarema Piekutowski" w:date="2022-09-08T08:48:00Z">
        <w:r w:rsidDel="00AC4AE7">
          <w:delText>Problemy z zaangażowaniem kapitału własnego z tytułu trudnej sytuacji finansowej firmy</w:delText>
        </w:r>
      </w:del>
    </w:p>
    <w:p w14:paraId="557B5851" w14:textId="36AD4AFD" w:rsidR="00FF3998" w:rsidDel="00AC4AE7" w:rsidRDefault="00FF3998" w:rsidP="00AC4AE7">
      <w:pPr>
        <w:rPr>
          <w:del w:id="3681" w:author="Jarema Piekutowski" w:date="2022-09-08T08:48:00Z"/>
        </w:rPr>
        <w:pPrChange w:id="3682" w:author="Jarema Piekutowski" w:date="2022-09-08T08:48:00Z">
          <w:pPr>
            <w:pStyle w:val="Akapitzlist"/>
            <w:numPr>
              <w:numId w:val="39"/>
            </w:numPr>
            <w:ind w:hanging="360"/>
          </w:pPr>
        </w:pPrChange>
      </w:pPr>
      <w:del w:id="3683" w:author="Jarema Piekutowski" w:date="2022-09-08T08:48:00Z">
        <w:r w:rsidDel="00AC4AE7">
          <w:delText>Problemy z pozyskaniem kredytu na współfinansowanie inwestycji</w:delText>
        </w:r>
      </w:del>
    </w:p>
    <w:p w14:paraId="77F7EDC5" w14:textId="1AB3379D" w:rsidR="00FF3998" w:rsidDel="00AC4AE7" w:rsidRDefault="00FF3998" w:rsidP="00AC4AE7">
      <w:pPr>
        <w:rPr>
          <w:del w:id="3684" w:author="Jarema Piekutowski" w:date="2022-09-08T08:48:00Z"/>
        </w:rPr>
        <w:pPrChange w:id="3685" w:author="Jarema Piekutowski" w:date="2022-09-08T08:48:00Z">
          <w:pPr>
            <w:pStyle w:val="Akapitzlist"/>
            <w:numPr>
              <w:numId w:val="39"/>
            </w:numPr>
            <w:ind w:hanging="360"/>
          </w:pPr>
        </w:pPrChange>
      </w:pPr>
      <w:del w:id="3686" w:author="Jarema Piekutowski" w:date="2022-09-08T08:48:00Z">
        <w:r w:rsidDel="00AC4AE7">
          <w:delText>Problemy z zapewnieniem odpowiedniej obsługi realizacji projektu, problemy kadrowe</w:delText>
        </w:r>
      </w:del>
    </w:p>
    <w:p w14:paraId="7D69904E" w14:textId="275932B6" w:rsidR="00FF3998" w:rsidDel="00AC4AE7" w:rsidRDefault="00FF3998" w:rsidP="00AC4AE7">
      <w:pPr>
        <w:rPr>
          <w:del w:id="3687" w:author="Jarema Piekutowski" w:date="2022-09-08T08:48:00Z"/>
        </w:rPr>
        <w:pPrChange w:id="3688" w:author="Jarema Piekutowski" w:date="2022-09-08T08:48:00Z">
          <w:pPr>
            <w:pStyle w:val="Akapitzlist"/>
            <w:numPr>
              <w:numId w:val="39"/>
            </w:numPr>
            <w:ind w:hanging="360"/>
          </w:pPr>
        </w:pPrChange>
      </w:pPr>
      <w:del w:id="3689" w:author="Jarema Piekutowski" w:date="2022-09-08T08:48:00Z">
        <w:r w:rsidDel="00AC4AE7">
          <w:delText>Problemy z kontrahentami, łańcuchem dostaw</w:delText>
        </w:r>
      </w:del>
    </w:p>
    <w:p w14:paraId="55D1F659" w14:textId="3C2ACC13" w:rsidR="00FF3998" w:rsidDel="00AC4AE7" w:rsidRDefault="00FF3998" w:rsidP="00AC4AE7">
      <w:pPr>
        <w:rPr>
          <w:del w:id="3690" w:author="Jarema Piekutowski" w:date="2022-09-08T08:48:00Z"/>
        </w:rPr>
        <w:pPrChange w:id="3691" w:author="Jarema Piekutowski" w:date="2022-09-08T08:48:00Z">
          <w:pPr>
            <w:pStyle w:val="Akapitzlist"/>
            <w:numPr>
              <w:numId w:val="39"/>
            </w:numPr>
            <w:ind w:hanging="360"/>
          </w:pPr>
        </w:pPrChange>
      </w:pPr>
      <w:del w:id="3692" w:author="Jarema Piekutowski" w:date="2022-09-08T08:48:00Z">
        <w:r w:rsidDel="00AC4AE7">
          <w:delText>Problemy wynikające z lockdownu w związku z konsekwencjami pandemii COVID-19</w:delText>
        </w:r>
      </w:del>
    </w:p>
    <w:p w14:paraId="72E49177" w14:textId="4F9E93C3" w:rsidR="00FF3998" w:rsidDel="00AC4AE7" w:rsidRDefault="00FF3998" w:rsidP="00AC4AE7">
      <w:pPr>
        <w:rPr>
          <w:del w:id="3693" w:author="Jarema Piekutowski" w:date="2022-09-08T08:48:00Z"/>
        </w:rPr>
        <w:pPrChange w:id="3694" w:author="Jarema Piekutowski" w:date="2022-09-08T08:48:00Z">
          <w:pPr>
            <w:pStyle w:val="Akapitzlist"/>
            <w:numPr>
              <w:numId w:val="39"/>
            </w:numPr>
            <w:ind w:hanging="360"/>
          </w:pPr>
        </w:pPrChange>
      </w:pPr>
      <w:del w:id="3695" w:author="Jarema Piekutowski" w:date="2022-09-08T08:48:00Z">
        <w:r w:rsidDel="00AC4AE7">
          <w:delText>Problemy z pozyskiwaniem kolejnych transz dofinansowania, z bieżącym rozliczaniem projektu</w:delText>
        </w:r>
      </w:del>
    </w:p>
    <w:p w14:paraId="45AD79F7" w14:textId="7C8E0996" w:rsidR="00FF3998" w:rsidDel="00AC4AE7" w:rsidRDefault="00FF3998" w:rsidP="00AC4AE7">
      <w:pPr>
        <w:rPr>
          <w:del w:id="3696" w:author="Jarema Piekutowski" w:date="2022-09-08T08:48:00Z"/>
        </w:rPr>
        <w:pPrChange w:id="3697" w:author="Jarema Piekutowski" w:date="2022-09-08T08:48:00Z">
          <w:pPr>
            <w:pStyle w:val="Akapitzlist"/>
            <w:numPr>
              <w:numId w:val="39"/>
            </w:numPr>
            <w:ind w:hanging="360"/>
          </w:pPr>
        </w:pPrChange>
      </w:pPr>
      <w:del w:id="3698" w:author="Jarema Piekutowski" w:date="2022-09-08T08:48:00Z">
        <w:r w:rsidDel="00AC4AE7">
          <w:delText>Wzrost cen materiałów, przekraczający znacznie założenia projektowe</w:delText>
        </w:r>
      </w:del>
    </w:p>
    <w:p w14:paraId="2B2CDCC3" w14:textId="172C05A0" w:rsidR="00FF3998" w:rsidDel="00AC4AE7" w:rsidRDefault="00FF3998" w:rsidP="00AC4AE7">
      <w:pPr>
        <w:rPr>
          <w:del w:id="3699" w:author="Jarema Piekutowski" w:date="2022-09-08T08:48:00Z"/>
        </w:rPr>
        <w:pPrChange w:id="3700" w:author="Jarema Piekutowski" w:date="2022-09-08T08:48:00Z">
          <w:pPr>
            <w:pStyle w:val="Akapitzlist"/>
            <w:numPr>
              <w:numId w:val="39"/>
            </w:numPr>
            <w:ind w:hanging="360"/>
          </w:pPr>
        </w:pPrChange>
      </w:pPr>
      <w:del w:id="3701" w:author="Jarema Piekutowski" w:date="2022-09-08T08:48:00Z">
        <w:r w:rsidDel="00AC4AE7">
          <w:delText>Inne, jakie?</w:delText>
        </w:r>
      </w:del>
    </w:p>
    <w:p w14:paraId="731DEB1F" w14:textId="56D59B10" w:rsidR="00FF3998" w:rsidDel="00AC4AE7" w:rsidRDefault="00FF3998" w:rsidP="00AC4AE7">
      <w:pPr>
        <w:rPr>
          <w:del w:id="3702" w:author="Jarema Piekutowski" w:date="2022-09-08T08:48:00Z"/>
        </w:rPr>
        <w:pPrChange w:id="3703" w:author="Jarema Piekutowski" w:date="2022-09-08T08:48:00Z">
          <w:pPr>
            <w:pStyle w:val="Akapitzlist"/>
          </w:pPr>
        </w:pPrChange>
      </w:pPr>
      <w:del w:id="3704" w:author="Jarema Piekutowski" w:date="2022-09-08T08:48:00Z">
        <w:r w:rsidDel="00AC4AE7">
          <w:delText>97. Nie wiem, trudno powiedzieć</w:delText>
        </w:r>
      </w:del>
    </w:p>
    <w:p w14:paraId="5DD1ECA3" w14:textId="79374FA7" w:rsidR="00FF3998" w:rsidDel="00AC4AE7" w:rsidRDefault="00FF3998" w:rsidP="00AC4AE7">
      <w:pPr>
        <w:rPr>
          <w:del w:id="3705" w:author="Jarema Piekutowski" w:date="2022-09-08T08:48:00Z"/>
        </w:rPr>
        <w:pPrChange w:id="3706" w:author="Jarema Piekutowski" w:date="2022-09-08T08:48:00Z">
          <w:pPr/>
        </w:pPrChange>
      </w:pPr>
      <w:del w:id="3707" w:author="Jarema Piekutowski" w:date="2022-09-08T08:48:00Z">
        <w:r w:rsidDel="00AC4AE7">
          <w:delText>P4. Czy zgłaszali Państwo te problemy  PARP?</w:delText>
        </w:r>
      </w:del>
    </w:p>
    <w:p w14:paraId="5970041A" w14:textId="0EFE9935" w:rsidR="00FF3998" w:rsidDel="00AC4AE7" w:rsidRDefault="00FF3998" w:rsidP="00AC4AE7">
      <w:pPr>
        <w:rPr>
          <w:del w:id="3708" w:author="Jarema Piekutowski" w:date="2022-09-08T08:48:00Z"/>
        </w:rPr>
        <w:pPrChange w:id="3709" w:author="Jarema Piekutowski" w:date="2022-09-08T08:48:00Z">
          <w:pPr>
            <w:pStyle w:val="Akapitzlist"/>
            <w:numPr>
              <w:numId w:val="40"/>
            </w:numPr>
            <w:ind w:hanging="360"/>
          </w:pPr>
        </w:pPrChange>
      </w:pPr>
      <w:del w:id="3710" w:author="Jarema Piekutowski" w:date="2022-09-08T08:48:00Z">
        <w:r w:rsidDel="00AC4AE7">
          <w:delText>Tak</w:delText>
        </w:r>
      </w:del>
    </w:p>
    <w:p w14:paraId="395A3FF3" w14:textId="68960D2D" w:rsidR="00FF3998" w:rsidDel="00AC4AE7" w:rsidRDefault="00FF3998" w:rsidP="00AC4AE7">
      <w:pPr>
        <w:rPr>
          <w:del w:id="3711" w:author="Jarema Piekutowski" w:date="2022-09-08T08:48:00Z"/>
        </w:rPr>
        <w:pPrChange w:id="3712" w:author="Jarema Piekutowski" w:date="2022-09-08T08:48:00Z">
          <w:pPr>
            <w:pStyle w:val="Akapitzlist"/>
            <w:numPr>
              <w:numId w:val="40"/>
            </w:numPr>
            <w:ind w:hanging="360"/>
          </w:pPr>
        </w:pPrChange>
      </w:pPr>
      <w:del w:id="3713" w:author="Jarema Piekutowski" w:date="2022-09-08T08:48:00Z">
        <w:r w:rsidDel="00AC4AE7">
          <w:delText>Nie</w:delText>
        </w:r>
      </w:del>
    </w:p>
    <w:p w14:paraId="56541356" w14:textId="77419586" w:rsidR="00FF3998" w:rsidDel="00AC4AE7" w:rsidRDefault="00FF3998" w:rsidP="00AC4AE7">
      <w:pPr>
        <w:rPr>
          <w:del w:id="3714" w:author="Jarema Piekutowski" w:date="2022-09-08T08:48:00Z"/>
        </w:rPr>
        <w:pPrChange w:id="3715" w:author="Jarema Piekutowski" w:date="2022-09-08T08:48:00Z">
          <w:pPr>
            <w:pStyle w:val="Akapitzlist"/>
          </w:pPr>
        </w:pPrChange>
      </w:pPr>
      <w:del w:id="3716" w:author="Jarema Piekutowski" w:date="2022-09-08T08:48:00Z">
        <w:r w:rsidDel="00AC4AE7">
          <w:delText>97. Nie wiem, trudno powiedzieć</w:delText>
        </w:r>
      </w:del>
    </w:p>
    <w:p w14:paraId="72769DB6" w14:textId="41F69C4F" w:rsidR="00FF3998" w:rsidDel="00AC4AE7" w:rsidRDefault="00FF3998" w:rsidP="00AC4AE7">
      <w:pPr>
        <w:rPr>
          <w:del w:id="3717" w:author="Jarema Piekutowski" w:date="2022-09-08T08:48:00Z"/>
        </w:rPr>
        <w:pPrChange w:id="3718" w:author="Jarema Piekutowski" w:date="2022-09-08T08:48:00Z">
          <w:pPr/>
        </w:pPrChange>
      </w:pPr>
      <w:del w:id="3719" w:author="Jarema Piekutowski" w:date="2022-09-08T08:48:00Z">
        <w:r w:rsidDel="00AC4AE7">
          <w:delText xml:space="preserve">P5. </w:delText>
        </w:r>
        <w:commentRangeStart w:id="3720"/>
        <w:r w:rsidDel="00AC4AE7">
          <w:delText xml:space="preserve">Jeśli P4=1 Jak oceniają Państwo reakcję PARP na zgłoszone problemy? Czy podejmowane przez </w:delText>
        </w:r>
        <w:commentRangeStart w:id="3721"/>
        <w:r w:rsidDel="00AC4AE7">
          <w:delText xml:space="preserve">instytucje POPW </w:delText>
        </w:r>
        <w:commentRangeEnd w:id="3721"/>
        <w:r w:rsidR="004613EB" w:rsidDel="00AC4AE7">
          <w:rPr>
            <w:rStyle w:val="Odwoaniedokomentarza"/>
          </w:rPr>
          <w:commentReference w:id="3721"/>
        </w:r>
        <w:r w:rsidDel="00AC4AE7">
          <w:delText>środki zaradcze pomogły przy rozwiązaniu problemu?</w:delText>
        </w:r>
        <w:commentRangeEnd w:id="3720"/>
        <w:r w:rsidR="00EE659A" w:rsidDel="00AC4AE7">
          <w:rPr>
            <w:rStyle w:val="Odwoaniedokomentarza"/>
          </w:rPr>
          <w:commentReference w:id="3720"/>
        </w:r>
      </w:del>
    </w:p>
    <w:p w14:paraId="4B8D364B" w14:textId="5BA17BD7" w:rsidR="00FF3998" w:rsidDel="00AC4AE7" w:rsidRDefault="00FF3998" w:rsidP="00AC4AE7">
      <w:pPr>
        <w:rPr>
          <w:del w:id="3722" w:author="Jarema Piekutowski" w:date="2022-09-08T08:48:00Z"/>
        </w:rPr>
        <w:pPrChange w:id="3723" w:author="Jarema Piekutowski" w:date="2022-09-08T08:48:00Z">
          <w:pPr>
            <w:pStyle w:val="Akapitzlist"/>
            <w:numPr>
              <w:numId w:val="41"/>
            </w:numPr>
            <w:ind w:hanging="360"/>
          </w:pPr>
        </w:pPrChange>
      </w:pPr>
      <w:del w:id="3724" w:author="Jarema Piekutowski" w:date="2022-09-08T08:48:00Z">
        <w:r w:rsidDel="00AC4AE7">
          <w:delText>Zdecydowanie tak</w:delText>
        </w:r>
      </w:del>
    </w:p>
    <w:p w14:paraId="0368B9BC" w14:textId="1B750128" w:rsidR="00FF3998" w:rsidDel="00AC4AE7" w:rsidRDefault="00FF3998" w:rsidP="00AC4AE7">
      <w:pPr>
        <w:rPr>
          <w:del w:id="3725" w:author="Jarema Piekutowski" w:date="2022-09-08T08:48:00Z"/>
        </w:rPr>
        <w:pPrChange w:id="3726" w:author="Jarema Piekutowski" w:date="2022-09-08T08:48:00Z">
          <w:pPr>
            <w:pStyle w:val="Akapitzlist"/>
            <w:numPr>
              <w:numId w:val="41"/>
            </w:numPr>
            <w:ind w:hanging="360"/>
          </w:pPr>
        </w:pPrChange>
      </w:pPr>
      <w:del w:id="3727" w:author="Jarema Piekutowski" w:date="2022-09-08T08:48:00Z">
        <w:r w:rsidDel="00AC4AE7">
          <w:delText>Raczej tak</w:delText>
        </w:r>
      </w:del>
    </w:p>
    <w:p w14:paraId="63AA16A5" w14:textId="66F5905D" w:rsidR="00FF3998" w:rsidDel="00AC4AE7" w:rsidRDefault="00FF3998" w:rsidP="00AC4AE7">
      <w:pPr>
        <w:rPr>
          <w:del w:id="3728" w:author="Jarema Piekutowski" w:date="2022-09-08T08:48:00Z"/>
        </w:rPr>
        <w:pPrChange w:id="3729" w:author="Jarema Piekutowski" w:date="2022-09-08T08:48:00Z">
          <w:pPr>
            <w:pStyle w:val="Akapitzlist"/>
            <w:numPr>
              <w:numId w:val="41"/>
            </w:numPr>
            <w:ind w:hanging="360"/>
          </w:pPr>
        </w:pPrChange>
      </w:pPr>
      <w:del w:id="3730" w:author="Jarema Piekutowski" w:date="2022-09-08T08:48:00Z">
        <w:r w:rsidDel="00AC4AE7">
          <w:delText>Raczej nie</w:delText>
        </w:r>
      </w:del>
    </w:p>
    <w:p w14:paraId="0F339E5F" w14:textId="4917EC37" w:rsidR="00FF3998" w:rsidDel="00AC4AE7" w:rsidRDefault="00FF3998" w:rsidP="00AC4AE7">
      <w:pPr>
        <w:rPr>
          <w:del w:id="3731" w:author="Jarema Piekutowski" w:date="2022-09-08T08:48:00Z"/>
        </w:rPr>
        <w:pPrChange w:id="3732" w:author="Jarema Piekutowski" w:date="2022-09-08T08:48:00Z">
          <w:pPr>
            <w:pStyle w:val="Akapitzlist"/>
            <w:numPr>
              <w:numId w:val="41"/>
            </w:numPr>
            <w:ind w:hanging="360"/>
          </w:pPr>
        </w:pPrChange>
      </w:pPr>
      <w:del w:id="3733" w:author="Jarema Piekutowski" w:date="2022-09-08T08:48:00Z">
        <w:r w:rsidDel="00AC4AE7">
          <w:delText>Zdecydowanie nie</w:delText>
        </w:r>
      </w:del>
    </w:p>
    <w:p w14:paraId="4A4F619A" w14:textId="32AEAEA9" w:rsidR="00FF3998" w:rsidDel="00AC4AE7" w:rsidRDefault="00FF3998" w:rsidP="00AC4AE7">
      <w:pPr>
        <w:rPr>
          <w:del w:id="3734" w:author="Jarema Piekutowski" w:date="2022-09-08T08:48:00Z"/>
        </w:rPr>
        <w:pPrChange w:id="3735" w:author="Jarema Piekutowski" w:date="2022-09-08T08:48:00Z">
          <w:pPr>
            <w:pStyle w:val="Akapitzlist"/>
          </w:pPr>
        </w:pPrChange>
      </w:pPr>
      <w:del w:id="3736" w:author="Jarema Piekutowski" w:date="2022-09-08T08:48:00Z">
        <w:r w:rsidDel="00AC4AE7">
          <w:delText>97. Nie wiem, trudno powiedzieć</w:delText>
        </w:r>
      </w:del>
    </w:p>
    <w:p w14:paraId="62602889" w14:textId="35D18B62" w:rsidR="00FF3998" w:rsidDel="00AC4AE7" w:rsidRDefault="00FF3998" w:rsidP="00AC4AE7">
      <w:pPr>
        <w:rPr>
          <w:del w:id="3737" w:author="Jarema Piekutowski" w:date="2022-09-08T08:48:00Z"/>
        </w:rPr>
        <w:pPrChange w:id="3738" w:author="Jarema Piekutowski" w:date="2022-09-08T08:48:00Z">
          <w:pPr/>
        </w:pPrChange>
      </w:pPr>
      <w:del w:id="3739" w:author="Jarema Piekutowski" w:date="2022-09-08T08:48:00Z">
        <w:r w:rsidDel="00AC4AE7">
          <w:delText>P6. Jak oceniają Państwo warunki dostępu do wsparcia POPW w /DZIAŁANIE/PODDZIAŁANIE Z SYSTEMU/? Czy spełnienie kryteriów dostępu było dla Państwa łatwe, czy też trudne?</w:delText>
        </w:r>
      </w:del>
    </w:p>
    <w:p w14:paraId="1DFFF693" w14:textId="07D17EAA" w:rsidR="00FF3998" w:rsidDel="00AC4AE7" w:rsidRDefault="00FF3998" w:rsidP="00AC4AE7">
      <w:pPr>
        <w:rPr>
          <w:del w:id="3740" w:author="Jarema Piekutowski" w:date="2022-09-08T08:48:00Z"/>
        </w:rPr>
        <w:pPrChange w:id="3741" w:author="Jarema Piekutowski" w:date="2022-09-08T08:48:00Z">
          <w:pPr>
            <w:pStyle w:val="Akapitzlist"/>
            <w:numPr>
              <w:numId w:val="42"/>
            </w:numPr>
            <w:ind w:hanging="360"/>
          </w:pPr>
        </w:pPrChange>
      </w:pPr>
      <w:commentRangeStart w:id="3742"/>
      <w:del w:id="3743" w:author="Jarema Piekutowski" w:date="2022-09-08T08:48:00Z">
        <w:r w:rsidDel="00AC4AE7">
          <w:delText>Spełnienie kryteriów dostępu do wsparcia w POPW było dla nas raczej łatwe</w:delText>
        </w:r>
      </w:del>
    </w:p>
    <w:p w14:paraId="7FA320F7" w14:textId="726BF33C" w:rsidR="00FF3998" w:rsidDel="00AC4AE7" w:rsidRDefault="00FF3998" w:rsidP="00AC4AE7">
      <w:pPr>
        <w:rPr>
          <w:del w:id="3744" w:author="Jarema Piekutowski" w:date="2022-09-08T08:48:00Z"/>
        </w:rPr>
        <w:pPrChange w:id="3745" w:author="Jarema Piekutowski" w:date="2022-09-08T08:48:00Z">
          <w:pPr>
            <w:pStyle w:val="Akapitzlist"/>
            <w:numPr>
              <w:numId w:val="42"/>
            </w:numPr>
            <w:ind w:hanging="360"/>
          </w:pPr>
        </w:pPrChange>
      </w:pPr>
      <w:del w:id="3746" w:author="Jarema Piekutowski" w:date="2022-09-08T08:48:00Z">
        <w:r w:rsidDel="00AC4AE7">
          <w:delText>Spełnienie kryteriów dostępu do wsparcia w POPW było dla nas raczej trudne</w:delText>
        </w:r>
      </w:del>
    </w:p>
    <w:p w14:paraId="3034B372" w14:textId="6B66CEA5" w:rsidR="00FF3998" w:rsidDel="00AC4AE7" w:rsidRDefault="00FF3998" w:rsidP="00AC4AE7">
      <w:pPr>
        <w:rPr>
          <w:del w:id="3747" w:author="Jarema Piekutowski" w:date="2022-09-08T08:48:00Z"/>
        </w:rPr>
        <w:pPrChange w:id="3748" w:author="Jarema Piekutowski" w:date="2022-09-08T08:48:00Z">
          <w:pPr>
            <w:pStyle w:val="Akapitzlist"/>
          </w:pPr>
        </w:pPrChange>
      </w:pPr>
      <w:del w:id="3749" w:author="Jarema Piekutowski" w:date="2022-09-08T08:48:00Z">
        <w:r w:rsidDel="00AC4AE7">
          <w:delText>97. Nie wiem, trudno powiedzieć</w:delText>
        </w:r>
        <w:commentRangeEnd w:id="3742"/>
        <w:r w:rsidR="004613EB" w:rsidDel="00AC4AE7">
          <w:rPr>
            <w:rStyle w:val="Odwoaniedokomentarza"/>
          </w:rPr>
          <w:commentReference w:id="3742"/>
        </w:r>
      </w:del>
    </w:p>
    <w:p w14:paraId="70D4DEDF" w14:textId="7D2AED72" w:rsidR="00FF3998" w:rsidDel="00AC4AE7" w:rsidRDefault="00FF3998" w:rsidP="00AC4AE7">
      <w:pPr>
        <w:rPr>
          <w:del w:id="3750" w:author="Jarema Piekutowski" w:date="2022-09-08T08:48:00Z"/>
        </w:rPr>
        <w:pPrChange w:id="3751" w:author="Jarema Piekutowski" w:date="2022-09-08T08:48:00Z">
          <w:pPr/>
        </w:pPrChange>
      </w:pPr>
      <w:del w:id="3752" w:author="Jarema Piekutowski" w:date="2022-09-08T08:48:00Z">
        <w:r w:rsidDel="00AC4AE7">
          <w:delText>P6a. Jeśli P6=2 Spełnienie jakich kryteriów dostępu było dla Państwa trudne?</w:delText>
        </w:r>
      </w:del>
    </w:p>
    <w:p w14:paraId="317715A3" w14:textId="2EA58172" w:rsidR="00FF3998" w:rsidRPr="000C3DAF" w:rsidDel="00AC4AE7" w:rsidRDefault="00FF3998" w:rsidP="00AC4AE7">
      <w:pPr>
        <w:rPr>
          <w:del w:id="3753" w:author="Jarema Piekutowski" w:date="2022-09-08T08:48:00Z"/>
        </w:rPr>
        <w:pPrChange w:id="3754" w:author="Jarema Piekutowski" w:date="2022-09-08T08:48:00Z">
          <w:pPr/>
        </w:pPrChange>
      </w:pPr>
      <w:del w:id="3755" w:author="Jarema Piekutowski" w:date="2022-09-08T08:48:00Z">
        <w:r w:rsidDel="00AC4AE7">
          <w:delText>/SYSTEM WYŚWIETLA KRYTERIA DOSTEPU W DANYM PODDZIAŁANIU/DZIAŁANIU/</w:delText>
        </w:r>
      </w:del>
    </w:p>
    <w:p w14:paraId="4085D52C" w14:textId="747D5858" w:rsidR="00FF3998" w:rsidDel="00AC4AE7" w:rsidRDefault="00FF3998" w:rsidP="00AC4AE7">
      <w:pPr>
        <w:rPr>
          <w:del w:id="3756" w:author="Jarema Piekutowski" w:date="2022-09-08T08:48:00Z"/>
        </w:rPr>
        <w:pPrChange w:id="3757" w:author="Jarema Piekutowski" w:date="2022-09-08T08:48:00Z">
          <w:pPr/>
        </w:pPrChange>
      </w:pPr>
      <w:del w:id="3758" w:author="Jarema Piekutowski" w:date="2022-09-08T08:48:00Z">
        <w:r w:rsidDel="00AC4AE7">
          <w:delText>P7. Jak Państwo oceniają  pozostałe kryteria oceny wniosku o dofinansowanie ? Czy ich spełnienie było dla Państwa łatwe, czy też trudne?</w:delText>
        </w:r>
      </w:del>
    </w:p>
    <w:p w14:paraId="694FD358" w14:textId="3A273E7F" w:rsidR="00FF3998" w:rsidDel="00AC4AE7" w:rsidRDefault="00FF3998" w:rsidP="00AC4AE7">
      <w:pPr>
        <w:rPr>
          <w:del w:id="3759" w:author="Jarema Piekutowski" w:date="2022-09-08T08:48:00Z"/>
        </w:rPr>
        <w:pPrChange w:id="3760" w:author="Jarema Piekutowski" w:date="2022-09-08T08:48:00Z">
          <w:pPr>
            <w:pStyle w:val="Akapitzlist"/>
            <w:numPr>
              <w:numId w:val="43"/>
            </w:numPr>
            <w:ind w:hanging="360"/>
          </w:pPr>
        </w:pPrChange>
      </w:pPr>
      <w:del w:id="3761" w:author="Jarema Piekutowski" w:date="2022-09-08T08:48:00Z">
        <w:r w:rsidDel="00AC4AE7">
          <w:delText>Spełnienie pozostałych kryteriów oceny wniosku o dofinansowanie było dla nas raczej łatwe</w:delText>
        </w:r>
      </w:del>
    </w:p>
    <w:p w14:paraId="366BD96B" w14:textId="1421BABD" w:rsidR="00FF3998" w:rsidDel="00AC4AE7" w:rsidRDefault="00FF3998" w:rsidP="00AC4AE7">
      <w:pPr>
        <w:rPr>
          <w:del w:id="3762" w:author="Jarema Piekutowski" w:date="2022-09-08T08:48:00Z"/>
        </w:rPr>
        <w:pPrChange w:id="3763" w:author="Jarema Piekutowski" w:date="2022-09-08T08:48:00Z">
          <w:pPr>
            <w:pStyle w:val="Akapitzlist"/>
            <w:numPr>
              <w:numId w:val="43"/>
            </w:numPr>
            <w:ind w:hanging="360"/>
          </w:pPr>
        </w:pPrChange>
      </w:pPr>
      <w:del w:id="3764" w:author="Jarema Piekutowski" w:date="2022-09-08T08:48:00Z">
        <w:r w:rsidDel="00AC4AE7">
          <w:delText>Spełnienie pozostałych kryteriów oceny wniosku o dofinansowanie było dla nas raczej trudne</w:delText>
        </w:r>
      </w:del>
    </w:p>
    <w:p w14:paraId="6280C0C6" w14:textId="0AB00822" w:rsidR="00FF3998" w:rsidDel="00AC4AE7" w:rsidRDefault="00FF3998" w:rsidP="00AC4AE7">
      <w:pPr>
        <w:rPr>
          <w:del w:id="3765" w:author="Jarema Piekutowski" w:date="2022-09-08T08:48:00Z"/>
        </w:rPr>
        <w:pPrChange w:id="3766" w:author="Jarema Piekutowski" w:date="2022-09-08T08:48:00Z">
          <w:pPr>
            <w:pStyle w:val="Akapitzlist"/>
          </w:pPr>
        </w:pPrChange>
      </w:pPr>
      <w:del w:id="3767" w:author="Jarema Piekutowski" w:date="2022-09-08T08:48:00Z">
        <w:r w:rsidDel="00AC4AE7">
          <w:delText>97. Nie wiem, trudno powiedzieć</w:delText>
        </w:r>
      </w:del>
    </w:p>
    <w:p w14:paraId="00706325" w14:textId="65962CB0" w:rsidR="00FF3998" w:rsidDel="00AC4AE7" w:rsidRDefault="00FF3998" w:rsidP="00AC4AE7">
      <w:pPr>
        <w:rPr>
          <w:del w:id="3768" w:author="Jarema Piekutowski" w:date="2022-09-08T08:48:00Z"/>
        </w:rPr>
        <w:pPrChange w:id="3769" w:author="Jarema Piekutowski" w:date="2022-09-08T08:48:00Z">
          <w:pPr/>
        </w:pPrChange>
      </w:pPr>
      <w:del w:id="3770" w:author="Jarema Piekutowski" w:date="2022-09-08T08:48:00Z">
        <w:r w:rsidDel="00AC4AE7">
          <w:delText>P7a. Jeśli P7=2 Spełnienie jakich kryteriów oceny wniosku o dofinansowanie było dla Państwa trudne?</w:delText>
        </w:r>
      </w:del>
    </w:p>
    <w:p w14:paraId="7298358A" w14:textId="4153D3F9" w:rsidR="00FF3998" w:rsidDel="00AC4AE7" w:rsidRDefault="00FF3998" w:rsidP="00AC4AE7">
      <w:pPr>
        <w:rPr>
          <w:del w:id="3771" w:author="Jarema Piekutowski" w:date="2022-09-08T08:48:00Z"/>
        </w:rPr>
        <w:pPrChange w:id="3772" w:author="Jarema Piekutowski" w:date="2022-09-08T08:48:00Z">
          <w:pPr/>
        </w:pPrChange>
      </w:pPr>
      <w:del w:id="3773" w:author="Jarema Piekutowski" w:date="2022-09-08T08:48:00Z">
        <w:r w:rsidDel="00AC4AE7">
          <w:delText>/SYSTEM WYŚWIETLA KRYTERIA MERYTORYCZNEJ OCENY WNIOSKU W DANYM PODDZIAŁANIU/DZIAŁANIU/</w:delText>
        </w:r>
      </w:del>
    </w:p>
    <w:p w14:paraId="544AEAB1" w14:textId="08D1C609" w:rsidR="00FF3998" w:rsidDel="00AC4AE7" w:rsidRDefault="00FF3998" w:rsidP="00AC4AE7">
      <w:pPr>
        <w:rPr>
          <w:del w:id="3774" w:author="Jarema Piekutowski" w:date="2022-09-08T08:48:00Z"/>
        </w:rPr>
        <w:pPrChange w:id="3775" w:author="Jarema Piekutowski" w:date="2022-09-08T08:48:00Z">
          <w:pPr/>
        </w:pPrChange>
      </w:pPr>
      <w:del w:id="3776" w:author="Jarema Piekutowski" w:date="2022-09-08T08:48:00Z">
        <w:r w:rsidDel="00AC4AE7">
          <w:delText>P7b. Czy Państwa firma realizowała w latach 2014-2022 projekty ukierunkowane na wsparcie innowacji  poza POPW, w ramach regionalnych lub krajowych programów operacyjnych?</w:delText>
        </w:r>
      </w:del>
    </w:p>
    <w:p w14:paraId="591A5B8B" w14:textId="0B869C35" w:rsidR="00FF3998" w:rsidDel="00AC4AE7" w:rsidRDefault="00FF3998" w:rsidP="00AC4AE7">
      <w:pPr>
        <w:rPr>
          <w:del w:id="3777" w:author="Jarema Piekutowski" w:date="2022-09-08T08:48:00Z"/>
        </w:rPr>
        <w:pPrChange w:id="3778" w:author="Jarema Piekutowski" w:date="2022-09-08T08:48:00Z">
          <w:pPr>
            <w:pStyle w:val="Akapitzlist"/>
            <w:numPr>
              <w:numId w:val="52"/>
            </w:numPr>
            <w:ind w:hanging="360"/>
          </w:pPr>
        </w:pPrChange>
      </w:pPr>
      <w:del w:id="3779" w:author="Jarema Piekutowski" w:date="2022-09-08T08:48:00Z">
        <w:r w:rsidDel="00AC4AE7">
          <w:delText>Tak</w:delText>
        </w:r>
      </w:del>
    </w:p>
    <w:p w14:paraId="6336DC21" w14:textId="5591D3F2" w:rsidR="00FF3998" w:rsidDel="00AC4AE7" w:rsidRDefault="00FF3998" w:rsidP="00AC4AE7">
      <w:pPr>
        <w:rPr>
          <w:del w:id="3780" w:author="Jarema Piekutowski" w:date="2022-09-08T08:48:00Z"/>
        </w:rPr>
        <w:pPrChange w:id="3781" w:author="Jarema Piekutowski" w:date="2022-09-08T08:48:00Z">
          <w:pPr>
            <w:pStyle w:val="Akapitzlist"/>
            <w:numPr>
              <w:numId w:val="52"/>
            </w:numPr>
            <w:ind w:hanging="360"/>
          </w:pPr>
        </w:pPrChange>
      </w:pPr>
      <w:del w:id="3782" w:author="Jarema Piekutowski" w:date="2022-09-08T08:48:00Z">
        <w:r w:rsidDel="00AC4AE7">
          <w:delText>Nie</w:delText>
        </w:r>
      </w:del>
    </w:p>
    <w:p w14:paraId="4AA7C8C3" w14:textId="05045475" w:rsidR="00FF3998" w:rsidDel="00AC4AE7" w:rsidRDefault="00FF3998" w:rsidP="00AC4AE7">
      <w:pPr>
        <w:rPr>
          <w:del w:id="3783" w:author="Jarema Piekutowski" w:date="2022-09-08T08:48:00Z"/>
        </w:rPr>
        <w:pPrChange w:id="3784" w:author="Jarema Piekutowski" w:date="2022-09-08T08:48:00Z">
          <w:pPr>
            <w:pStyle w:val="Akapitzlist"/>
          </w:pPr>
        </w:pPrChange>
      </w:pPr>
      <w:del w:id="3785" w:author="Jarema Piekutowski" w:date="2022-09-08T08:48:00Z">
        <w:r w:rsidDel="00AC4AE7">
          <w:delText>97. Nie wiem, trudno powiedzieć</w:delText>
        </w:r>
      </w:del>
    </w:p>
    <w:p w14:paraId="21CDB476" w14:textId="0389C34E" w:rsidR="00FF3998" w:rsidDel="00AC4AE7" w:rsidRDefault="00FF3998" w:rsidP="00AC4AE7">
      <w:pPr>
        <w:rPr>
          <w:del w:id="3786" w:author="Jarema Piekutowski" w:date="2022-09-08T08:48:00Z"/>
        </w:rPr>
        <w:pPrChange w:id="3787" w:author="Jarema Piekutowski" w:date="2022-09-08T08:48:00Z">
          <w:pPr/>
        </w:pPrChange>
      </w:pPr>
      <w:del w:id="3788" w:author="Jarema Piekutowski" w:date="2022-09-08T08:48:00Z">
        <w:r w:rsidDel="00AC4AE7">
          <w:delText>P7c. W ramach jakich programów poza PO PW Państwa firma realizowała w latach 2014-2020 projekty wspierające innowacyjność?</w:delText>
        </w:r>
      </w:del>
    </w:p>
    <w:p w14:paraId="6B90E19D" w14:textId="0945C179" w:rsidR="00FF3998" w:rsidRPr="00CE6760" w:rsidDel="00AC4AE7" w:rsidRDefault="00FF3998" w:rsidP="00AC4AE7">
      <w:pPr>
        <w:rPr>
          <w:del w:id="3789" w:author="Jarema Piekutowski" w:date="2022-09-08T08:48:00Z"/>
        </w:rPr>
        <w:pPrChange w:id="3790" w:author="Jarema Piekutowski" w:date="2022-09-08T08:48:00Z">
          <w:pPr/>
        </w:pPrChange>
      </w:pPr>
      <w:del w:id="3791" w:author="Jarema Piekutowski" w:date="2022-09-08T08:48:00Z">
        <w:r w:rsidDel="00AC4AE7">
          <w:delText>/LISTA PROGRAMÓW/</w:delText>
        </w:r>
      </w:del>
    </w:p>
    <w:p w14:paraId="302C4091" w14:textId="468D637B" w:rsidR="00FF3998" w:rsidDel="00AC4AE7" w:rsidRDefault="00FF3998" w:rsidP="00AC4AE7">
      <w:pPr>
        <w:rPr>
          <w:del w:id="3792" w:author="Jarema Piekutowski" w:date="2022-09-08T08:48:00Z"/>
        </w:rPr>
        <w:pPrChange w:id="3793" w:author="Jarema Piekutowski" w:date="2022-09-08T08:48:00Z">
          <w:pPr/>
        </w:pPrChange>
      </w:pPr>
      <w:del w:id="3794" w:author="Jarema Piekutowski" w:date="2022-09-08T08:48:00Z">
        <w:r w:rsidDel="00AC4AE7">
          <w:delText>P7d. Jeśli P7b=1 Czy, ogólnie rzecz biorąc, spełnienie warunków na pozyskanie dofinansowania w POPW jest łatwiejsze czy też trudniejsze  niż we wskazanym przez Pana innym/innych programie/programach operacyjnych?</w:delText>
        </w:r>
      </w:del>
    </w:p>
    <w:p w14:paraId="2CB5D052" w14:textId="4069F0C8" w:rsidR="00FF3998" w:rsidDel="00AC4AE7" w:rsidRDefault="00FF3998" w:rsidP="00AC4AE7">
      <w:pPr>
        <w:rPr>
          <w:del w:id="3795" w:author="Jarema Piekutowski" w:date="2022-09-08T08:48:00Z"/>
        </w:rPr>
        <w:pPrChange w:id="3796" w:author="Jarema Piekutowski" w:date="2022-09-08T08:48:00Z">
          <w:pPr>
            <w:pStyle w:val="Akapitzlist"/>
            <w:numPr>
              <w:numId w:val="53"/>
            </w:numPr>
            <w:ind w:hanging="360"/>
          </w:pPr>
        </w:pPrChange>
      </w:pPr>
      <w:commentRangeStart w:id="3797"/>
      <w:del w:id="3798" w:author="Jarema Piekutowski" w:date="2022-09-08T08:48:00Z">
        <w:r w:rsidDel="00AC4AE7">
          <w:delText>Spełnienie warunków na pozyskanie dofinansowania w POPW jest łatwiejsze</w:delText>
        </w:r>
      </w:del>
    </w:p>
    <w:p w14:paraId="5605A4DE" w14:textId="19C4ED35" w:rsidR="00FF3998" w:rsidDel="00AC4AE7" w:rsidRDefault="00FF3998" w:rsidP="00AC4AE7">
      <w:pPr>
        <w:rPr>
          <w:del w:id="3799" w:author="Jarema Piekutowski" w:date="2022-09-08T08:48:00Z"/>
        </w:rPr>
        <w:pPrChange w:id="3800" w:author="Jarema Piekutowski" w:date="2022-09-08T08:48:00Z">
          <w:pPr>
            <w:pStyle w:val="Akapitzlist"/>
            <w:numPr>
              <w:numId w:val="53"/>
            </w:numPr>
            <w:ind w:hanging="360"/>
          </w:pPr>
        </w:pPrChange>
      </w:pPr>
      <w:del w:id="3801" w:author="Jarema Piekutowski" w:date="2022-09-08T08:48:00Z">
        <w:r w:rsidDel="00AC4AE7">
          <w:delText>Spełnienie warunków na pozyskanie dofinansowania w POPW jest równie łatwe jak w innym programie/programach</w:delText>
        </w:r>
      </w:del>
    </w:p>
    <w:p w14:paraId="3192B2A3" w14:textId="76F8B9AD" w:rsidR="00FF3998" w:rsidDel="00AC4AE7" w:rsidRDefault="00FF3998" w:rsidP="00AC4AE7">
      <w:pPr>
        <w:rPr>
          <w:del w:id="3802" w:author="Jarema Piekutowski" w:date="2022-09-08T08:48:00Z"/>
        </w:rPr>
        <w:pPrChange w:id="3803" w:author="Jarema Piekutowski" w:date="2022-09-08T08:48:00Z">
          <w:pPr>
            <w:pStyle w:val="Akapitzlist"/>
            <w:numPr>
              <w:numId w:val="53"/>
            </w:numPr>
            <w:ind w:hanging="360"/>
          </w:pPr>
        </w:pPrChange>
      </w:pPr>
      <w:del w:id="3804" w:author="Jarema Piekutowski" w:date="2022-09-08T08:48:00Z">
        <w:r w:rsidDel="00AC4AE7">
          <w:delText>Spełnienie warunków na pozyskanie dofinansowania w POPW jest trudniejsze</w:delText>
        </w:r>
      </w:del>
    </w:p>
    <w:p w14:paraId="63DBF6D2" w14:textId="4E42556F" w:rsidR="00FF3998" w:rsidDel="00AC4AE7" w:rsidRDefault="00FF3998" w:rsidP="00AC4AE7">
      <w:pPr>
        <w:rPr>
          <w:del w:id="3805" w:author="Jarema Piekutowski" w:date="2022-09-08T08:48:00Z"/>
        </w:rPr>
        <w:pPrChange w:id="3806" w:author="Jarema Piekutowski" w:date="2022-09-08T08:48:00Z">
          <w:pPr>
            <w:pStyle w:val="Akapitzlist"/>
            <w:numPr>
              <w:numId w:val="53"/>
            </w:numPr>
            <w:ind w:hanging="360"/>
          </w:pPr>
        </w:pPrChange>
      </w:pPr>
      <w:del w:id="3807" w:author="Jarema Piekutowski" w:date="2022-09-08T08:48:00Z">
        <w:r w:rsidDel="00AC4AE7">
          <w:delText>Inna odpowiedź/jaka?</w:delText>
        </w:r>
      </w:del>
    </w:p>
    <w:p w14:paraId="0898CDCE" w14:textId="501F0E67" w:rsidR="00FF3998" w:rsidDel="00AC4AE7" w:rsidRDefault="00FF3998" w:rsidP="00AC4AE7">
      <w:pPr>
        <w:rPr>
          <w:del w:id="3808" w:author="Jarema Piekutowski" w:date="2022-09-08T08:48:00Z"/>
        </w:rPr>
        <w:pPrChange w:id="3809" w:author="Jarema Piekutowski" w:date="2022-09-08T08:48:00Z">
          <w:pPr>
            <w:pStyle w:val="Akapitzlist"/>
          </w:pPr>
        </w:pPrChange>
      </w:pPr>
      <w:del w:id="3810" w:author="Jarema Piekutowski" w:date="2022-09-08T08:48:00Z">
        <w:r w:rsidDel="00AC4AE7">
          <w:delText>97. Nie wiem, trudno powiedzieć</w:delText>
        </w:r>
        <w:commentRangeEnd w:id="3797"/>
        <w:r w:rsidR="004613EB" w:rsidDel="00AC4AE7">
          <w:rPr>
            <w:rStyle w:val="Odwoaniedokomentarza"/>
          </w:rPr>
          <w:commentReference w:id="3797"/>
        </w:r>
      </w:del>
    </w:p>
    <w:p w14:paraId="691C0072" w14:textId="429FEC64" w:rsidR="00FF3998" w:rsidDel="00AC4AE7" w:rsidRDefault="00FF3998" w:rsidP="00AC4AE7">
      <w:pPr>
        <w:rPr>
          <w:del w:id="3811" w:author="Jarema Piekutowski" w:date="2022-09-08T08:48:00Z"/>
        </w:rPr>
        <w:pPrChange w:id="3812" w:author="Jarema Piekutowski" w:date="2022-09-08T08:48:00Z">
          <w:pPr/>
        </w:pPrChange>
      </w:pPr>
      <w:del w:id="3813" w:author="Jarema Piekutowski" w:date="2022-09-08T08:48:00Z">
        <w:r w:rsidDel="00AC4AE7">
          <w:delText>P8. Jeśli M1=2- 6 Czy w latach M7-2022 Państwa firma prowadziła choć raz sprzedaż na eksport?</w:delText>
        </w:r>
      </w:del>
    </w:p>
    <w:p w14:paraId="724A007C" w14:textId="0C91F858" w:rsidR="00FF3998" w:rsidDel="00AC4AE7" w:rsidRDefault="00FF3998" w:rsidP="00AC4AE7">
      <w:pPr>
        <w:rPr>
          <w:del w:id="3814" w:author="Jarema Piekutowski" w:date="2022-09-08T08:48:00Z"/>
        </w:rPr>
        <w:pPrChange w:id="3815" w:author="Jarema Piekutowski" w:date="2022-09-08T08:48:00Z">
          <w:pPr>
            <w:pStyle w:val="Akapitzlist"/>
            <w:numPr>
              <w:numId w:val="56"/>
            </w:numPr>
            <w:ind w:hanging="360"/>
          </w:pPr>
        </w:pPrChange>
      </w:pPr>
      <w:del w:id="3816" w:author="Jarema Piekutowski" w:date="2022-09-08T08:48:00Z">
        <w:r w:rsidDel="00AC4AE7">
          <w:delText>Tak</w:delText>
        </w:r>
      </w:del>
    </w:p>
    <w:p w14:paraId="1C01848B" w14:textId="79496F49" w:rsidR="00FF3998" w:rsidDel="00AC4AE7" w:rsidRDefault="00FF3998" w:rsidP="00AC4AE7">
      <w:pPr>
        <w:rPr>
          <w:del w:id="3817" w:author="Jarema Piekutowski" w:date="2022-09-08T08:48:00Z"/>
        </w:rPr>
        <w:pPrChange w:id="3818" w:author="Jarema Piekutowski" w:date="2022-09-08T08:48:00Z">
          <w:pPr>
            <w:pStyle w:val="Akapitzlist"/>
            <w:numPr>
              <w:numId w:val="56"/>
            </w:numPr>
            <w:ind w:hanging="360"/>
          </w:pPr>
        </w:pPrChange>
      </w:pPr>
      <w:del w:id="3819" w:author="Jarema Piekutowski" w:date="2022-09-08T08:48:00Z">
        <w:r w:rsidDel="00AC4AE7">
          <w:delText>Nie</w:delText>
        </w:r>
      </w:del>
    </w:p>
    <w:p w14:paraId="014686C4" w14:textId="41B731BB" w:rsidR="00FF3998" w:rsidDel="00AC4AE7" w:rsidRDefault="00FF3998" w:rsidP="00AC4AE7">
      <w:pPr>
        <w:rPr>
          <w:del w:id="3820" w:author="Jarema Piekutowski" w:date="2022-09-08T08:48:00Z"/>
        </w:rPr>
        <w:pPrChange w:id="3821" w:author="Jarema Piekutowski" w:date="2022-09-08T08:48:00Z">
          <w:pPr>
            <w:pStyle w:val="Akapitzlist"/>
          </w:pPr>
        </w:pPrChange>
      </w:pPr>
      <w:del w:id="3822" w:author="Jarema Piekutowski" w:date="2022-09-08T08:48:00Z">
        <w:r w:rsidDel="00AC4AE7">
          <w:delText>97. Nie wiem trudno powiedzieć</w:delText>
        </w:r>
      </w:del>
    </w:p>
    <w:p w14:paraId="09ACBE82" w14:textId="72B5475D" w:rsidR="00FF3998" w:rsidDel="00AC4AE7" w:rsidRDefault="00FF3998" w:rsidP="00AC4AE7">
      <w:pPr>
        <w:rPr>
          <w:del w:id="3823" w:author="Jarema Piekutowski" w:date="2022-09-08T08:48:00Z"/>
        </w:rPr>
        <w:pPrChange w:id="3824" w:author="Jarema Piekutowski" w:date="2022-09-08T08:48:00Z">
          <w:pPr/>
        </w:pPrChange>
      </w:pPr>
      <w:del w:id="3825" w:author="Jarema Piekutowski" w:date="2022-09-08T08:48:00Z">
        <w:r w:rsidDel="00AC4AE7">
          <w:delText>P9. Jeśli P8=1 Czy przedmiotem eksportu w latach M7-2022 była innowacja wypracowana w ramach projektu /M7/?</w:delText>
        </w:r>
      </w:del>
    </w:p>
    <w:p w14:paraId="431548A2" w14:textId="514C7835" w:rsidR="00FF3998" w:rsidDel="00AC4AE7" w:rsidRDefault="00FF3998" w:rsidP="00AC4AE7">
      <w:pPr>
        <w:rPr>
          <w:del w:id="3826" w:author="Jarema Piekutowski" w:date="2022-09-08T08:48:00Z"/>
        </w:rPr>
        <w:pPrChange w:id="3827" w:author="Jarema Piekutowski" w:date="2022-09-08T08:48:00Z">
          <w:pPr>
            <w:pStyle w:val="Akapitzlist"/>
            <w:numPr>
              <w:numId w:val="61"/>
            </w:numPr>
            <w:ind w:hanging="360"/>
          </w:pPr>
        </w:pPrChange>
      </w:pPr>
      <w:del w:id="3828" w:author="Jarema Piekutowski" w:date="2022-09-08T08:48:00Z">
        <w:r w:rsidDel="00AC4AE7">
          <w:delText>Tak</w:delText>
        </w:r>
      </w:del>
    </w:p>
    <w:p w14:paraId="2290582A" w14:textId="59AFFDE6" w:rsidR="00FF3998" w:rsidDel="00AC4AE7" w:rsidRDefault="00FF3998" w:rsidP="00AC4AE7">
      <w:pPr>
        <w:rPr>
          <w:del w:id="3829" w:author="Jarema Piekutowski" w:date="2022-09-08T08:48:00Z"/>
        </w:rPr>
        <w:pPrChange w:id="3830" w:author="Jarema Piekutowski" w:date="2022-09-08T08:48:00Z">
          <w:pPr>
            <w:pStyle w:val="Akapitzlist"/>
            <w:numPr>
              <w:numId w:val="61"/>
            </w:numPr>
            <w:ind w:hanging="360"/>
          </w:pPr>
        </w:pPrChange>
      </w:pPr>
      <w:del w:id="3831" w:author="Jarema Piekutowski" w:date="2022-09-08T08:48:00Z">
        <w:r w:rsidDel="00AC4AE7">
          <w:delText>Nie</w:delText>
        </w:r>
      </w:del>
    </w:p>
    <w:p w14:paraId="1693153B" w14:textId="1DCD406B" w:rsidR="00FF3998" w:rsidDel="00AC4AE7" w:rsidRDefault="00FF3998" w:rsidP="00AC4AE7">
      <w:pPr>
        <w:rPr>
          <w:del w:id="3832" w:author="Jarema Piekutowski" w:date="2022-09-08T08:48:00Z"/>
        </w:rPr>
        <w:pPrChange w:id="3833" w:author="Jarema Piekutowski" w:date="2022-09-08T08:48:00Z">
          <w:pPr>
            <w:pStyle w:val="Akapitzlist"/>
          </w:pPr>
        </w:pPrChange>
      </w:pPr>
      <w:del w:id="3834" w:author="Jarema Piekutowski" w:date="2022-09-08T08:48:00Z">
        <w:r w:rsidDel="00AC4AE7">
          <w:delText>97. Nie wiem, trudno powiedzieć</w:delText>
        </w:r>
      </w:del>
    </w:p>
    <w:p w14:paraId="23A24756" w14:textId="6567353A" w:rsidR="00FF3998" w:rsidDel="00AC4AE7" w:rsidRDefault="00FF3998" w:rsidP="00AC4AE7">
      <w:pPr>
        <w:rPr>
          <w:del w:id="3835" w:author="Jarema Piekutowski" w:date="2022-09-08T08:48:00Z"/>
        </w:rPr>
        <w:pPrChange w:id="3836" w:author="Jarema Piekutowski" w:date="2022-09-08T08:48:00Z">
          <w:pPr/>
        </w:pPrChange>
      </w:pPr>
      <w:del w:id="3837" w:author="Jarema Piekutowski" w:date="2022-09-08T08:48:00Z">
        <w:r w:rsidRPr="00096DE8" w:rsidDel="00AC4AE7">
          <w:delText xml:space="preserve">P9aa. </w:delText>
        </w:r>
        <w:r w:rsidDel="00AC4AE7">
          <w:delText xml:space="preserve"> Jeśli P</w:delText>
        </w:r>
        <w:r w:rsidR="00525624" w:rsidDel="00AC4AE7">
          <w:delText>9</w:delText>
        </w:r>
        <w:r w:rsidDel="00AC4AE7">
          <w:delText>=1 Czy w eksportowanej innowacji wypracowanej w ramach POPW znajdują się materiały/półprodukty lub  wartości niematerialne pochodzące z krajów Unii Europejskiej?</w:delText>
        </w:r>
      </w:del>
    </w:p>
    <w:p w14:paraId="23976BFC" w14:textId="02BEF7C1" w:rsidR="00FF3998" w:rsidDel="00AC4AE7" w:rsidRDefault="00FF3998" w:rsidP="00AC4AE7">
      <w:pPr>
        <w:rPr>
          <w:del w:id="3838" w:author="Jarema Piekutowski" w:date="2022-09-08T08:48:00Z"/>
        </w:rPr>
        <w:pPrChange w:id="3839" w:author="Jarema Piekutowski" w:date="2022-09-08T08:48:00Z">
          <w:pPr>
            <w:pStyle w:val="Akapitzlist"/>
            <w:numPr>
              <w:numId w:val="47"/>
            </w:numPr>
            <w:ind w:hanging="360"/>
          </w:pPr>
        </w:pPrChange>
      </w:pPr>
      <w:del w:id="3840" w:author="Jarema Piekutowski" w:date="2022-09-08T08:48:00Z">
        <w:r w:rsidDel="00AC4AE7">
          <w:delText>Tak</w:delText>
        </w:r>
      </w:del>
    </w:p>
    <w:p w14:paraId="03166FCD" w14:textId="16B966EB" w:rsidR="00FF3998" w:rsidDel="00AC4AE7" w:rsidRDefault="00FF3998" w:rsidP="00AC4AE7">
      <w:pPr>
        <w:rPr>
          <w:del w:id="3841" w:author="Jarema Piekutowski" w:date="2022-09-08T08:48:00Z"/>
        </w:rPr>
        <w:pPrChange w:id="3842" w:author="Jarema Piekutowski" w:date="2022-09-08T08:48:00Z">
          <w:pPr>
            <w:pStyle w:val="Akapitzlist"/>
            <w:numPr>
              <w:numId w:val="47"/>
            </w:numPr>
            <w:ind w:hanging="360"/>
          </w:pPr>
        </w:pPrChange>
      </w:pPr>
      <w:del w:id="3843" w:author="Jarema Piekutowski" w:date="2022-09-08T08:48:00Z">
        <w:r w:rsidDel="00AC4AE7">
          <w:delText>Nie</w:delText>
        </w:r>
      </w:del>
    </w:p>
    <w:p w14:paraId="0ECBC95E" w14:textId="6A1F2F47" w:rsidR="00FF3998" w:rsidRPr="005B231F" w:rsidDel="00AC4AE7" w:rsidRDefault="00FF3998" w:rsidP="00AC4AE7">
      <w:pPr>
        <w:rPr>
          <w:del w:id="3844" w:author="Jarema Piekutowski" w:date="2022-09-08T08:48:00Z"/>
        </w:rPr>
        <w:pPrChange w:id="3845" w:author="Jarema Piekutowski" w:date="2022-09-08T08:48:00Z">
          <w:pPr>
            <w:pStyle w:val="Akapitzlist"/>
          </w:pPr>
        </w:pPrChange>
      </w:pPr>
      <w:del w:id="3846" w:author="Jarema Piekutowski" w:date="2022-09-08T08:48:00Z">
        <w:r w:rsidDel="00AC4AE7">
          <w:delText>97. Nie wiem/trudno powiedzieć</w:delText>
        </w:r>
      </w:del>
    </w:p>
    <w:p w14:paraId="764F7678" w14:textId="5C0DBE9F" w:rsidR="00FF3998" w:rsidDel="00AC4AE7" w:rsidRDefault="00FF3998" w:rsidP="00AC4AE7">
      <w:pPr>
        <w:rPr>
          <w:del w:id="3847" w:author="Jarema Piekutowski" w:date="2022-09-08T08:48:00Z"/>
        </w:rPr>
        <w:pPrChange w:id="3848" w:author="Jarema Piekutowski" w:date="2022-09-08T08:48:00Z">
          <w:pPr/>
        </w:pPrChange>
      </w:pPr>
      <w:del w:id="3849" w:author="Jarema Piekutowski" w:date="2022-09-08T08:48:00Z">
        <w:r w:rsidDel="00AC4AE7">
          <w:delText>P9a. Jeśli M8=1 Czy w roku 2020  Państwa firma prowadziła sprzedaż na eksport?</w:delText>
        </w:r>
      </w:del>
    </w:p>
    <w:p w14:paraId="6180D2D3" w14:textId="18432077" w:rsidR="00FF3998" w:rsidDel="00AC4AE7" w:rsidRDefault="00FF3998" w:rsidP="00AC4AE7">
      <w:pPr>
        <w:rPr>
          <w:del w:id="3850" w:author="Jarema Piekutowski" w:date="2022-09-08T08:48:00Z"/>
        </w:rPr>
        <w:pPrChange w:id="3851" w:author="Jarema Piekutowski" w:date="2022-09-08T08:48:00Z">
          <w:pPr>
            <w:pStyle w:val="Akapitzlist"/>
            <w:numPr>
              <w:numId w:val="45"/>
            </w:numPr>
            <w:ind w:hanging="360"/>
          </w:pPr>
        </w:pPrChange>
      </w:pPr>
      <w:del w:id="3852" w:author="Jarema Piekutowski" w:date="2022-09-08T08:48:00Z">
        <w:r w:rsidDel="00AC4AE7">
          <w:delText>Tak</w:delText>
        </w:r>
      </w:del>
    </w:p>
    <w:p w14:paraId="2624E4F6" w14:textId="782280AA" w:rsidR="00FF3998" w:rsidDel="00AC4AE7" w:rsidRDefault="00FF3998" w:rsidP="00AC4AE7">
      <w:pPr>
        <w:rPr>
          <w:del w:id="3853" w:author="Jarema Piekutowski" w:date="2022-09-08T08:48:00Z"/>
        </w:rPr>
        <w:pPrChange w:id="3854" w:author="Jarema Piekutowski" w:date="2022-09-08T08:48:00Z">
          <w:pPr>
            <w:pStyle w:val="Akapitzlist"/>
            <w:numPr>
              <w:numId w:val="45"/>
            </w:numPr>
            <w:ind w:hanging="360"/>
          </w:pPr>
        </w:pPrChange>
      </w:pPr>
      <w:del w:id="3855" w:author="Jarema Piekutowski" w:date="2022-09-08T08:48:00Z">
        <w:r w:rsidDel="00AC4AE7">
          <w:delText>Nie</w:delText>
        </w:r>
      </w:del>
    </w:p>
    <w:p w14:paraId="707071F4" w14:textId="04DB20AE" w:rsidR="00FF3998" w:rsidDel="00AC4AE7" w:rsidRDefault="00FF3998" w:rsidP="00AC4AE7">
      <w:pPr>
        <w:rPr>
          <w:del w:id="3856" w:author="Jarema Piekutowski" w:date="2022-09-08T08:48:00Z"/>
        </w:rPr>
        <w:pPrChange w:id="3857" w:author="Jarema Piekutowski" w:date="2022-09-08T08:48:00Z">
          <w:pPr>
            <w:pStyle w:val="Akapitzlist"/>
          </w:pPr>
        </w:pPrChange>
      </w:pPr>
      <w:del w:id="3858" w:author="Jarema Piekutowski" w:date="2022-09-08T08:48:00Z">
        <w:r w:rsidDel="00AC4AE7">
          <w:delText>97. Nie wiem, trudno powiedzieć</w:delText>
        </w:r>
      </w:del>
    </w:p>
    <w:p w14:paraId="24D08D83" w14:textId="7FFED138" w:rsidR="00FF3998" w:rsidRPr="00DB599C" w:rsidDel="00AC4AE7" w:rsidRDefault="00FF3998" w:rsidP="00AC4AE7">
      <w:pPr>
        <w:rPr>
          <w:del w:id="3859" w:author="Jarema Piekutowski" w:date="2022-09-08T08:48:00Z"/>
        </w:rPr>
        <w:pPrChange w:id="3860" w:author="Jarema Piekutowski" w:date="2022-09-08T08:48:00Z">
          <w:pPr/>
        </w:pPrChange>
      </w:pPr>
      <w:del w:id="3861" w:author="Jarema Piekutowski" w:date="2022-09-08T08:48:00Z">
        <w:r w:rsidDel="00AC4AE7">
          <w:delText xml:space="preserve">P9b Jeśli P9a=1 </w:delText>
        </w:r>
        <w:r w:rsidRPr="00DB599C" w:rsidDel="00AC4AE7">
          <w:delText xml:space="preserve">Proszę oszacować, w jakim przedziale </w:delText>
        </w:r>
        <w:r w:rsidDel="00AC4AE7">
          <w:delText xml:space="preserve">mieściły </w:delText>
        </w:r>
        <w:r w:rsidRPr="00DB599C" w:rsidDel="00AC4AE7">
          <w:delText xml:space="preserve">się przychody netto Państwa przedsiębiorstwa ze sprzedaży na </w:delText>
        </w:r>
        <w:commentRangeStart w:id="3862"/>
        <w:r w:rsidRPr="00DB599C" w:rsidDel="00AC4AE7">
          <w:delText>eksport w 20</w:delText>
        </w:r>
        <w:r w:rsidDel="00AC4AE7">
          <w:delText>20</w:delText>
        </w:r>
        <w:r w:rsidRPr="00DB599C" w:rsidDel="00AC4AE7">
          <w:delText xml:space="preserve"> roku?</w:delText>
        </w:r>
        <w:commentRangeEnd w:id="3862"/>
        <w:r w:rsidR="004613EB" w:rsidDel="00AC4AE7">
          <w:rPr>
            <w:rStyle w:val="Odwoaniedokomentarza"/>
          </w:rPr>
          <w:commentReference w:id="3862"/>
        </w:r>
      </w:del>
    </w:p>
    <w:p w14:paraId="6FD19568" w14:textId="2D1E399C" w:rsidR="00FF3998" w:rsidRPr="00DB599C" w:rsidDel="00AC4AE7" w:rsidRDefault="00FF3998" w:rsidP="00AC4AE7">
      <w:pPr>
        <w:rPr>
          <w:del w:id="3863" w:author="Jarema Piekutowski" w:date="2022-09-08T08:48:00Z"/>
        </w:rPr>
        <w:pPrChange w:id="3864" w:author="Jarema Piekutowski" w:date="2022-09-08T08:48:00Z">
          <w:pPr/>
        </w:pPrChange>
      </w:pPr>
      <w:del w:id="3865" w:author="Jarema Piekutowski" w:date="2022-09-08T08:48:00Z">
        <w:r w:rsidRPr="00DB599C" w:rsidDel="00AC4AE7">
          <w:delText>1. Poniżej 50 001 PLN</w:delText>
        </w:r>
      </w:del>
    </w:p>
    <w:p w14:paraId="565DA72C" w14:textId="16F27D19" w:rsidR="00FF3998" w:rsidRPr="00DB599C" w:rsidDel="00AC4AE7" w:rsidRDefault="00FF3998" w:rsidP="00AC4AE7">
      <w:pPr>
        <w:rPr>
          <w:del w:id="3866" w:author="Jarema Piekutowski" w:date="2022-09-08T08:48:00Z"/>
        </w:rPr>
        <w:pPrChange w:id="3867" w:author="Jarema Piekutowski" w:date="2022-09-08T08:48:00Z">
          <w:pPr/>
        </w:pPrChange>
      </w:pPr>
      <w:del w:id="3868" w:author="Jarema Piekutowski" w:date="2022-09-08T08:48:00Z">
        <w:r w:rsidRPr="00DB599C" w:rsidDel="00AC4AE7">
          <w:delText>2. 50 001 – 100 000 PLN</w:delText>
        </w:r>
      </w:del>
    </w:p>
    <w:p w14:paraId="61E32E81" w14:textId="31CE2AEE" w:rsidR="00FF3998" w:rsidRPr="00DB599C" w:rsidDel="00AC4AE7" w:rsidRDefault="00FF3998" w:rsidP="00AC4AE7">
      <w:pPr>
        <w:rPr>
          <w:del w:id="3869" w:author="Jarema Piekutowski" w:date="2022-09-08T08:48:00Z"/>
        </w:rPr>
        <w:pPrChange w:id="3870" w:author="Jarema Piekutowski" w:date="2022-09-08T08:48:00Z">
          <w:pPr/>
        </w:pPrChange>
      </w:pPr>
      <w:del w:id="3871" w:author="Jarema Piekutowski" w:date="2022-09-08T08:48:00Z">
        <w:r w:rsidRPr="00DB599C" w:rsidDel="00AC4AE7">
          <w:delText>3. 100 001 – 500 000 PLN</w:delText>
        </w:r>
      </w:del>
    </w:p>
    <w:p w14:paraId="637BFDCD" w14:textId="22781D12" w:rsidR="00FF3998" w:rsidRPr="00DB599C" w:rsidDel="00AC4AE7" w:rsidRDefault="00FF3998" w:rsidP="00AC4AE7">
      <w:pPr>
        <w:rPr>
          <w:del w:id="3872" w:author="Jarema Piekutowski" w:date="2022-09-08T08:48:00Z"/>
        </w:rPr>
        <w:pPrChange w:id="3873" w:author="Jarema Piekutowski" w:date="2022-09-08T08:48:00Z">
          <w:pPr/>
        </w:pPrChange>
      </w:pPr>
      <w:del w:id="3874" w:author="Jarema Piekutowski" w:date="2022-09-08T08:48:00Z">
        <w:r w:rsidRPr="00DB599C" w:rsidDel="00AC4AE7">
          <w:delText>4. 500 001 – 1 000 000 PLN</w:delText>
        </w:r>
      </w:del>
    </w:p>
    <w:p w14:paraId="26C493BD" w14:textId="1BE58295" w:rsidR="00FF3998" w:rsidRPr="00DB599C" w:rsidDel="00AC4AE7" w:rsidRDefault="00FF3998" w:rsidP="00AC4AE7">
      <w:pPr>
        <w:rPr>
          <w:del w:id="3875" w:author="Jarema Piekutowski" w:date="2022-09-08T08:48:00Z"/>
        </w:rPr>
        <w:pPrChange w:id="3876" w:author="Jarema Piekutowski" w:date="2022-09-08T08:48:00Z">
          <w:pPr/>
        </w:pPrChange>
      </w:pPr>
      <w:del w:id="3877" w:author="Jarema Piekutowski" w:date="2022-09-08T08:48:00Z">
        <w:r w:rsidRPr="00DB599C" w:rsidDel="00AC4AE7">
          <w:delText>5. 1 000 001 – 5 000 000 PLN</w:delText>
        </w:r>
      </w:del>
    </w:p>
    <w:p w14:paraId="5E649393" w14:textId="00B5A1BE" w:rsidR="00FF3998" w:rsidRPr="00DB599C" w:rsidDel="00AC4AE7" w:rsidRDefault="00FF3998" w:rsidP="00AC4AE7">
      <w:pPr>
        <w:rPr>
          <w:del w:id="3878" w:author="Jarema Piekutowski" w:date="2022-09-08T08:48:00Z"/>
        </w:rPr>
        <w:pPrChange w:id="3879" w:author="Jarema Piekutowski" w:date="2022-09-08T08:48:00Z">
          <w:pPr/>
        </w:pPrChange>
      </w:pPr>
      <w:del w:id="3880" w:author="Jarema Piekutowski" w:date="2022-09-08T08:48:00Z">
        <w:r w:rsidRPr="00DB599C" w:rsidDel="00AC4AE7">
          <w:delText>6. 5 000 001 – 10 000 000 PLN</w:delText>
        </w:r>
      </w:del>
    </w:p>
    <w:p w14:paraId="537E470B" w14:textId="5AED26FB" w:rsidR="00FF3998" w:rsidRPr="00DB599C" w:rsidDel="00AC4AE7" w:rsidRDefault="00FF3998" w:rsidP="00AC4AE7">
      <w:pPr>
        <w:rPr>
          <w:del w:id="3881" w:author="Jarema Piekutowski" w:date="2022-09-08T08:48:00Z"/>
        </w:rPr>
        <w:pPrChange w:id="3882" w:author="Jarema Piekutowski" w:date="2022-09-08T08:48:00Z">
          <w:pPr/>
        </w:pPrChange>
      </w:pPr>
      <w:del w:id="3883" w:author="Jarema Piekutowski" w:date="2022-09-08T08:48:00Z">
        <w:r w:rsidRPr="00DB599C" w:rsidDel="00AC4AE7">
          <w:delText>7. 10 000 001 – 50 000 000 PLN</w:delText>
        </w:r>
      </w:del>
    </w:p>
    <w:p w14:paraId="2E784644" w14:textId="51D9F479" w:rsidR="00FF3998" w:rsidRPr="00DB599C" w:rsidDel="00AC4AE7" w:rsidRDefault="00FF3998" w:rsidP="00AC4AE7">
      <w:pPr>
        <w:rPr>
          <w:del w:id="3884" w:author="Jarema Piekutowski" w:date="2022-09-08T08:48:00Z"/>
        </w:rPr>
        <w:pPrChange w:id="3885" w:author="Jarema Piekutowski" w:date="2022-09-08T08:48:00Z">
          <w:pPr/>
        </w:pPrChange>
      </w:pPr>
      <w:del w:id="3886" w:author="Jarema Piekutowski" w:date="2022-09-08T08:48:00Z">
        <w:r w:rsidRPr="00DB599C" w:rsidDel="00AC4AE7">
          <w:delText>8. Powyżej 50 000 000 PLN</w:delText>
        </w:r>
      </w:del>
    </w:p>
    <w:p w14:paraId="572C6D4D" w14:textId="4E95A463" w:rsidR="00FF3998" w:rsidRPr="00DB599C" w:rsidDel="00AC4AE7" w:rsidRDefault="00FF3998" w:rsidP="00AC4AE7">
      <w:pPr>
        <w:rPr>
          <w:del w:id="3887" w:author="Jarema Piekutowski" w:date="2022-09-08T08:48:00Z"/>
        </w:rPr>
        <w:pPrChange w:id="3888" w:author="Jarema Piekutowski" w:date="2022-09-08T08:48:00Z">
          <w:pPr/>
        </w:pPrChange>
      </w:pPr>
      <w:del w:id="3889" w:author="Jarema Piekutowski" w:date="2022-09-08T08:48:00Z">
        <w:r w:rsidDel="00AC4AE7">
          <w:delText xml:space="preserve"> </w:delText>
        </w:r>
        <w:r w:rsidRPr="00DB599C" w:rsidDel="00AC4AE7">
          <w:delText>9</w:delText>
        </w:r>
        <w:r w:rsidDel="00AC4AE7">
          <w:delText>7</w:delText>
        </w:r>
        <w:r w:rsidRPr="00DB599C" w:rsidDel="00AC4AE7">
          <w:delText>. Nie wiem</w:delText>
        </w:r>
      </w:del>
    </w:p>
    <w:p w14:paraId="5E6A1191" w14:textId="199DC952" w:rsidR="00FF3998" w:rsidDel="00AC4AE7" w:rsidRDefault="00FF3998" w:rsidP="00AC4AE7">
      <w:pPr>
        <w:rPr>
          <w:del w:id="3890" w:author="Jarema Piekutowski" w:date="2022-09-08T08:48:00Z"/>
        </w:rPr>
        <w:pPrChange w:id="3891" w:author="Jarema Piekutowski" w:date="2022-09-08T08:48:00Z">
          <w:pPr/>
        </w:pPrChange>
      </w:pPr>
      <w:del w:id="3892" w:author="Jarema Piekutowski" w:date="2022-09-08T08:48:00Z">
        <w:r w:rsidRPr="00DB599C" w:rsidDel="00AC4AE7">
          <w:delText>10. Odmowa odpowiedzi</w:delText>
        </w:r>
      </w:del>
    </w:p>
    <w:p w14:paraId="2630C56A" w14:textId="5697C4B6" w:rsidR="00FF3998" w:rsidDel="00AC4AE7" w:rsidRDefault="00FF3998" w:rsidP="00AC4AE7">
      <w:pPr>
        <w:rPr>
          <w:del w:id="3893" w:author="Jarema Piekutowski" w:date="2022-09-08T08:48:00Z"/>
        </w:rPr>
        <w:pPrChange w:id="3894" w:author="Jarema Piekutowski" w:date="2022-09-08T08:48:00Z">
          <w:pPr/>
        </w:pPrChange>
      </w:pPr>
      <w:del w:id="3895" w:author="Jarema Piekutowski" w:date="2022-09-08T08:48:00Z">
        <w:r w:rsidDel="00AC4AE7">
          <w:delText>P9c. Jeśli P9a=1 Proszę oszacować, jaki udział w tych przychodach z eksportu w 2020 roku miał eksport do Ukrainy, Rosji lub Białorusi?</w:delText>
        </w:r>
      </w:del>
    </w:p>
    <w:p w14:paraId="38122FE7" w14:textId="33248534" w:rsidR="00FF3998" w:rsidDel="00AC4AE7" w:rsidRDefault="00FF3998" w:rsidP="00AC4AE7">
      <w:pPr>
        <w:rPr>
          <w:del w:id="3896" w:author="Jarema Piekutowski" w:date="2022-09-08T08:48:00Z"/>
        </w:rPr>
        <w:pPrChange w:id="3897" w:author="Jarema Piekutowski" w:date="2022-09-08T08:48:00Z">
          <w:pPr>
            <w:pStyle w:val="Akapitzlist"/>
            <w:numPr>
              <w:numId w:val="46"/>
            </w:numPr>
            <w:ind w:hanging="360"/>
          </w:pPr>
        </w:pPrChange>
      </w:pPr>
      <w:del w:id="3898" w:author="Jarema Piekutowski" w:date="2022-09-08T08:48:00Z">
        <w:r w:rsidDel="00AC4AE7">
          <w:delText>Do 6%</w:delText>
        </w:r>
      </w:del>
    </w:p>
    <w:p w14:paraId="2CC473D5" w14:textId="56C4A7CF" w:rsidR="00FF3998" w:rsidDel="00AC4AE7" w:rsidRDefault="00FF3998" w:rsidP="00AC4AE7">
      <w:pPr>
        <w:rPr>
          <w:del w:id="3899" w:author="Jarema Piekutowski" w:date="2022-09-08T08:48:00Z"/>
        </w:rPr>
        <w:pPrChange w:id="3900" w:author="Jarema Piekutowski" w:date="2022-09-08T08:48:00Z">
          <w:pPr>
            <w:pStyle w:val="Akapitzlist"/>
            <w:numPr>
              <w:numId w:val="46"/>
            </w:numPr>
            <w:ind w:hanging="360"/>
          </w:pPr>
        </w:pPrChange>
      </w:pPr>
      <w:del w:id="3901" w:author="Jarema Piekutowski" w:date="2022-09-08T08:48:00Z">
        <w:r w:rsidDel="00AC4AE7">
          <w:delText>7-15%</w:delText>
        </w:r>
      </w:del>
    </w:p>
    <w:p w14:paraId="079C6DBA" w14:textId="66ECC63E" w:rsidR="00FF3998" w:rsidDel="00AC4AE7" w:rsidRDefault="00FF3998" w:rsidP="00AC4AE7">
      <w:pPr>
        <w:rPr>
          <w:del w:id="3902" w:author="Jarema Piekutowski" w:date="2022-09-08T08:48:00Z"/>
        </w:rPr>
        <w:pPrChange w:id="3903" w:author="Jarema Piekutowski" w:date="2022-09-08T08:48:00Z">
          <w:pPr>
            <w:pStyle w:val="Akapitzlist"/>
            <w:numPr>
              <w:numId w:val="46"/>
            </w:numPr>
            <w:ind w:hanging="360"/>
          </w:pPr>
        </w:pPrChange>
      </w:pPr>
      <w:del w:id="3904" w:author="Jarema Piekutowski" w:date="2022-09-08T08:48:00Z">
        <w:r w:rsidDel="00AC4AE7">
          <w:delText>16-30%</w:delText>
        </w:r>
      </w:del>
    </w:p>
    <w:p w14:paraId="172A26A7" w14:textId="145F6247" w:rsidR="00FF3998" w:rsidDel="00AC4AE7" w:rsidRDefault="00FF3998" w:rsidP="00AC4AE7">
      <w:pPr>
        <w:rPr>
          <w:del w:id="3905" w:author="Jarema Piekutowski" w:date="2022-09-08T08:48:00Z"/>
        </w:rPr>
        <w:pPrChange w:id="3906" w:author="Jarema Piekutowski" w:date="2022-09-08T08:48:00Z">
          <w:pPr>
            <w:pStyle w:val="Akapitzlist"/>
            <w:numPr>
              <w:numId w:val="46"/>
            </w:numPr>
            <w:ind w:hanging="360"/>
          </w:pPr>
        </w:pPrChange>
      </w:pPr>
      <w:del w:id="3907" w:author="Jarema Piekutowski" w:date="2022-09-08T08:48:00Z">
        <w:r w:rsidDel="00AC4AE7">
          <w:delText>31-50%</w:delText>
        </w:r>
      </w:del>
    </w:p>
    <w:p w14:paraId="4719A358" w14:textId="73CD7DCF" w:rsidR="00FF3998" w:rsidDel="00AC4AE7" w:rsidRDefault="00FF3998" w:rsidP="00AC4AE7">
      <w:pPr>
        <w:rPr>
          <w:del w:id="3908" w:author="Jarema Piekutowski" w:date="2022-09-08T08:48:00Z"/>
        </w:rPr>
        <w:pPrChange w:id="3909" w:author="Jarema Piekutowski" w:date="2022-09-08T08:48:00Z">
          <w:pPr>
            <w:pStyle w:val="Akapitzlist"/>
            <w:numPr>
              <w:numId w:val="46"/>
            </w:numPr>
            <w:ind w:hanging="360"/>
          </w:pPr>
        </w:pPrChange>
      </w:pPr>
      <w:del w:id="3910" w:author="Jarema Piekutowski" w:date="2022-09-08T08:48:00Z">
        <w:r w:rsidDel="00AC4AE7">
          <w:delText>Powyżej 50%</w:delText>
        </w:r>
      </w:del>
    </w:p>
    <w:p w14:paraId="3D9C362B" w14:textId="6821CF9B" w:rsidR="00FF3998" w:rsidDel="00AC4AE7" w:rsidRDefault="00FF3998" w:rsidP="00AC4AE7">
      <w:pPr>
        <w:rPr>
          <w:del w:id="3911" w:author="Jarema Piekutowski" w:date="2022-09-08T08:48:00Z"/>
        </w:rPr>
        <w:pPrChange w:id="3912" w:author="Jarema Piekutowski" w:date="2022-09-08T08:48:00Z">
          <w:pPr>
            <w:pStyle w:val="Akapitzlist"/>
          </w:pPr>
        </w:pPrChange>
      </w:pPr>
      <w:del w:id="3913" w:author="Jarema Piekutowski" w:date="2022-09-08T08:48:00Z">
        <w:r w:rsidDel="00AC4AE7">
          <w:delText>97. Nie wiem</w:delText>
        </w:r>
      </w:del>
    </w:p>
    <w:p w14:paraId="2CD6E93D" w14:textId="2E84250A" w:rsidR="00FF3998" w:rsidDel="00AC4AE7" w:rsidRDefault="00FF3998" w:rsidP="00AC4AE7">
      <w:pPr>
        <w:rPr>
          <w:del w:id="3914" w:author="Jarema Piekutowski" w:date="2022-09-08T08:48:00Z"/>
        </w:rPr>
        <w:pPrChange w:id="3915" w:author="Jarema Piekutowski" w:date="2022-09-08T08:48:00Z">
          <w:pPr/>
        </w:pPrChange>
      </w:pPr>
      <w:del w:id="3916" w:author="Jarema Piekutowski" w:date="2022-09-08T08:48:00Z">
        <w:r w:rsidDel="00AC4AE7">
          <w:delText>P9d. Jeśli M8=1 Czy w którymkolwiek roku z przedziału lat /M4-2022/ Państwa firma eksportowała towary lub usługi, stanowiące innowację na skalę międzynarodową?</w:delText>
        </w:r>
      </w:del>
    </w:p>
    <w:p w14:paraId="4BBE85ED" w14:textId="404FC49F" w:rsidR="00FF3998" w:rsidDel="00AC4AE7" w:rsidRDefault="00FF3998" w:rsidP="00AC4AE7">
      <w:pPr>
        <w:rPr>
          <w:del w:id="3917" w:author="Jarema Piekutowski" w:date="2022-09-08T08:48:00Z"/>
        </w:rPr>
        <w:pPrChange w:id="3918" w:author="Jarema Piekutowski" w:date="2022-09-08T08:48:00Z">
          <w:pPr>
            <w:pStyle w:val="Akapitzlist"/>
            <w:numPr>
              <w:numId w:val="54"/>
            </w:numPr>
            <w:ind w:hanging="360"/>
          </w:pPr>
        </w:pPrChange>
      </w:pPr>
      <w:del w:id="3919" w:author="Jarema Piekutowski" w:date="2022-09-08T08:48:00Z">
        <w:r w:rsidDel="00AC4AE7">
          <w:delText>Tak</w:delText>
        </w:r>
      </w:del>
    </w:p>
    <w:p w14:paraId="6724BAD9" w14:textId="0907C0AC" w:rsidR="00FF3998" w:rsidDel="00AC4AE7" w:rsidRDefault="00FF3998" w:rsidP="00AC4AE7">
      <w:pPr>
        <w:rPr>
          <w:del w:id="3920" w:author="Jarema Piekutowski" w:date="2022-09-08T08:48:00Z"/>
        </w:rPr>
        <w:pPrChange w:id="3921" w:author="Jarema Piekutowski" w:date="2022-09-08T08:48:00Z">
          <w:pPr>
            <w:pStyle w:val="Akapitzlist"/>
            <w:numPr>
              <w:numId w:val="54"/>
            </w:numPr>
            <w:ind w:hanging="360"/>
          </w:pPr>
        </w:pPrChange>
      </w:pPr>
      <w:del w:id="3922" w:author="Jarema Piekutowski" w:date="2022-09-08T08:48:00Z">
        <w:r w:rsidDel="00AC4AE7">
          <w:delText>Nie</w:delText>
        </w:r>
      </w:del>
    </w:p>
    <w:p w14:paraId="07210A4D" w14:textId="3E1422BF" w:rsidR="00FF3998" w:rsidDel="00AC4AE7" w:rsidRDefault="00FF3998" w:rsidP="00AC4AE7">
      <w:pPr>
        <w:rPr>
          <w:del w:id="3923" w:author="Jarema Piekutowski" w:date="2022-09-08T08:48:00Z"/>
        </w:rPr>
        <w:pPrChange w:id="3924" w:author="Jarema Piekutowski" w:date="2022-09-08T08:48:00Z">
          <w:pPr>
            <w:pStyle w:val="Akapitzlist"/>
          </w:pPr>
        </w:pPrChange>
      </w:pPr>
      <w:del w:id="3925" w:author="Jarema Piekutowski" w:date="2022-09-08T08:48:00Z">
        <w:r w:rsidDel="00AC4AE7">
          <w:delText>97. Nie wiem, trudno powiedzieć</w:delText>
        </w:r>
      </w:del>
    </w:p>
    <w:p w14:paraId="1994DBEE" w14:textId="1986AF6F" w:rsidR="00FF3998" w:rsidDel="00AC4AE7" w:rsidRDefault="00FF3998" w:rsidP="00AC4AE7">
      <w:pPr>
        <w:rPr>
          <w:del w:id="3926" w:author="Jarema Piekutowski" w:date="2022-09-08T08:48:00Z"/>
        </w:rPr>
        <w:pPrChange w:id="3927" w:author="Jarema Piekutowski" w:date="2022-09-08T08:48:00Z">
          <w:pPr/>
        </w:pPrChange>
      </w:pPr>
      <w:del w:id="3928" w:author="Jarema Piekutowski" w:date="2022-09-08T08:48:00Z">
        <w:r w:rsidDel="00AC4AE7">
          <w:delText>P9e. Jeśli P9d=1 Proszę oszacować, jaki był mniej więcej udział  eksportu innowacji na skalę międzynarodową w strukturze Państwa eksportu?</w:delText>
        </w:r>
      </w:del>
    </w:p>
    <w:p w14:paraId="7EC5F686" w14:textId="5E7FE2CF" w:rsidR="00FF3998" w:rsidDel="00AC4AE7" w:rsidRDefault="00FF3998" w:rsidP="00AC4AE7">
      <w:pPr>
        <w:rPr>
          <w:del w:id="3929" w:author="Jarema Piekutowski" w:date="2022-09-08T08:48:00Z"/>
        </w:rPr>
        <w:pPrChange w:id="3930" w:author="Jarema Piekutowski" w:date="2022-09-08T08:48:00Z">
          <w:pPr>
            <w:pStyle w:val="Akapitzlist"/>
            <w:numPr>
              <w:numId w:val="55"/>
            </w:numPr>
            <w:ind w:hanging="360"/>
          </w:pPr>
        </w:pPrChange>
      </w:pPr>
      <w:del w:id="3931" w:author="Jarema Piekutowski" w:date="2022-09-08T08:48:00Z">
        <w:r w:rsidDel="00AC4AE7">
          <w:delText>Do 10%</w:delText>
        </w:r>
      </w:del>
    </w:p>
    <w:p w14:paraId="0B8F744F" w14:textId="3B3799D1" w:rsidR="00FF3998" w:rsidDel="00AC4AE7" w:rsidRDefault="00FF3998" w:rsidP="00AC4AE7">
      <w:pPr>
        <w:rPr>
          <w:del w:id="3932" w:author="Jarema Piekutowski" w:date="2022-09-08T08:48:00Z"/>
        </w:rPr>
        <w:pPrChange w:id="3933" w:author="Jarema Piekutowski" w:date="2022-09-08T08:48:00Z">
          <w:pPr>
            <w:pStyle w:val="Akapitzlist"/>
            <w:numPr>
              <w:numId w:val="55"/>
            </w:numPr>
            <w:ind w:hanging="360"/>
          </w:pPr>
        </w:pPrChange>
      </w:pPr>
      <w:del w:id="3934" w:author="Jarema Piekutowski" w:date="2022-09-08T08:48:00Z">
        <w:r w:rsidDel="00AC4AE7">
          <w:delText>11-25%</w:delText>
        </w:r>
      </w:del>
    </w:p>
    <w:p w14:paraId="196DB778" w14:textId="3A6D6E4A" w:rsidR="00FF3998" w:rsidDel="00AC4AE7" w:rsidRDefault="00FF3998" w:rsidP="00AC4AE7">
      <w:pPr>
        <w:rPr>
          <w:del w:id="3935" w:author="Jarema Piekutowski" w:date="2022-09-08T08:48:00Z"/>
        </w:rPr>
        <w:pPrChange w:id="3936" w:author="Jarema Piekutowski" w:date="2022-09-08T08:48:00Z">
          <w:pPr>
            <w:pStyle w:val="Akapitzlist"/>
            <w:numPr>
              <w:numId w:val="55"/>
            </w:numPr>
            <w:ind w:hanging="360"/>
          </w:pPr>
        </w:pPrChange>
      </w:pPr>
      <w:del w:id="3937" w:author="Jarema Piekutowski" w:date="2022-09-08T08:48:00Z">
        <w:r w:rsidDel="00AC4AE7">
          <w:delText>26-50%</w:delText>
        </w:r>
      </w:del>
    </w:p>
    <w:p w14:paraId="212435FC" w14:textId="3BB0637C" w:rsidR="00FF3998" w:rsidDel="00AC4AE7" w:rsidRDefault="00FF3998" w:rsidP="00AC4AE7">
      <w:pPr>
        <w:rPr>
          <w:del w:id="3938" w:author="Jarema Piekutowski" w:date="2022-09-08T08:48:00Z"/>
        </w:rPr>
        <w:pPrChange w:id="3939" w:author="Jarema Piekutowski" w:date="2022-09-08T08:48:00Z">
          <w:pPr>
            <w:pStyle w:val="Akapitzlist"/>
            <w:numPr>
              <w:numId w:val="55"/>
            </w:numPr>
            <w:ind w:hanging="360"/>
          </w:pPr>
        </w:pPrChange>
      </w:pPr>
      <w:del w:id="3940" w:author="Jarema Piekutowski" w:date="2022-09-08T08:48:00Z">
        <w:r w:rsidDel="00AC4AE7">
          <w:delText>Powyżej 50%</w:delText>
        </w:r>
      </w:del>
    </w:p>
    <w:p w14:paraId="0537D1A7" w14:textId="12579497" w:rsidR="00FF3998" w:rsidRPr="00005D0D" w:rsidDel="00AC4AE7" w:rsidRDefault="00FF3998" w:rsidP="00AC4AE7">
      <w:pPr>
        <w:rPr>
          <w:del w:id="3941" w:author="Jarema Piekutowski" w:date="2022-09-08T08:48:00Z"/>
        </w:rPr>
        <w:pPrChange w:id="3942" w:author="Jarema Piekutowski" w:date="2022-09-08T08:48:00Z">
          <w:pPr>
            <w:pStyle w:val="Akapitzlist"/>
          </w:pPr>
        </w:pPrChange>
      </w:pPr>
      <w:del w:id="3943" w:author="Jarema Piekutowski" w:date="2022-09-08T08:48:00Z">
        <w:r w:rsidDel="00AC4AE7">
          <w:delText>97. Nie wiem, trudno powiedzieć</w:delText>
        </w:r>
      </w:del>
    </w:p>
    <w:p w14:paraId="4972A39F" w14:textId="44EC1EA0" w:rsidR="00FF3998" w:rsidRPr="00F33FC4" w:rsidDel="00AC4AE7" w:rsidRDefault="00FF3998" w:rsidP="00AC4AE7">
      <w:pPr>
        <w:rPr>
          <w:del w:id="3944" w:author="Jarema Piekutowski" w:date="2022-09-08T08:48:00Z"/>
        </w:rPr>
        <w:pPrChange w:id="3945" w:author="Jarema Piekutowski" w:date="2022-09-08T08:48:00Z">
          <w:pPr>
            <w:pStyle w:val="Akapitzlist"/>
          </w:pPr>
        </w:pPrChange>
      </w:pPr>
    </w:p>
    <w:p w14:paraId="4DFBEE31" w14:textId="40B0276E" w:rsidR="00FF3998" w:rsidDel="00AC4AE7" w:rsidRDefault="00FF3998" w:rsidP="00AC4AE7">
      <w:pPr>
        <w:rPr>
          <w:del w:id="3946" w:author="Jarema Piekutowski" w:date="2022-09-08T08:48:00Z"/>
        </w:rPr>
        <w:pPrChange w:id="3947" w:author="Jarema Piekutowski" w:date="2022-09-08T08:48:00Z">
          <w:pPr/>
        </w:pPrChange>
      </w:pPr>
      <w:del w:id="3948" w:author="Jarema Piekutowski" w:date="2022-09-08T08:48:00Z">
        <w:r w:rsidDel="00AC4AE7">
          <w:delText>P9f. Jeśli M8=1 Czy w roku 2022 Państwa firma prowadzi sprzedaż na eksport?</w:delText>
        </w:r>
      </w:del>
    </w:p>
    <w:p w14:paraId="54EDA910" w14:textId="3CC50A17" w:rsidR="00FF3998" w:rsidDel="00AC4AE7" w:rsidRDefault="00FF3998" w:rsidP="00AC4AE7">
      <w:pPr>
        <w:rPr>
          <w:del w:id="3949" w:author="Jarema Piekutowski" w:date="2022-09-08T08:48:00Z"/>
        </w:rPr>
        <w:pPrChange w:id="3950" w:author="Jarema Piekutowski" w:date="2022-09-08T08:48:00Z">
          <w:pPr>
            <w:pStyle w:val="Akapitzlist"/>
            <w:numPr>
              <w:numId w:val="44"/>
            </w:numPr>
            <w:ind w:hanging="360"/>
          </w:pPr>
        </w:pPrChange>
      </w:pPr>
      <w:del w:id="3951" w:author="Jarema Piekutowski" w:date="2022-09-08T08:48:00Z">
        <w:r w:rsidDel="00AC4AE7">
          <w:delText>Tak</w:delText>
        </w:r>
      </w:del>
    </w:p>
    <w:p w14:paraId="3C7BADCB" w14:textId="7D9E8584" w:rsidR="00FF3998" w:rsidDel="00AC4AE7" w:rsidRDefault="00FF3998" w:rsidP="00AC4AE7">
      <w:pPr>
        <w:rPr>
          <w:del w:id="3952" w:author="Jarema Piekutowski" w:date="2022-09-08T08:48:00Z"/>
        </w:rPr>
        <w:pPrChange w:id="3953" w:author="Jarema Piekutowski" w:date="2022-09-08T08:48:00Z">
          <w:pPr>
            <w:pStyle w:val="Akapitzlist"/>
            <w:numPr>
              <w:numId w:val="44"/>
            </w:numPr>
            <w:ind w:hanging="360"/>
          </w:pPr>
        </w:pPrChange>
      </w:pPr>
      <w:del w:id="3954" w:author="Jarema Piekutowski" w:date="2022-09-08T08:48:00Z">
        <w:r w:rsidDel="00AC4AE7">
          <w:delText>Nie</w:delText>
        </w:r>
      </w:del>
    </w:p>
    <w:p w14:paraId="6FC71C8F" w14:textId="3A1910D8" w:rsidR="00FF3998" w:rsidRPr="00F33FC4" w:rsidDel="00AC4AE7" w:rsidRDefault="00FF3998" w:rsidP="00AC4AE7">
      <w:pPr>
        <w:rPr>
          <w:del w:id="3955" w:author="Jarema Piekutowski" w:date="2022-09-08T08:48:00Z"/>
        </w:rPr>
        <w:pPrChange w:id="3956" w:author="Jarema Piekutowski" w:date="2022-09-08T08:48:00Z">
          <w:pPr>
            <w:pStyle w:val="Akapitzlist"/>
          </w:pPr>
        </w:pPrChange>
      </w:pPr>
      <w:del w:id="3957" w:author="Jarema Piekutowski" w:date="2022-09-08T08:48:00Z">
        <w:r w:rsidDel="00AC4AE7">
          <w:delText>97. Nie wiem, trudno powiedzieć</w:delText>
        </w:r>
      </w:del>
    </w:p>
    <w:p w14:paraId="449F95A8" w14:textId="7C5EB919" w:rsidR="00FF3998" w:rsidRPr="00DB599C" w:rsidDel="00AC4AE7" w:rsidRDefault="00FF3998" w:rsidP="00AC4AE7">
      <w:pPr>
        <w:rPr>
          <w:del w:id="3958" w:author="Jarema Piekutowski" w:date="2022-09-08T08:48:00Z"/>
        </w:rPr>
        <w:pPrChange w:id="3959" w:author="Jarema Piekutowski" w:date="2022-09-08T08:48:00Z">
          <w:pPr/>
        </w:pPrChange>
      </w:pPr>
      <w:del w:id="3960" w:author="Jarema Piekutowski" w:date="2022-09-08T08:48:00Z">
        <w:r w:rsidDel="00AC4AE7">
          <w:delText xml:space="preserve">P10. Jeśli P9f=1 </w:delText>
        </w:r>
        <w:r w:rsidRPr="00DB599C" w:rsidDel="00AC4AE7">
          <w:delText xml:space="preserve">Proszę oszacować, w jakim przedziale </w:delText>
        </w:r>
        <w:r w:rsidDel="00AC4AE7">
          <w:delText xml:space="preserve">zmieszczą </w:delText>
        </w:r>
        <w:r w:rsidRPr="00DB599C" w:rsidDel="00AC4AE7">
          <w:delText>się przychody netto Państwa przedsiębiorstwa ze sprzedaży na eksport w 20</w:delText>
        </w:r>
        <w:r w:rsidDel="00AC4AE7">
          <w:delText>22</w:delText>
        </w:r>
        <w:r w:rsidRPr="00DB599C" w:rsidDel="00AC4AE7">
          <w:delText xml:space="preserve"> roku?</w:delText>
        </w:r>
      </w:del>
    </w:p>
    <w:p w14:paraId="393D23AD" w14:textId="07CC0E3C" w:rsidR="00FF3998" w:rsidRPr="00DB599C" w:rsidDel="00AC4AE7" w:rsidRDefault="00FF3998" w:rsidP="00AC4AE7">
      <w:pPr>
        <w:rPr>
          <w:del w:id="3961" w:author="Jarema Piekutowski" w:date="2022-09-08T08:48:00Z"/>
        </w:rPr>
        <w:pPrChange w:id="3962" w:author="Jarema Piekutowski" w:date="2022-09-08T08:48:00Z">
          <w:pPr/>
        </w:pPrChange>
      </w:pPr>
      <w:del w:id="3963" w:author="Jarema Piekutowski" w:date="2022-09-08T08:48:00Z">
        <w:r w:rsidRPr="00DB599C" w:rsidDel="00AC4AE7">
          <w:delText>1. Poniżej 50 001 PLN</w:delText>
        </w:r>
      </w:del>
    </w:p>
    <w:p w14:paraId="798E6EEC" w14:textId="613EC070" w:rsidR="00FF3998" w:rsidRPr="00DB599C" w:rsidDel="00AC4AE7" w:rsidRDefault="00FF3998" w:rsidP="00AC4AE7">
      <w:pPr>
        <w:rPr>
          <w:del w:id="3964" w:author="Jarema Piekutowski" w:date="2022-09-08T08:48:00Z"/>
        </w:rPr>
        <w:pPrChange w:id="3965" w:author="Jarema Piekutowski" w:date="2022-09-08T08:48:00Z">
          <w:pPr/>
        </w:pPrChange>
      </w:pPr>
      <w:del w:id="3966" w:author="Jarema Piekutowski" w:date="2022-09-08T08:48:00Z">
        <w:r w:rsidRPr="00DB599C" w:rsidDel="00AC4AE7">
          <w:delText>2. 50 001 – 100 000 PLN</w:delText>
        </w:r>
      </w:del>
    </w:p>
    <w:p w14:paraId="68425416" w14:textId="4A687608" w:rsidR="00FF3998" w:rsidRPr="00DB599C" w:rsidDel="00AC4AE7" w:rsidRDefault="00FF3998" w:rsidP="00AC4AE7">
      <w:pPr>
        <w:rPr>
          <w:del w:id="3967" w:author="Jarema Piekutowski" w:date="2022-09-08T08:48:00Z"/>
        </w:rPr>
        <w:pPrChange w:id="3968" w:author="Jarema Piekutowski" w:date="2022-09-08T08:48:00Z">
          <w:pPr/>
        </w:pPrChange>
      </w:pPr>
      <w:del w:id="3969" w:author="Jarema Piekutowski" w:date="2022-09-08T08:48:00Z">
        <w:r w:rsidRPr="00DB599C" w:rsidDel="00AC4AE7">
          <w:delText>3. 100 001 – 500 000 PLN</w:delText>
        </w:r>
      </w:del>
    </w:p>
    <w:p w14:paraId="53A0AFAD" w14:textId="1AEF0A65" w:rsidR="00FF3998" w:rsidRPr="00DB599C" w:rsidDel="00AC4AE7" w:rsidRDefault="00FF3998" w:rsidP="00AC4AE7">
      <w:pPr>
        <w:rPr>
          <w:del w:id="3970" w:author="Jarema Piekutowski" w:date="2022-09-08T08:48:00Z"/>
        </w:rPr>
        <w:pPrChange w:id="3971" w:author="Jarema Piekutowski" w:date="2022-09-08T08:48:00Z">
          <w:pPr/>
        </w:pPrChange>
      </w:pPr>
      <w:del w:id="3972" w:author="Jarema Piekutowski" w:date="2022-09-08T08:48:00Z">
        <w:r w:rsidRPr="00DB599C" w:rsidDel="00AC4AE7">
          <w:delText>4. 500 001 – 1 000 000 PLN</w:delText>
        </w:r>
      </w:del>
    </w:p>
    <w:p w14:paraId="568057F6" w14:textId="309106EB" w:rsidR="00FF3998" w:rsidRPr="00DB599C" w:rsidDel="00AC4AE7" w:rsidRDefault="00FF3998" w:rsidP="00AC4AE7">
      <w:pPr>
        <w:rPr>
          <w:del w:id="3973" w:author="Jarema Piekutowski" w:date="2022-09-08T08:48:00Z"/>
        </w:rPr>
        <w:pPrChange w:id="3974" w:author="Jarema Piekutowski" w:date="2022-09-08T08:48:00Z">
          <w:pPr/>
        </w:pPrChange>
      </w:pPr>
      <w:del w:id="3975" w:author="Jarema Piekutowski" w:date="2022-09-08T08:48:00Z">
        <w:r w:rsidRPr="00DB599C" w:rsidDel="00AC4AE7">
          <w:delText>5. 1 000 001 – 5 000 000 PLN</w:delText>
        </w:r>
      </w:del>
    </w:p>
    <w:p w14:paraId="14BB6996" w14:textId="48630E8F" w:rsidR="00FF3998" w:rsidRPr="00DB599C" w:rsidDel="00AC4AE7" w:rsidRDefault="00FF3998" w:rsidP="00AC4AE7">
      <w:pPr>
        <w:rPr>
          <w:del w:id="3976" w:author="Jarema Piekutowski" w:date="2022-09-08T08:48:00Z"/>
        </w:rPr>
        <w:pPrChange w:id="3977" w:author="Jarema Piekutowski" w:date="2022-09-08T08:48:00Z">
          <w:pPr/>
        </w:pPrChange>
      </w:pPr>
      <w:del w:id="3978" w:author="Jarema Piekutowski" w:date="2022-09-08T08:48:00Z">
        <w:r w:rsidRPr="00DB599C" w:rsidDel="00AC4AE7">
          <w:delText>6. 5 000 001 – 10 000 000 PLN</w:delText>
        </w:r>
      </w:del>
    </w:p>
    <w:p w14:paraId="74CE6493" w14:textId="78E2A1EB" w:rsidR="00FF3998" w:rsidRPr="00DB599C" w:rsidDel="00AC4AE7" w:rsidRDefault="00FF3998" w:rsidP="00AC4AE7">
      <w:pPr>
        <w:rPr>
          <w:del w:id="3979" w:author="Jarema Piekutowski" w:date="2022-09-08T08:48:00Z"/>
        </w:rPr>
        <w:pPrChange w:id="3980" w:author="Jarema Piekutowski" w:date="2022-09-08T08:48:00Z">
          <w:pPr/>
        </w:pPrChange>
      </w:pPr>
      <w:del w:id="3981" w:author="Jarema Piekutowski" w:date="2022-09-08T08:48:00Z">
        <w:r w:rsidRPr="00DB599C" w:rsidDel="00AC4AE7">
          <w:delText>7. 10 000 001 – 50 000 000 PLN</w:delText>
        </w:r>
      </w:del>
    </w:p>
    <w:p w14:paraId="2CF54760" w14:textId="7D61DFF0" w:rsidR="00FF3998" w:rsidRPr="00DB599C" w:rsidDel="00AC4AE7" w:rsidRDefault="00FF3998" w:rsidP="00AC4AE7">
      <w:pPr>
        <w:rPr>
          <w:del w:id="3982" w:author="Jarema Piekutowski" w:date="2022-09-08T08:48:00Z"/>
        </w:rPr>
        <w:pPrChange w:id="3983" w:author="Jarema Piekutowski" w:date="2022-09-08T08:48:00Z">
          <w:pPr/>
        </w:pPrChange>
      </w:pPr>
      <w:del w:id="3984" w:author="Jarema Piekutowski" w:date="2022-09-08T08:48:00Z">
        <w:r w:rsidRPr="00DB599C" w:rsidDel="00AC4AE7">
          <w:delText>8. Powyżej 50 000 000 PLN</w:delText>
        </w:r>
      </w:del>
    </w:p>
    <w:p w14:paraId="58BFFDF9" w14:textId="1A161A95" w:rsidR="00FF3998" w:rsidRPr="00DB599C" w:rsidDel="00AC4AE7" w:rsidRDefault="00FF3998" w:rsidP="00AC4AE7">
      <w:pPr>
        <w:rPr>
          <w:del w:id="3985" w:author="Jarema Piekutowski" w:date="2022-09-08T08:48:00Z"/>
        </w:rPr>
        <w:pPrChange w:id="3986" w:author="Jarema Piekutowski" w:date="2022-09-08T08:48:00Z">
          <w:pPr/>
        </w:pPrChange>
      </w:pPr>
      <w:del w:id="3987" w:author="Jarema Piekutowski" w:date="2022-09-08T08:48:00Z">
        <w:r w:rsidRPr="00DB599C" w:rsidDel="00AC4AE7">
          <w:delText>9</w:delText>
        </w:r>
        <w:r w:rsidDel="00AC4AE7">
          <w:delText>7</w:delText>
        </w:r>
        <w:r w:rsidRPr="00DB599C" w:rsidDel="00AC4AE7">
          <w:delText>. Nie wiem</w:delText>
        </w:r>
      </w:del>
    </w:p>
    <w:p w14:paraId="587F19F7" w14:textId="2C30CCAC" w:rsidR="00FF3998" w:rsidRPr="00DB599C" w:rsidDel="00AC4AE7" w:rsidRDefault="00FF3998" w:rsidP="00AC4AE7">
      <w:pPr>
        <w:rPr>
          <w:del w:id="3988" w:author="Jarema Piekutowski" w:date="2022-09-08T08:48:00Z"/>
        </w:rPr>
        <w:pPrChange w:id="3989" w:author="Jarema Piekutowski" w:date="2022-09-08T08:48:00Z">
          <w:pPr/>
        </w:pPrChange>
      </w:pPr>
      <w:del w:id="3990" w:author="Jarema Piekutowski" w:date="2022-09-08T08:48:00Z">
        <w:r w:rsidRPr="00DB599C" w:rsidDel="00AC4AE7">
          <w:delText>10. Odmowa odpowiedzi</w:delText>
        </w:r>
      </w:del>
    </w:p>
    <w:p w14:paraId="1F13F0C6" w14:textId="1C58612B" w:rsidR="00FF3998" w:rsidDel="00AC4AE7" w:rsidRDefault="00FF3998" w:rsidP="00AC4AE7">
      <w:pPr>
        <w:rPr>
          <w:del w:id="3991" w:author="Jarema Piekutowski" w:date="2022-09-08T08:48:00Z"/>
        </w:rPr>
        <w:pPrChange w:id="3992" w:author="Jarema Piekutowski" w:date="2022-09-08T08:48:00Z">
          <w:pPr/>
        </w:pPrChange>
      </w:pPr>
      <w:del w:id="3993" w:author="Jarema Piekutowski" w:date="2022-09-08T08:48:00Z">
        <w:r w:rsidDel="00AC4AE7">
          <w:delText>P11. Jeśli P9f=1. Biorąc pod uwagę wartość eksportu Państwa przedsiębiorstwa, proszę oszacować jaki był udział państw Unii Europejskiej w kierunkach eksportu?</w:delText>
        </w:r>
      </w:del>
    </w:p>
    <w:p w14:paraId="5B089FD0" w14:textId="2C2A60B9" w:rsidR="00FF3998" w:rsidDel="00AC4AE7" w:rsidRDefault="00FF3998" w:rsidP="00AC4AE7">
      <w:pPr>
        <w:rPr>
          <w:del w:id="3994" w:author="Jarema Piekutowski" w:date="2022-09-08T08:48:00Z"/>
        </w:rPr>
        <w:pPrChange w:id="3995" w:author="Jarema Piekutowski" w:date="2022-09-08T08:48:00Z">
          <w:pPr>
            <w:pStyle w:val="Akapitzlist"/>
            <w:numPr>
              <w:numId w:val="48"/>
            </w:numPr>
            <w:ind w:hanging="360"/>
          </w:pPr>
        </w:pPrChange>
      </w:pPr>
      <w:del w:id="3996" w:author="Jarema Piekutowski" w:date="2022-09-08T08:48:00Z">
        <w:r w:rsidDel="00AC4AE7">
          <w:delText>Do 10%</w:delText>
        </w:r>
      </w:del>
    </w:p>
    <w:p w14:paraId="74E7DE21" w14:textId="15337FFE" w:rsidR="00FF3998" w:rsidDel="00AC4AE7" w:rsidRDefault="00FF3998" w:rsidP="00AC4AE7">
      <w:pPr>
        <w:rPr>
          <w:del w:id="3997" w:author="Jarema Piekutowski" w:date="2022-09-08T08:48:00Z"/>
        </w:rPr>
        <w:pPrChange w:id="3998" w:author="Jarema Piekutowski" w:date="2022-09-08T08:48:00Z">
          <w:pPr>
            <w:pStyle w:val="Akapitzlist"/>
            <w:numPr>
              <w:numId w:val="48"/>
            </w:numPr>
            <w:ind w:hanging="360"/>
          </w:pPr>
        </w:pPrChange>
      </w:pPr>
      <w:del w:id="3999" w:author="Jarema Piekutowski" w:date="2022-09-08T08:48:00Z">
        <w:r w:rsidDel="00AC4AE7">
          <w:delText>Od 11 do 25%</w:delText>
        </w:r>
      </w:del>
    </w:p>
    <w:p w14:paraId="7E418395" w14:textId="6F98F29C" w:rsidR="00FF3998" w:rsidDel="00AC4AE7" w:rsidRDefault="00FF3998" w:rsidP="00AC4AE7">
      <w:pPr>
        <w:rPr>
          <w:del w:id="4000" w:author="Jarema Piekutowski" w:date="2022-09-08T08:48:00Z"/>
        </w:rPr>
        <w:pPrChange w:id="4001" w:author="Jarema Piekutowski" w:date="2022-09-08T08:48:00Z">
          <w:pPr>
            <w:pStyle w:val="Akapitzlist"/>
            <w:numPr>
              <w:numId w:val="48"/>
            </w:numPr>
            <w:ind w:hanging="360"/>
          </w:pPr>
        </w:pPrChange>
      </w:pPr>
      <w:del w:id="4002" w:author="Jarema Piekutowski" w:date="2022-09-08T08:48:00Z">
        <w:r w:rsidDel="00AC4AE7">
          <w:delText>26-50%</w:delText>
        </w:r>
      </w:del>
    </w:p>
    <w:p w14:paraId="3261E50A" w14:textId="7514C8BD" w:rsidR="00FF3998" w:rsidDel="00AC4AE7" w:rsidRDefault="00FF3998" w:rsidP="00AC4AE7">
      <w:pPr>
        <w:rPr>
          <w:del w:id="4003" w:author="Jarema Piekutowski" w:date="2022-09-08T08:48:00Z"/>
        </w:rPr>
        <w:pPrChange w:id="4004" w:author="Jarema Piekutowski" w:date="2022-09-08T08:48:00Z">
          <w:pPr>
            <w:pStyle w:val="Akapitzlist"/>
            <w:numPr>
              <w:numId w:val="48"/>
            </w:numPr>
            <w:ind w:hanging="360"/>
          </w:pPr>
        </w:pPrChange>
      </w:pPr>
      <w:del w:id="4005" w:author="Jarema Piekutowski" w:date="2022-09-08T08:48:00Z">
        <w:r w:rsidDel="00AC4AE7">
          <w:delText>51-75%</w:delText>
        </w:r>
      </w:del>
    </w:p>
    <w:p w14:paraId="709C787D" w14:textId="195B5657" w:rsidR="00FF3998" w:rsidDel="00AC4AE7" w:rsidRDefault="00FF3998" w:rsidP="00AC4AE7">
      <w:pPr>
        <w:rPr>
          <w:del w:id="4006" w:author="Jarema Piekutowski" w:date="2022-09-08T08:48:00Z"/>
        </w:rPr>
        <w:pPrChange w:id="4007" w:author="Jarema Piekutowski" w:date="2022-09-08T08:48:00Z">
          <w:pPr>
            <w:pStyle w:val="Akapitzlist"/>
            <w:numPr>
              <w:numId w:val="48"/>
            </w:numPr>
            <w:ind w:hanging="360"/>
          </w:pPr>
        </w:pPrChange>
      </w:pPr>
      <w:del w:id="4008" w:author="Jarema Piekutowski" w:date="2022-09-08T08:48:00Z">
        <w:r w:rsidDel="00AC4AE7">
          <w:delText>76-100%</w:delText>
        </w:r>
      </w:del>
    </w:p>
    <w:p w14:paraId="3DC734AB" w14:textId="49FC2026" w:rsidR="00FF3998" w:rsidRPr="00FE7589" w:rsidDel="00AC4AE7" w:rsidRDefault="00FF3998" w:rsidP="00AC4AE7">
      <w:pPr>
        <w:rPr>
          <w:del w:id="4009" w:author="Jarema Piekutowski" w:date="2022-09-08T08:48:00Z"/>
        </w:rPr>
        <w:pPrChange w:id="4010" w:author="Jarema Piekutowski" w:date="2022-09-08T08:48:00Z">
          <w:pPr>
            <w:pStyle w:val="Akapitzlist"/>
          </w:pPr>
        </w:pPrChange>
      </w:pPr>
      <w:del w:id="4011" w:author="Jarema Piekutowski" w:date="2022-09-08T08:48:00Z">
        <w:r w:rsidDel="00AC4AE7">
          <w:delText>97. Nie wiem, trudno powiedzieć</w:delText>
        </w:r>
      </w:del>
    </w:p>
    <w:p w14:paraId="1E3C5545" w14:textId="7B13D0FA" w:rsidR="00FF3998" w:rsidDel="00AC4AE7" w:rsidRDefault="00FF3998" w:rsidP="00AC4AE7">
      <w:pPr>
        <w:rPr>
          <w:del w:id="4012" w:author="Jarema Piekutowski" w:date="2022-09-08T08:48:00Z"/>
        </w:rPr>
        <w:pPrChange w:id="4013" w:author="Jarema Piekutowski" w:date="2022-09-08T08:48:00Z">
          <w:pPr/>
        </w:pPrChange>
      </w:pPr>
      <w:del w:id="4014" w:author="Jarema Piekutowski" w:date="2022-09-08T08:48:00Z">
        <w:r w:rsidDel="00AC4AE7">
          <w:rPr>
            <w:rFonts w:cstheme="minorHAnsi"/>
          </w:rPr>
          <w:delText xml:space="preserve">P12. Jeżeli M1=2-6 Czy w latach po zakończeniu realizacji projektu/M7 / , czyli  po roku /M4/ Państwa firma </w:delText>
        </w:r>
        <w:r w:rsidRPr="00FE7589" w:rsidDel="00AC4AE7">
          <w:delText>wprowadził</w:delText>
        </w:r>
        <w:r w:rsidDel="00AC4AE7">
          <w:delText>a</w:delText>
        </w:r>
        <w:r w:rsidRPr="00FE7589" w:rsidDel="00AC4AE7">
          <w:delText xml:space="preserve"> przynajmniej jedną innowację produktową lub procesową lub realizował</w:delText>
        </w:r>
        <w:r w:rsidDel="00AC4AE7">
          <w:delText>a</w:delText>
        </w:r>
        <w:r w:rsidRPr="00FE7589" w:rsidDel="00AC4AE7">
          <w:delText xml:space="preserve"> w tym okresie przynajmniej jeden projekt innowacyjny</w:delText>
        </w:r>
        <w:r w:rsidDel="00AC4AE7">
          <w:delText>, bez względu na to czy zakończył się sukcesem, czy też nie?</w:delText>
        </w:r>
      </w:del>
    </w:p>
    <w:p w14:paraId="0BA0070B" w14:textId="6C7BEAE3" w:rsidR="00FF3998" w:rsidDel="00AC4AE7" w:rsidRDefault="00FF3998" w:rsidP="00AC4AE7">
      <w:pPr>
        <w:rPr>
          <w:del w:id="4015" w:author="Jarema Piekutowski" w:date="2022-09-08T08:48:00Z"/>
        </w:rPr>
        <w:pPrChange w:id="4016" w:author="Jarema Piekutowski" w:date="2022-09-08T08:48:00Z">
          <w:pPr>
            <w:pStyle w:val="Akapitzlist"/>
            <w:numPr>
              <w:numId w:val="49"/>
            </w:numPr>
            <w:ind w:hanging="360"/>
          </w:pPr>
        </w:pPrChange>
      </w:pPr>
      <w:del w:id="4017" w:author="Jarema Piekutowski" w:date="2022-09-08T08:48:00Z">
        <w:r w:rsidDel="00AC4AE7">
          <w:delText>Tak</w:delText>
        </w:r>
      </w:del>
    </w:p>
    <w:p w14:paraId="153AF5B5" w14:textId="3452C648" w:rsidR="00FF3998" w:rsidDel="00AC4AE7" w:rsidRDefault="00FF3998" w:rsidP="00AC4AE7">
      <w:pPr>
        <w:rPr>
          <w:del w:id="4018" w:author="Jarema Piekutowski" w:date="2022-09-08T08:48:00Z"/>
        </w:rPr>
        <w:pPrChange w:id="4019" w:author="Jarema Piekutowski" w:date="2022-09-08T08:48:00Z">
          <w:pPr>
            <w:pStyle w:val="Akapitzlist"/>
            <w:numPr>
              <w:numId w:val="49"/>
            </w:numPr>
            <w:ind w:hanging="360"/>
          </w:pPr>
        </w:pPrChange>
      </w:pPr>
      <w:del w:id="4020" w:author="Jarema Piekutowski" w:date="2022-09-08T08:48:00Z">
        <w:r w:rsidDel="00AC4AE7">
          <w:delText>Nie</w:delText>
        </w:r>
      </w:del>
    </w:p>
    <w:p w14:paraId="11F0E9E3" w14:textId="5DF06EC9" w:rsidR="00FF3998" w:rsidDel="00AC4AE7" w:rsidRDefault="00FF3998" w:rsidP="00AC4AE7">
      <w:pPr>
        <w:rPr>
          <w:del w:id="4021" w:author="Jarema Piekutowski" w:date="2022-09-08T08:48:00Z"/>
        </w:rPr>
        <w:pPrChange w:id="4022" w:author="Jarema Piekutowski" w:date="2022-09-08T08:48:00Z">
          <w:pPr>
            <w:pStyle w:val="Akapitzlist"/>
          </w:pPr>
        </w:pPrChange>
      </w:pPr>
      <w:del w:id="4023" w:author="Jarema Piekutowski" w:date="2022-09-08T08:48:00Z">
        <w:r w:rsidDel="00AC4AE7">
          <w:delText>97. Nie wiem trudno powiedzieć</w:delText>
        </w:r>
      </w:del>
    </w:p>
    <w:p w14:paraId="624967BA" w14:textId="307395A3" w:rsidR="00FF3998" w:rsidDel="00AC4AE7" w:rsidRDefault="00FF3998" w:rsidP="00AC4AE7">
      <w:pPr>
        <w:rPr>
          <w:del w:id="4024" w:author="Jarema Piekutowski" w:date="2022-09-08T08:48:00Z"/>
        </w:rPr>
        <w:pPrChange w:id="4025" w:author="Jarema Piekutowski" w:date="2022-09-08T08:48:00Z">
          <w:pPr/>
        </w:pPrChange>
      </w:pPr>
      <w:del w:id="4026" w:author="Jarema Piekutowski" w:date="2022-09-08T08:48:00Z">
        <w:r w:rsidDel="00AC4AE7">
          <w:delText>P13. Jeśli P12=1 Z jakich środków finansowane było wprowadzenie tych innowacji/prowadzenie procesów innowacyjnych? Można wskazać więcej niż jedną odpowiedź</w:delText>
        </w:r>
      </w:del>
    </w:p>
    <w:p w14:paraId="351D489A" w14:textId="0946C562" w:rsidR="00FF3998" w:rsidDel="00AC4AE7" w:rsidRDefault="00FF3998" w:rsidP="00AC4AE7">
      <w:pPr>
        <w:rPr>
          <w:del w:id="4027" w:author="Jarema Piekutowski" w:date="2022-09-08T08:48:00Z"/>
        </w:rPr>
        <w:pPrChange w:id="4028" w:author="Jarema Piekutowski" w:date="2022-09-08T08:48:00Z">
          <w:pPr>
            <w:pStyle w:val="Akapitzlist"/>
            <w:numPr>
              <w:numId w:val="51"/>
            </w:numPr>
            <w:ind w:hanging="360"/>
          </w:pPr>
        </w:pPrChange>
      </w:pPr>
      <w:del w:id="4029" w:author="Jarema Piekutowski" w:date="2022-09-08T08:48:00Z">
        <w:r w:rsidDel="00AC4AE7">
          <w:delText>Środki własne firmy</w:delText>
        </w:r>
      </w:del>
    </w:p>
    <w:p w14:paraId="3F77035A" w14:textId="4A0DBEFE" w:rsidR="00FF3998" w:rsidDel="00AC4AE7" w:rsidRDefault="00FF3998" w:rsidP="00AC4AE7">
      <w:pPr>
        <w:rPr>
          <w:del w:id="4030" w:author="Jarema Piekutowski" w:date="2022-09-08T08:48:00Z"/>
        </w:rPr>
        <w:pPrChange w:id="4031" w:author="Jarema Piekutowski" w:date="2022-09-08T08:48:00Z">
          <w:pPr>
            <w:pStyle w:val="Akapitzlist"/>
            <w:numPr>
              <w:numId w:val="51"/>
            </w:numPr>
            <w:ind w:hanging="360"/>
          </w:pPr>
        </w:pPrChange>
      </w:pPr>
      <w:del w:id="4032" w:author="Jarema Piekutowski" w:date="2022-09-08T08:48:00Z">
        <w:r w:rsidDel="00AC4AE7">
          <w:delText>Kredyt krajowy</w:delText>
        </w:r>
      </w:del>
    </w:p>
    <w:p w14:paraId="53C87181" w14:textId="17427B60" w:rsidR="00FF3998" w:rsidDel="00AC4AE7" w:rsidRDefault="00FF3998" w:rsidP="00AC4AE7">
      <w:pPr>
        <w:rPr>
          <w:del w:id="4033" w:author="Jarema Piekutowski" w:date="2022-09-08T08:48:00Z"/>
        </w:rPr>
        <w:pPrChange w:id="4034" w:author="Jarema Piekutowski" w:date="2022-09-08T08:48:00Z">
          <w:pPr>
            <w:pStyle w:val="Akapitzlist"/>
            <w:numPr>
              <w:numId w:val="51"/>
            </w:numPr>
            <w:ind w:hanging="360"/>
          </w:pPr>
        </w:pPrChange>
      </w:pPr>
      <w:del w:id="4035" w:author="Jarema Piekutowski" w:date="2022-09-08T08:48:00Z">
        <w:r w:rsidDel="00AC4AE7">
          <w:delText>Instrumenty zwrotne ze środków europejskich</w:delText>
        </w:r>
      </w:del>
    </w:p>
    <w:p w14:paraId="4BB74B96" w14:textId="15F4C258" w:rsidR="00FF3998" w:rsidDel="00AC4AE7" w:rsidRDefault="00FF3998" w:rsidP="00AC4AE7">
      <w:pPr>
        <w:rPr>
          <w:del w:id="4036" w:author="Jarema Piekutowski" w:date="2022-09-08T08:48:00Z"/>
        </w:rPr>
        <w:pPrChange w:id="4037" w:author="Jarema Piekutowski" w:date="2022-09-08T08:48:00Z">
          <w:pPr>
            <w:pStyle w:val="Akapitzlist"/>
            <w:numPr>
              <w:numId w:val="51"/>
            </w:numPr>
            <w:ind w:hanging="360"/>
          </w:pPr>
        </w:pPrChange>
      </w:pPr>
      <w:del w:id="4038" w:author="Jarema Piekutowski" w:date="2022-09-08T08:48:00Z">
        <w:r w:rsidDel="00AC4AE7">
          <w:delText>Dotacje regionalnych lub krajowych programów operacyjnych</w:delText>
        </w:r>
      </w:del>
    </w:p>
    <w:p w14:paraId="51DB9EA5" w14:textId="7C441190" w:rsidR="00FF3998" w:rsidDel="00AC4AE7" w:rsidRDefault="00FF3998" w:rsidP="00AC4AE7">
      <w:pPr>
        <w:rPr>
          <w:del w:id="4039" w:author="Jarema Piekutowski" w:date="2022-09-08T08:48:00Z"/>
        </w:rPr>
        <w:pPrChange w:id="4040" w:author="Jarema Piekutowski" w:date="2022-09-08T08:48:00Z">
          <w:pPr>
            <w:pStyle w:val="Akapitzlist"/>
            <w:numPr>
              <w:numId w:val="51"/>
            </w:numPr>
            <w:ind w:hanging="360"/>
          </w:pPr>
        </w:pPrChange>
      </w:pPr>
      <w:del w:id="4041" w:author="Jarema Piekutowski" w:date="2022-09-08T08:48:00Z">
        <w:r w:rsidDel="00AC4AE7">
          <w:delText>Inne, jakie?</w:delText>
        </w:r>
      </w:del>
    </w:p>
    <w:p w14:paraId="71620205" w14:textId="17900EC2" w:rsidR="00FF3998" w:rsidDel="00AC4AE7" w:rsidRDefault="00FF3998" w:rsidP="00AC4AE7">
      <w:pPr>
        <w:rPr>
          <w:del w:id="4042" w:author="Jarema Piekutowski" w:date="2022-09-08T08:48:00Z"/>
        </w:rPr>
        <w:pPrChange w:id="4043" w:author="Jarema Piekutowski" w:date="2022-09-08T08:48:00Z">
          <w:pPr/>
        </w:pPrChange>
      </w:pPr>
      <w:del w:id="4044" w:author="Jarema Piekutowski" w:date="2022-09-08T08:48:00Z">
        <w:r w:rsidDel="00AC4AE7">
          <w:delText>97. Nie wiem, trudno powiedzieć</w:delText>
        </w:r>
      </w:del>
    </w:p>
    <w:p w14:paraId="57F4711A" w14:textId="2BC03D09" w:rsidR="00FF3998" w:rsidDel="00AC4AE7" w:rsidRDefault="00FF3998" w:rsidP="00AC4AE7">
      <w:pPr>
        <w:rPr>
          <w:del w:id="4045" w:author="Jarema Piekutowski" w:date="2022-09-08T08:48:00Z"/>
        </w:rPr>
        <w:pPrChange w:id="4046" w:author="Jarema Piekutowski" w:date="2022-09-08T08:48:00Z">
          <w:pPr/>
        </w:pPrChange>
      </w:pPr>
      <w:del w:id="4047" w:author="Jarema Piekutowski" w:date="2022-09-08T08:48:00Z">
        <w:r w:rsidDel="00AC4AE7">
          <w:delText>P13a. Jeśli P12=1 Proszę oszacować, jaka była wartość nakładów niezbędnych na zrealizowanie tych innowacji/procesu innowacyjnego po roku/M4)?</w:delText>
        </w:r>
      </w:del>
    </w:p>
    <w:p w14:paraId="57A3D2E0" w14:textId="519F940E" w:rsidR="00FF3998" w:rsidRPr="00DB599C" w:rsidDel="00AC4AE7" w:rsidRDefault="00FF3998" w:rsidP="00AC4AE7">
      <w:pPr>
        <w:rPr>
          <w:del w:id="4048" w:author="Jarema Piekutowski" w:date="2022-09-08T08:48:00Z"/>
        </w:rPr>
        <w:pPrChange w:id="4049" w:author="Jarema Piekutowski" w:date="2022-09-08T08:48:00Z">
          <w:pPr/>
        </w:pPrChange>
      </w:pPr>
      <w:del w:id="4050" w:author="Jarema Piekutowski" w:date="2022-09-08T08:48:00Z">
        <w:r w:rsidRPr="00DB599C" w:rsidDel="00AC4AE7">
          <w:delText>1. Poniżej 50 001 PLN</w:delText>
        </w:r>
      </w:del>
    </w:p>
    <w:p w14:paraId="42DDD2D0" w14:textId="7A7B2F5F" w:rsidR="00FF3998" w:rsidRPr="00DB599C" w:rsidDel="00AC4AE7" w:rsidRDefault="00FF3998" w:rsidP="00AC4AE7">
      <w:pPr>
        <w:rPr>
          <w:del w:id="4051" w:author="Jarema Piekutowski" w:date="2022-09-08T08:48:00Z"/>
        </w:rPr>
        <w:pPrChange w:id="4052" w:author="Jarema Piekutowski" w:date="2022-09-08T08:48:00Z">
          <w:pPr/>
        </w:pPrChange>
      </w:pPr>
      <w:del w:id="4053" w:author="Jarema Piekutowski" w:date="2022-09-08T08:48:00Z">
        <w:r w:rsidRPr="00DB599C" w:rsidDel="00AC4AE7">
          <w:delText>2. 50 001 – 100 000 PLN</w:delText>
        </w:r>
      </w:del>
    </w:p>
    <w:p w14:paraId="52ED3D91" w14:textId="288E9D33" w:rsidR="00FF3998" w:rsidRPr="00DB599C" w:rsidDel="00AC4AE7" w:rsidRDefault="00FF3998" w:rsidP="00AC4AE7">
      <w:pPr>
        <w:rPr>
          <w:del w:id="4054" w:author="Jarema Piekutowski" w:date="2022-09-08T08:48:00Z"/>
        </w:rPr>
        <w:pPrChange w:id="4055" w:author="Jarema Piekutowski" w:date="2022-09-08T08:48:00Z">
          <w:pPr/>
        </w:pPrChange>
      </w:pPr>
      <w:del w:id="4056" w:author="Jarema Piekutowski" w:date="2022-09-08T08:48:00Z">
        <w:r w:rsidRPr="00DB599C" w:rsidDel="00AC4AE7">
          <w:delText>3. 100 001 – 500 000 PLN</w:delText>
        </w:r>
      </w:del>
    </w:p>
    <w:p w14:paraId="725FD2DE" w14:textId="3F5FA720" w:rsidR="00FF3998" w:rsidRPr="00DB599C" w:rsidDel="00AC4AE7" w:rsidRDefault="00FF3998" w:rsidP="00AC4AE7">
      <w:pPr>
        <w:rPr>
          <w:del w:id="4057" w:author="Jarema Piekutowski" w:date="2022-09-08T08:48:00Z"/>
        </w:rPr>
        <w:pPrChange w:id="4058" w:author="Jarema Piekutowski" w:date="2022-09-08T08:48:00Z">
          <w:pPr/>
        </w:pPrChange>
      </w:pPr>
      <w:del w:id="4059" w:author="Jarema Piekutowski" w:date="2022-09-08T08:48:00Z">
        <w:r w:rsidRPr="00DB599C" w:rsidDel="00AC4AE7">
          <w:delText>4. 500 001 – 1 000 000 PLN</w:delText>
        </w:r>
      </w:del>
    </w:p>
    <w:p w14:paraId="61297DC4" w14:textId="0793379C" w:rsidR="00FF3998" w:rsidRPr="00DB599C" w:rsidDel="00AC4AE7" w:rsidRDefault="00FF3998" w:rsidP="00AC4AE7">
      <w:pPr>
        <w:rPr>
          <w:del w:id="4060" w:author="Jarema Piekutowski" w:date="2022-09-08T08:48:00Z"/>
        </w:rPr>
        <w:pPrChange w:id="4061" w:author="Jarema Piekutowski" w:date="2022-09-08T08:48:00Z">
          <w:pPr/>
        </w:pPrChange>
      </w:pPr>
      <w:del w:id="4062" w:author="Jarema Piekutowski" w:date="2022-09-08T08:48:00Z">
        <w:r w:rsidRPr="00DB599C" w:rsidDel="00AC4AE7">
          <w:delText>5. 1 000 001 – 5 000 000 PLN</w:delText>
        </w:r>
      </w:del>
    </w:p>
    <w:p w14:paraId="0FCAB06F" w14:textId="7C3D4326" w:rsidR="00FF3998" w:rsidRPr="00DB599C" w:rsidDel="00AC4AE7" w:rsidRDefault="00FF3998" w:rsidP="00AC4AE7">
      <w:pPr>
        <w:rPr>
          <w:del w:id="4063" w:author="Jarema Piekutowski" w:date="2022-09-08T08:48:00Z"/>
        </w:rPr>
        <w:pPrChange w:id="4064" w:author="Jarema Piekutowski" w:date="2022-09-08T08:48:00Z">
          <w:pPr/>
        </w:pPrChange>
      </w:pPr>
      <w:del w:id="4065" w:author="Jarema Piekutowski" w:date="2022-09-08T08:48:00Z">
        <w:r w:rsidRPr="00DB599C" w:rsidDel="00AC4AE7">
          <w:delText>6. 5 000 001 – 10 000 000 PLN</w:delText>
        </w:r>
      </w:del>
    </w:p>
    <w:p w14:paraId="6DDF38D6" w14:textId="780B838B" w:rsidR="00FF3998" w:rsidRPr="00DB599C" w:rsidDel="00AC4AE7" w:rsidRDefault="00FF3998" w:rsidP="00AC4AE7">
      <w:pPr>
        <w:rPr>
          <w:del w:id="4066" w:author="Jarema Piekutowski" w:date="2022-09-08T08:48:00Z"/>
        </w:rPr>
        <w:pPrChange w:id="4067" w:author="Jarema Piekutowski" w:date="2022-09-08T08:48:00Z">
          <w:pPr/>
        </w:pPrChange>
      </w:pPr>
      <w:del w:id="4068" w:author="Jarema Piekutowski" w:date="2022-09-08T08:48:00Z">
        <w:r w:rsidRPr="00DB599C" w:rsidDel="00AC4AE7">
          <w:delText>7. 10 000 001 – 50 000 000 PLN</w:delText>
        </w:r>
      </w:del>
    </w:p>
    <w:p w14:paraId="27945185" w14:textId="54E2E3D6" w:rsidR="00FF3998" w:rsidRPr="00DB599C" w:rsidDel="00AC4AE7" w:rsidRDefault="00FF3998" w:rsidP="00AC4AE7">
      <w:pPr>
        <w:rPr>
          <w:del w:id="4069" w:author="Jarema Piekutowski" w:date="2022-09-08T08:48:00Z"/>
        </w:rPr>
        <w:pPrChange w:id="4070" w:author="Jarema Piekutowski" w:date="2022-09-08T08:48:00Z">
          <w:pPr/>
        </w:pPrChange>
      </w:pPr>
      <w:del w:id="4071" w:author="Jarema Piekutowski" w:date="2022-09-08T08:48:00Z">
        <w:r w:rsidRPr="00DB599C" w:rsidDel="00AC4AE7">
          <w:delText>8. Powyżej 50 000 000 PLN</w:delText>
        </w:r>
      </w:del>
    </w:p>
    <w:p w14:paraId="000824D3" w14:textId="522CDB21" w:rsidR="00FF3998" w:rsidRPr="00DB599C" w:rsidDel="00AC4AE7" w:rsidRDefault="00FF3998" w:rsidP="00AC4AE7">
      <w:pPr>
        <w:rPr>
          <w:del w:id="4072" w:author="Jarema Piekutowski" w:date="2022-09-08T08:48:00Z"/>
        </w:rPr>
        <w:pPrChange w:id="4073" w:author="Jarema Piekutowski" w:date="2022-09-08T08:48:00Z">
          <w:pPr/>
        </w:pPrChange>
      </w:pPr>
      <w:del w:id="4074" w:author="Jarema Piekutowski" w:date="2022-09-08T08:48:00Z">
        <w:r w:rsidRPr="00DB599C" w:rsidDel="00AC4AE7">
          <w:delText>9</w:delText>
        </w:r>
        <w:r w:rsidDel="00AC4AE7">
          <w:delText>7</w:delText>
        </w:r>
        <w:r w:rsidRPr="00DB599C" w:rsidDel="00AC4AE7">
          <w:delText>. Nie wiem</w:delText>
        </w:r>
      </w:del>
    </w:p>
    <w:p w14:paraId="7466A51D" w14:textId="1BD1D285" w:rsidR="00FF3998" w:rsidRPr="000D7343" w:rsidDel="00AC4AE7" w:rsidRDefault="00FF3998" w:rsidP="00AC4AE7">
      <w:pPr>
        <w:rPr>
          <w:del w:id="4075" w:author="Jarema Piekutowski" w:date="2022-09-08T08:48:00Z"/>
        </w:rPr>
        <w:pPrChange w:id="4076" w:author="Jarema Piekutowski" w:date="2022-09-08T08:48:00Z">
          <w:pPr/>
        </w:pPrChange>
      </w:pPr>
      <w:del w:id="4077" w:author="Jarema Piekutowski" w:date="2022-09-08T08:48:00Z">
        <w:r w:rsidRPr="00DB599C" w:rsidDel="00AC4AE7">
          <w:delText>10. Odmowa odpowiedzi</w:delText>
        </w:r>
      </w:del>
    </w:p>
    <w:p w14:paraId="20D946D1" w14:textId="77185B52" w:rsidR="00FF3998" w:rsidDel="00AC4AE7" w:rsidRDefault="00FF3998" w:rsidP="00AC4AE7">
      <w:pPr>
        <w:rPr>
          <w:del w:id="4078" w:author="Jarema Piekutowski" w:date="2022-09-08T08:48:00Z"/>
        </w:rPr>
        <w:pPrChange w:id="4079" w:author="Jarema Piekutowski" w:date="2022-09-08T08:48:00Z">
          <w:pPr/>
        </w:pPrChange>
      </w:pPr>
      <w:del w:id="4080" w:author="Jarema Piekutowski" w:date="2022-09-08T08:48:00Z">
        <w:r w:rsidDel="00AC4AE7">
          <w:delText xml:space="preserve">P14. Jeśli M1=2-6 Czy do końca roku 2023 planują Państwo </w:delText>
        </w:r>
        <w:r w:rsidRPr="00FE7589" w:rsidDel="00AC4AE7">
          <w:delText>wprowadzi</w:delText>
        </w:r>
        <w:r w:rsidDel="00AC4AE7">
          <w:delText>ć</w:delText>
        </w:r>
        <w:r w:rsidRPr="00FE7589" w:rsidDel="00AC4AE7">
          <w:delText xml:space="preserve"> przynajmniej jedną innowację produktową lub procesową (od 2018 r procesów biznesowych) lub realizowa</w:delText>
        </w:r>
        <w:r w:rsidDel="00AC4AE7">
          <w:delText>ć</w:delText>
        </w:r>
        <w:r w:rsidRPr="00FE7589" w:rsidDel="00AC4AE7">
          <w:delText xml:space="preserve"> w tym okresie przynajmniej jeden projekt innowacyjny</w:delText>
        </w:r>
        <w:r w:rsidDel="00AC4AE7">
          <w:delText xml:space="preserve"> (nawet niedokończony w tym okresie)?</w:delText>
        </w:r>
      </w:del>
    </w:p>
    <w:p w14:paraId="4A7E8E60" w14:textId="1492B087" w:rsidR="00FF3998" w:rsidDel="00AC4AE7" w:rsidRDefault="00FF3998" w:rsidP="00AC4AE7">
      <w:pPr>
        <w:rPr>
          <w:del w:id="4081" w:author="Jarema Piekutowski" w:date="2022-09-08T08:48:00Z"/>
        </w:rPr>
        <w:pPrChange w:id="4082" w:author="Jarema Piekutowski" w:date="2022-09-08T08:48:00Z">
          <w:pPr>
            <w:pStyle w:val="Akapitzlist"/>
            <w:numPr>
              <w:numId w:val="50"/>
            </w:numPr>
            <w:ind w:hanging="360"/>
          </w:pPr>
        </w:pPrChange>
      </w:pPr>
      <w:del w:id="4083" w:author="Jarema Piekutowski" w:date="2022-09-08T08:48:00Z">
        <w:r w:rsidDel="00AC4AE7">
          <w:delText>Tak, pod warunkiem uzyskania dofinansowania ze środków unijnych na realizację nowego projektu</w:delText>
        </w:r>
      </w:del>
    </w:p>
    <w:p w14:paraId="7428D988" w14:textId="1BBE2F0B" w:rsidR="00FF3998" w:rsidDel="00AC4AE7" w:rsidRDefault="00FF3998" w:rsidP="00AC4AE7">
      <w:pPr>
        <w:rPr>
          <w:del w:id="4084" w:author="Jarema Piekutowski" w:date="2022-09-08T08:48:00Z"/>
        </w:rPr>
        <w:pPrChange w:id="4085" w:author="Jarema Piekutowski" w:date="2022-09-08T08:48:00Z">
          <w:pPr>
            <w:pStyle w:val="Akapitzlist"/>
            <w:numPr>
              <w:numId w:val="50"/>
            </w:numPr>
            <w:ind w:hanging="360"/>
          </w:pPr>
        </w:pPrChange>
      </w:pPr>
      <w:del w:id="4086" w:author="Jarema Piekutowski" w:date="2022-09-08T08:48:00Z">
        <w:r w:rsidDel="00AC4AE7">
          <w:delText>Tak, bez względu na uzyskanie dofinansowania ze środków unijnych na realizację nowego projektu</w:delText>
        </w:r>
      </w:del>
    </w:p>
    <w:p w14:paraId="5E2E1C62" w14:textId="557C8E01" w:rsidR="00FF3998" w:rsidDel="00AC4AE7" w:rsidRDefault="00FF3998" w:rsidP="00AC4AE7">
      <w:pPr>
        <w:rPr>
          <w:del w:id="4087" w:author="Jarema Piekutowski" w:date="2022-09-08T08:48:00Z"/>
        </w:rPr>
        <w:pPrChange w:id="4088" w:author="Jarema Piekutowski" w:date="2022-09-08T08:48:00Z">
          <w:pPr>
            <w:pStyle w:val="Akapitzlist"/>
            <w:numPr>
              <w:numId w:val="50"/>
            </w:numPr>
            <w:ind w:hanging="360"/>
          </w:pPr>
        </w:pPrChange>
      </w:pPr>
      <w:del w:id="4089" w:author="Jarema Piekutowski" w:date="2022-09-08T08:48:00Z">
        <w:r w:rsidDel="00AC4AE7">
          <w:delText>Nie</w:delText>
        </w:r>
      </w:del>
    </w:p>
    <w:p w14:paraId="2A03BDAF" w14:textId="479B486C" w:rsidR="00FF3998" w:rsidDel="00AC4AE7" w:rsidRDefault="00FF3998" w:rsidP="00AC4AE7">
      <w:pPr>
        <w:rPr>
          <w:del w:id="4090" w:author="Jarema Piekutowski" w:date="2022-09-08T08:48:00Z"/>
        </w:rPr>
        <w:pPrChange w:id="4091" w:author="Jarema Piekutowski" w:date="2022-09-08T08:48:00Z">
          <w:pPr>
            <w:pStyle w:val="Akapitzlist"/>
          </w:pPr>
        </w:pPrChange>
      </w:pPr>
      <w:del w:id="4092" w:author="Jarema Piekutowski" w:date="2022-09-08T08:48:00Z">
        <w:r w:rsidDel="00AC4AE7">
          <w:delText>97. Nie wiem trudno powiedzieć</w:delText>
        </w:r>
      </w:del>
    </w:p>
    <w:p w14:paraId="6C90B37F" w14:textId="58F71838" w:rsidR="00FF3998" w:rsidDel="00AC4AE7" w:rsidRDefault="00FF3998" w:rsidP="00AC4AE7">
      <w:pPr>
        <w:rPr>
          <w:del w:id="4093" w:author="Jarema Piekutowski" w:date="2022-09-08T08:48:00Z"/>
        </w:rPr>
        <w:pPrChange w:id="4094" w:author="Jarema Piekutowski" w:date="2022-09-08T08:48:00Z">
          <w:pPr/>
        </w:pPrChange>
      </w:pPr>
      <w:del w:id="4095" w:author="Jarema Piekutowski" w:date="2022-09-08T08:48:00Z">
        <w:r w:rsidDel="00AC4AE7">
          <w:delText>P15.Jeśli P14=1 Proszę oszacować, jaka będzie wartość nakładów niezbędnych na zrealizowanie tych  planowanych innowacji/procesu innowacyjnego w roku 2023?</w:delText>
        </w:r>
      </w:del>
    </w:p>
    <w:p w14:paraId="0642EF93" w14:textId="4ABE77F5" w:rsidR="00FF3998" w:rsidRPr="00DB599C" w:rsidDel="00AC4AE7" w:rsidRDefault="00FF3998" w:rsidP="00AC4AE7">
      <w:pPr>
        <w:rPr>
          <w:del w:id="4096" w:author="Jarema Piekutowski" w:date="2022-09-08T08:48:00Z"/>
        </w:rPr>
        <w:pPrChange w:id="4097" w:author="Jarema Piekutowski" w:date="2022-09-08T08:48:00Z">
          <w:pPr/>
        </w:pPrChange>
      </w:pPr>
      <w:del w:id="4098" w:author="Jarema Piekutowski" w:date="2022-09-08T08:48:00Z">
        <w:r w:rsidRPr="00DB599C" w:rsidDel="00AC4AE7">
          <w:delText>1. Poniżej 50 001 PLN</w:delText>
        </w:r>
      </w:del>
    </w:p>
    <w:p w14:paraId="50ED8530" w14:textId="6E7C090F" w:rsidR="00FF3998" w:rsidRPr="00DB599C" w:rsidDel="00AC4AE7" w:rsidRDefault="00FF3998" w:rsidP="00AC4AE7">
      <w:pPr>
        <w:rPr>
          <w:del w:id="4099" w:author="Jarema Piekutowski" w:date="2022-09-08T08:48:00Z"/>
        </w:rPr>
        <w:pPrChange w:id="4100" w:author="Jarema Piekutowski" w:date="2022-09-08T08:48:00Z">
          <w:pPr/>
        </w:pPrChange>
      </w:pPr>
      <w:del w:id="4101" w:author="Jarema Piekutowski" w:date="2022-09-08T08:48:00Z">
        <w:r w:rsidRPr="00DB599C" w:rsidDel="00AC4AE7">
          <w:delText>2. 50 001 – 100 000 PLN</w:delText>
        </w:r>
      </w:del>
    </w:p>
    <w:p w14:paraId="431B5169" w14:textId="3BB8B059" w:rsidR="00FF3998" w:rsidRPr="00DB599C" w:rsidDel="00AC4AE7" w:rsidRDefault="00FF3998" w:rsidP="00AC4AE7">
      <w:pPr>
        <w:rPr>
          <w:del w:id="4102" w:author="Jarema Piekutowski" w:date="2022-09-08T08:48:00Z"/>
        </w:rPr>
        <w:pPrChange w:id="4103" w:author="Jarema Piekutowski" w:date="2022-09-08T08:48:00Z">
          <w:pPr/>
        </w:pPrChange>
      </w:pPr>
      <w:del w:id="4104" w:author="Jarema Piekutowski" w:date="2022-09-08T08:48:00Z">
        <w:r w:rsidRPr="00DB599C" w:rsidDel="00AC4AE7">
          <w:delText>3. 100 001 – 500 000 PLN</w:delText>
        </w:r>
      </w:del>
    </w:p>
    <w:p w14:paraId="0A0F1438" w14:textId="7AB9B798" w:rsidR="00FF3998" w:rsidRPr="00DB599C" w:rsidDel="00AC4AE7" w:rsidRDefault="00FF3998" w:rsidP="00AC4AE7">
      <w:pPr>
        <w:rPr>
          <w:del w:id="4105" w:author="Jarema Piekutowski" w:date="2022-09-08T08:48:00Z"/>
        </w:rPr>
        <w:pPrChange w:id="4106" w:author="Jarema Piekutowski" w:date="2022-09-08T08:48:00Z">
          <w:pPr/>
        </w:pPrChange>
      </w:pPr>
      <w:del w:id="4107" w:author="Jarema Piekutowski" w:date="2022-09-08T08:48:00Z">
        <w:r w:rsidRPr="00DB599C" w:rsidDel="00AC4AE7">
          <w:delText>4. 500 001 – 1 000 000 PLN</w:delText>
        </w:r>
      </w:del>
    </w:p>
    <w:p w14:paraId="7F877178" w14:textId="493B67D7" w:rsidR="00FF3998" w:rsidRPr="00DB599C" w:rsidDel="00AC4AE7" w:rsidRDefault="00FF3998" w:rsidP="00AC4AE7">
      <w:pPr>
        <w:rPr>
          <w:del w:id="4108" w:author="Jarema Piekutowski" w:date="2022-09-08T08:48:00Z"/>
        </w:rPr>
        <w:pPrChange w:id="4109" w:author="Jarema Piekutowski" w:date="2022-09-08T08:48:00Z">
          <w:pPr/>
        </w:pPrChange>
      </w:pPr>
      <w:del w:id="4110" w:author="Jarema Piekutowski" w:date="2022-09-08T08:48:00Z">
        <w:r w:rsidRPr="00DB599C" w:rsidDel="00AC4AE7">
          <w:delText>5. 1 000 001 – 5 000 000 PLN</w:delText>
        </w:r>
      </w:del>
    </w:p>
    <w:p w14:paraId="0A191397" w14:textId="6054AF9C" w:rsidR="00FF3998" w:rsidRPr="00DB599C" w:rsidDel="00AC4AE7" w:rsidRDefault="00FF3998" w:rsidP="00AC4AE7">
      <w:pPr>
        <w:rPr>
          <w:del w:id="4111" w:author="Jarema Piekutowski" w:date="2022-09-08T08:48:00Z"/>
        </w:rPr>
        <w:pPrChange w:id="4112" w:author="Jarema Piekutowski" w:date="2022-09-08T08:48:00Z">
          <w:pPr/>
        </w:pPrChange>
      </w:pPr>
      <w:del w:id="4113" w:author="Jarema Piekutowski" w:date="2022-09-08T08:48:00Z">
        <w:r w:rsidRPr="00DB599C" w:rsidDel="00AC4AE7">
          <w:delText>6. 5 000 001 – 10 000 000 PLN</w:delText>
        </w:r>
      </w:del>
    </w:p>
    <w:p w14:paraId="7F11393B" w14:textId="10E94884" w:rsidR="00FF3998" w:rsidRPr="00DB599C" w:rsidDel="00AC4AE7" w:rsidRDefault="00FF3998" w:rsidP="00AC4AE7">
      <w:pPr>
        <w:rPr>
          <w:del w:id="4114" w:author="Jarema Piekutowski" w:date="2022-09-08T08:48:00Z"/>
        </w:rPr>
        <w:pPrChange w:id="4115" w:author="Jarema Piekutowski" w:date="2022-09-08T08:48:00Z">
          <w:pPr/>
        </w:pPrChange>
      </w:pPr>
      <w:del w:id="4116" w:author="Jarema Piekutowski" w:date="2022-09-08T08:48:00Z">
        <w:r w:rsidRPr="00DB599C" w:rsidDel="00AC4AE7">
          <w:delText>7. 10 000 001 – 50 000 000 PLN</w:delText>
        </w:r>
      </w:del>
    </w:p>
    <w:p w14:paraId="52CD812C" w14:textId="00C2AD0B" w:rsidR="00FF3998" w:rsidRPr="00DB599C" w:rsidDel="00AC4AE7" w:rsidRDefault="00FF3998" w:rsidP="00AC4AE7">
      <w:pPr>
        <w:rPr>
          <w:del w:id="4117" w:author="Jarema Piekutowski" w:date="2022-09-08T08:48:00Z"/>
        </w:rPr>
        <w:pPrChange w:id="4118" w:author="Jarema Piekutowski" w:date="2022-09-08T08:48:00Z">
          <w:pPr/>
        </w:pPrChange>
      </w:pPr>
      <w:del w:id="4119" w:author="Jarema Piekutowski" w:date="2022-09-08T08:48:00Z">
        <w:r w:rsidRPr="00DB599C" w:rsidDel="00AC4AE7">
          <w:delText>8. Powyżej 50 000 000 PLN</w:delText>
        </w:r>
      </w:del>
    </w:p>
    <w:p w14:paraId="30E14ED3" w14:textId="60DFD935" w:rsidR="00FF3998" w:rsidRPr="00DB599C" w:rsidDel="00AC4AE7" w:rsidRDefault="00FF3998" w:rsidP="00AC4AE7">
      <w:pPr>
        <w:rPr>
          <w:del w:id="4120" w:author="Jarema Piekutowski" w:date="2022-09-08T08:48:00Z"/>
        </w:rPr>
        <w:pPrChange w:id="4121" w:author="Jarema Piekutowski" w:date="2022-09-08T08:48:00Z">
          <w:pPr/>
        </w:pPrChange>
      </w:pPr>
      <w:del w:id="4122" w:author="Jarema Piekutowski" w:date="2022-09-08T08:48:00Z">
        <w:r w:rsidRPr="00DB599C" w:rsidDel="00AC4AE7">
          <w:delText>9</w:delText>
        </w:r>
        <w:r w:rsidDel="00AC4AE7">
          <w:delText>7</w:delText>
        </w:r>
        <w:r w:rsidRPr="00DB599C" w:rsidDel="00AC4AE7">
          <w:delText>. Nie wiem</w:delText>
        </w:r>
      </w:del>
    </w:p>
    <w:p w14:paraId="7C5A378A" w14:textId="460EF857" w:rsidR="00FF3998" w:rsidDel="00AC4AE7" w:rsidRDefault="00FF3998" w:rsidP="00AC4AE7">
      <w:pPr>
        <w:rPr>
          <w:del w:id="4123" w:author="Jarema Piekutowski" w:date="2022-09-08T08:48:00Z"/>
        </w:rPr>
        <w:pPrChange w:id="4124" w:author="Jarema Piekutowski" w:date="2022-09-08T08:48:00Z">
          <w:pPr/>
        </w:pPrChange>
      </w:pPr>
      <w:del w:id="4125" w:author="Jarema Piekutowski" w:date="2022-09-08T08:48:00Z">
        <w:r w:rsidRPr="00DB599C" w:rsidDel="00AC4AE7">
          <w:delText>10. Odmowa odpowiedzi</w:delText>
        </w:r>
      </w:del>
    </w:p>
    <w:p w14:paraId="2C119DB9" w14:textId="64745A8A" w:rsidR="00FF3998" w:rsidDel="00AC4AE7" w:rsidRDefault="00FF3998" w:rsidP="00AC4AE7">
      <w:pPr>
        <w:rPr>
          <w:del w:id="4126" w:author="Jarema Piekutowski" w:date="2022-09-08T08:48:00Z"/>
        </w:rPr>
        <w:pPrChange w:id="4127" w:author="Jarema Piekutowski" w:date="2022-09-08T08:48:00Z">
          <w:pPr/>
        </w:pPrChange>
      </w:pPr>
      <w:del w:id="4128" w:author="Jarema Piekutowski" w:date="2022-09-08T08:48:00Z">
        <w:r w:rsidDel="00AC4AE7">
          <w:delText>INFORMACJE O PROJEKCIE</w:delText>
        </w:r>
      </w:del>
    </w:p>
    <w:p w14:paraId="3ADC8DF6" w14:textId="7008A65D" w:rsidR="00FF3998" w:rsidDel="00AC4AE7" w:rsidRDefault="00FF3998" w:rsidP="00AC4AE7">
      <w:pPr>
        <w:rPr>
          <w:del w:id="4129" w:author="Jarema Piekutowski" w:date="2022-09-08T08:48:00Z"/>
        </w:rPr>
        <w:pPrChange w:id="4130" w:author="Jarema Piekutowski" w:date="2022-09-08T08:48:00Z">
          <w:pPr/>
        </w:pPrChange>
      </w:pPr>
      <w:del w:id="4131" w:author="Jarema Piekutowski" w:date="2022-09-08T08:48:00Z">
        <w:r w:rsidDel="00AC4AE7">
          <w:delText xml:space="preserve">16. Czy w ramach realizacji projektu /M7/ zakupili Państwo surowce, materiały, produkty lub wartości niematerialne, licencje, patenty pochodzące z krajów </w:delText>
        </w:r>
        <w:commentRangeStart w:id="4132"/>
        <w:r w:rsidDel="00AC4AE7">
          <w:delText>Unii Europejskiej?</w:delText>
        </w:r>
        <w:commentRangeEnd w:id="4132"/>
        <w:r w:rsidR="003A13B8" w:rsidDel="00AC4AE7">
          <w:rPr>
            <w:rStyle w:val="Odwoaniedokomentarza"/>
          </w:rPr>
          <w:commentReference w:id="4132"/>
        </w:r>
      </w:del>
    </w:p>
    <w:p w14:paraId="3A3EE258" w14:textId="2267175B" w:rsidR="00FF3998" w:rsidDel="00AC4AE7" w:rsidRDefault="00FF3998" w:rsidP="00AC4AE7">
      <w:pPr>
        <w:rPr>
          <w:del w:id="4133" w:author="Jarema Piekutowski" w:date="2022-09-08T08:48:00Z"/>
        </w:rPr>
        <w:pPrChange w:id="4134" w:author="Jarema Piekutowski" w:date="2022-09-08T08:48:00Z">
          <w:pPr/>
        </w:pPrChange>
      </w:pPr>
      <w:del w:id="4135" w:author="Jarema Piekutowski" w:date="2022-09-08T08:48:00Z">
        <w:r w:rsidDel="00AC4AE7">
          <w:delText>1. Tak</w:delText>
        </w:r>
      </w:del>
    </w:p>
    <w:p w14:paraId="197E2ADB" w14:textId="25FDB3F3" w:rsidR="00FF3998" w:rsidDel="00AC4AE7" w:rsidRDefault="00FF3998" w:rsidP="00AC4AE7">
      <w:pPr>
        <w:rPr>
          <w:del w:id="4136" w:author="Jarema Piekutowski" w:date="2022-09-08T08:48:00Z"/>
        </w:rPr>
        <w:pPrChange w:id="4137" w:author="Jarema Piekutowski" w:date="2022-09-08T08:48:00Z">
          <w:pPr/>
        </w:pPrChange>
      </w:pPr>
      <w:del w:id="4138" w:author="Jarema Piekutowski" w:date="2022-09-08T08:48:00Z">
        <w:r w:rsidDel="00AC4AE7">
          <w:delText>2. Nie</w:delText>
        </w:r>
      </w:del>
    </w:p>
    <w:p w14:paraId="183EC1B8" w14:textId="78428845" w:rsidR="00FF3998" w:rsidDel="00AC4AE7" w:rsidRDefault="00FF3998" w:rsidP="00AC4AE7">
      <w:pPr>
        <w:rPr>
          <w:del w:id="4139" w:author="Jarema Piekutowski" w:date="2022-09-08T08:48:00Z"/>
        </w:rPr>
        <w:pPrChange w:id="4140" w:author="Jarema Piekutowski" w:date="2022-09-08T08:48:00Z">
          <w:pPr/>
        </w:pPrChange>
      </w:pPr>
      <w:del w:id="4141" w:author="Jarema Piekutowski" w:date="2022-09-08T08:48:00Z">
        <w:r w:rsidDel="00AC4AE7">
          <w:delText>97. Nie wiem, trudno powiedzieć</w:delText>
        </w:r>
      </w:del>
    </w:p>
    <w:p w14:paraId="3A9A5F20" w14:textId="3C0CC474" w:rsidR="00FF3998" w:rsidDel="00AC4AE7" w:rsidRDefault="00FF3998" w:rsidP="00AC4AE7">
      <w:pPr>
        <w:rPr>
          <w:del w:id="4142" w:author="Jarema Piekutowski" w:date="2022-09-08T08:48:00Z"/>
        </w:rPr>
        <w:pPrChange w:id="4143" w:author="Jarema Piekutowski" w:date="2022-09-08T08:48:00Z">
          <w:pPr/>
        </w:pPrChange>
      </w:pPr>
      <w:del w:id="4144" w:author="Jarema Piekutowski" w:date="2022-09-08T08:48:00Z">
        <w:r w:rsidDel="00AC4AE7">
          <w:delText>P17. Jeśli P16=1. Proszę oszacować jaka była przybliżona wartość tych zakupów?</w:delText>
        </w:r>
      </w:del>
    </w:p>
    <w:p w14:paraId="4F4019B4" w14:textId="40BB0114" w:rsidR="00FF3998" w:rsidRPr="00DB599C" w:rsidDel="00AC4AE7" w:rsidRDefault="00FF3998" w:rsidP="00AC4AE7">
      <w:pPr>
        <w:rPr>
          <w:del w:id="4145" w:author="Jarema Piekutowski" w:date="2022-09-08T08:48:00Z"/>
        </w:rPr>
        <w:pPrChange w:id="4146" w:author="Jarema Piekutowski" w:date="2022-09-08T08:48:00Z">
          <w:pPr/>
        </w:pPrChange>
      </w:pPr>
      <w:del w:id="4147" w:author="Jarema Piekutowski" w:date="2022-09-08T08:48:00Z">
        <w:r w:rsidRPr="00DB599C" w:rsidDel="00AC4AE7">
          <w:delText>1. Poniżej 50 001 PLN</w:delText>
        </w:r>
      </w:del>
    </w:p>
    <w:p w14:paraId="6926E861" w14:textId="6D9364B7" w:rsidR="00FF3998" w:rsidRPr="00DB599C" w:rsidDel="00AC4AE7" w:rsidRDefault="00FF3998" w:rsidP="00AC4AE7">
      <w:pPr>
        <w:rPr>
          <w:del w:id="4148" w:author="Jarema Piekutowski" w:date="2022-09-08T08:48:00Z"/>
        </w:rPr>
        <w:pPrChange w:id="4149" w:author="Jarema Piekutowski" w:date="2022-09-08T08:48:00Z">
          <w:pPr/>
        </w:pPrChange>
      </w:pPr>
      <w:del w:id="4150" w:author="Jarema Piekutowski" w:date="2022-09-08T08:48:00Z">
        <w:r w:rsidRPr="00DB599C" w:rsidDel="00AC4AE7">
          <w:delText>2. 50 001 – 100 000 PLN</w:delText>
        </w:r>
      </w:del>
    </w:p>
    <w:p w14:paraId="14ADB0DA" w14:textId="6EE485E3" w:rsidR="00FF3998" w:rsidRPr="00DB599C" w:rsidDel="00AC4AE7" w:rsidRDefault="00FF3998" w:rsidP="00AC4AE7">
      <w:pPr>
        <w:rPr>
          <w:del w:id="4151" w:author="Jarema Piekutowski" w:date="2022-09-08T08:48:00Z"/>
        </w:rPr>
        <w:pPrChange w:id="4152" w:author="Jarema Piekutowski" w:date="2022-09-08T08:48:00Z">
          <w:pPr/>
        </w:pPrChange>
      </w:pPr>
      <w:del w:id="4153" w:author="Jarema Piekutowski" w:date="2022-09-08T08:48:00Z">
        <w:r w:rsidRPr="00DB599C" w:rsidDel="00AC4AE7">
          <w:delText>3. 100 001 – 500 000 PLN</w:delText>
        </w:r>
      </w:del>
    </w:p>
    <w:p w14:paraId="666645FA" w14:textId="7679496C" w:rsidR="00FF3998" w:rsidRPr="00DB599C" w:rsidDel="00AC4AE7" w:rsidRDefault="00FF3998" w:rsidP="00AC4AE7">
      <w:pPr>
        <w:rPr>
          <w:del w:id="4154" w:author="Jarema Piekutowski" w:date="2022-09-08T08:48:00Z"/>
        </w:rPr>
        <w:pPrChange w:id="4155" w:author="Jarema Piekutowski" w:date="2022-09-08T08:48:00Z">
          <w:pPr/>
        </w:pPrChange>
      </w:pPr>
      <w:del w:id="4156" w:author="Jarema Piekutowski" w:date="2022-09-08T08:48:00Z">
        <w:r w:rsidRPr="00DB599C" w:rsidDel="00AC4AE7">
          <w:delText>4. 500 001 – 1 000 000 PLN</w:delText>
        </w:r>
      </w:del>
    </w:p>
    <w:p w14:paraId="7C977D28" w14:textId="4F97AC9B" w:rsidR="00FF3998" w:rsidRPr="00DB599C" w:rsidDel="00AC4AE7" w:rsidRDefault="00FF3998" w:rsidP="00AC4AE7">
      <w:pPr>
        <w:rPr>
          <w:del w:id="4157" w:author="Jarema Piekutowski" w:date="2022-09-08T08:48:00Z"/>
        </w:rPr>
        <w:pPrChange w:id="4158" w:author="Jarema Piekutowski" w:date="2022-09-08T08:48:00Z">
          <w:pPr/>
        </w:pPrChange>
      </w:pPr>
      <w:del w:id="4159" w:author="Jarema Piekutowski" w:date="2022-09-08T08:48:00Z">
        <w:r w:rsidRPr="00DB599C" w:rsidDel="00AC4AE7">
          <w:delText>5. 1 000 001 – 5 000 000 PLN</w:delText>
        </w:r>
      </w:del>
    </w:p>
    <w:p w14:paraId="5AA9529A" w14:textId="1E90EF78" w:rsidR="00FF3998" w:rsidRPr="00DB599C" w:rsidDel="00AC4AE7" w:rsidRDefault="00FF3998" w:rsidP="00AC4AE7">
      <w:pPr>
        <w:rPr>
          <w:del w:id="4160" w:author="Jarema Piekutowski" w:date="2022-09-08T08:48:00Z"/>
        </w:rPr>
        <w:pPrChange w:id="4161" w:author="Jarema Piekutowski" w:date="2022-09-08T08:48:00Z">
          <w:pPr/>
        </w:pPrChange>
      </w:pPr>
      <w:del w:id="4162" w:author="Jarema Piekutowski" w:date="2022-09-08T08:48:00Z">
        <w:r w:rsidRPr="00DB599C" w:rsidDel="00AC4AE7">
          <w:delText>6. 5 000 001 – 10 000 000 PLN</w:delText>
        </w:r>
      </w:del>
    </w:p>
    <w:p w14:paraId="2CD2CD84" w14:textId="583672A0" w:rsidR="00FF3998" w:rsidRPr="00DB599C" w:rsidDel="00AC4AE7" w:rsidRDefault="00FF3998" w:rsidP="00AC4AE7">
      <w:pPr>
        <w:rPr>
          <w:del w:id="4163" w:author="Jarema Piekutowski" w:date="2022-09-08T08:48:00Z"/>
        </w:rPr>
        <w:pPrChange w:id="4164" w:author="Jarema Piekutowski" w:date="2022-09-08T08:48:00Z">
          <w:pPr/>
        </w:pPrChange>
      </w:pPr>
      <w:del w:id="4165" w:author="Jarema Piekutowski" w:date="2022-09-08T08:48:00Z">
        <w:r w:rsidRPr="00DB599C" w:rsidDel="00AC4AE7">
          <w:delText>7. 10 000 001 – 50 000 000 PLN</w:delText>
        </w:r>
      </w:del>
    </w:p>
    <w:p w14:paraId="2E230630" w14:textId="1F7E40BF" w:rsidR="00FF3998" w:rsidRPr="00DB599C" w:rsidDel="00AC4AE7" w:rsidRDefault="00FF3998" w:rsidP="00AC4AE7">
      <w:pPr>
        <w:rPr>
          <w:del w:id="4166" w:author="Jarema Piekutowski" w:date="2022-09-08T08:48:00Z"/>
        </w:rPr>
        <w:pPrChange w:id="4167" w:author="Jarema Piekutowski" w:date="2022-09-08T08:48:00Z">
          <w:pPr/>
        </w:pPrChange>
      </w:pPr>
      <w:del w:id="4168" w:author="Jarema Piekutowski" w:date="2022-09-08T08:48:00Z">
        <w:r w:rsidRPr="00DB599C" w:rsidDel="00AC4AE7">
          <w:delText>8. Powyżej 50 000 000 PLN</w:delText>
        </w:r>
      </w:del>
    </w:p>
    <w:p w14:paraId="10B132FC" w14:textId="7D47439C" w:rsidR="00FF3998" w:rsidRPr="00DB599C" w:rsidDel="00AC4AE7" w:rsidRDefault="00FF3998" w:rsidP="00AC4AE7">
      <w:pPr>
        <w:rPr>
          <w:del w:id="4169" w:author="Jarema Piekutowski" w:date="2022-09-08T08:48:00Z"/>
        </w:rPr>
        <w:pPrChange w:id="4170" w:author="Jarema Piekutowski" w:date="2022-09-08T08:48:00Z">
          <w:pPr/>
        </w:pPrChange>
      </w:pPr>
      <w:del w:id="4171" w:author="Jarema Piekutowski" w:date="2022-09-08T08:48:00Z">
        <w:r w:rsidRPr="00DB599C" w:rsidDel="00AC4AE7">
          <w:delText>9</w:delText>
        </w:r>
        <w:r w:rsidDel="00AC4AE7">
          <w:delText>7</w:delText>
        </w:r>
        <w:r w:rsidRPr="00DB599C" w:rsidDel="00AC4AE7">
          <w:delText>. Nie wiem</w:delText>
        </w:r>
      </w:del>
    </w:p>
    <w:p w14:paraId="78FDB553" w14:textId="536EE55D" w:rsidR="00FF3998" w:rsidRPr="00DB599C" w:rsidDel="00AC4AE7" w:rsidRDefault="00FF3998" w:rsidP="00AC4AE7">
      <w:pPr>
        <w:rPr>
          <w:del w:id="4172" w:author="Jarema Piekutowski" w:date="2022-09-08T08:48:00Z"/>
        </w:rPr>
        <w:pPrChange w:id="4173" w:author="Jarema Piekutowski" w:date="2022-09-08T08:48:00Z">
          <w:pPr/>
        </w:pPrChange>
      </w:pPr>
      <w:del w:id="4174" w:author="Jarema Piekutowski" w:date="2022-09-08T08:48:00Z">
        <w:r w:rsidRPr="00DB599C" w:rsidDel="00AC4AE7">
          <w:delText>10. Odmowa odpowiedzi</w:delText>
        </w:r>
      </w:del>
    </w:p>
    <w:p w14:paraId="382231CE" w14:textId="2AE9B183" w:rsidR="00FF3998" w:rsidDel="00AC4AE7" w:rsidRDefault="00FF3998" w:rsidP="00AC4AE7">
      <w:pPr>
        <w:rPr>
          <w:del w:id="4175" w:author="Jarema Piekutowski" w:date="2022-09-08T08:48:00Z"/>
        </w:rPr>
        <w:pPrChange w:id="4176" w:author="Jarema Piekutowski" w:date="2022-09-08T08:48:00Z">
          <w:pPr/>
        </w:pPrChange>
      </w:pPr>
      <w:del w:id="4177" w:author="Jarema Piekutowski" w:date="2022-09-08T08:48:00Z">
        <w:r w:rsidDel="00AC4AE7">
          <w:delText>P18. Jeśli M1=2-5 Czy wprowadzone/wprowadzane przez państwa innowacje w ramach projektu /M7/  uwzględniają rozwiązania korzystne dla środowiska?</w:delText>
        </w:r>
      </w:del>
    </w:p>
    <w:p w14:paraId="12DD8108" w14:textId="0F15E3FE" w:rsidR="00FF3998" w:rsidDel="00AC4AE7" w:rsidRDefault="00FF3998" w:rsidP="00AC4AE7">
      <w:pPr>
        <w:rPr>
          <w:del w:id="4178" w:author="Jarema Piekutowski" w:date="2022-09-08T08:48:00Z"/>
        </w:rPr>
        <w:pPrChange w:id="4179" w:author="Jarema Piekutowski" w:date="2022-09-08T08:48:00Z">
          <w:pPr>
            <w:pStyle w:val="Akapitzlist"/>
            <w:numPr>
              <w:numId w:val="57"/>
            </w:numPr>
            <w:ind w:hanging="360"/>
          </w:pPr>
        </w:pPrChange>
      </w:pPr>
      <w:del w:id="4180" w:author="Jarema Piekutowski" w:date="2022-09-08T08:48:00Z">
        <w:r w:rsidDel="00AC4AE7">
          <w:delText>Tak</w:delText>
        </w:r>
      </w:del>
    </w:p>
    <w:p w14:paraId="56ABD789" w14:textId="62D14F3D" w:rsidR="00FF3998" w:rsidDel="00AC4AE7" w:rsidRDefault="00FF3998" w:rsidP="00AC4AE7">
      <w:pPr>
        <w:rPr>
          <w:del w:id="4181" w:author="Jarema Piekutowski" w:date="2022-09-08T08:48:00Z"/>
        </w:rPr>
        <w:pPrChange w:id="4182" w:author="Jarema Piekutowski" w:date="2022-09-08T08:48:00Z">
          <w:pPr>
            <w:pStyle w:val="Akapitzlist"/>
            <w:numPr>
              <w:numId w:val="57"/>
            </w:numPr>
            <w:ind w:hanging="360"/>
          </w:pPr>
        </w:pPrChange>
      </w:pPr>
      <w:del w:id="4183" w:author="Jarema Piekutowski" w:date="2022-09-08T08:48:00Z">
        <w:r w:rsidDel="00AC4AE7">
          <w:delText>Nie</w:delText>
        </w:r>
      </w:del>
    </w:p>
    <w:p w14:paraId="1978957D" w14:textId="4922483A" w:rsidR="00FF3998" w:rsidDel="00AC4AE7" w:rsidRDefault="00FF3998" w:rsidP="00AC4AE7">
      <w:pPr>
        <w:rPr>
          <w:del w:id="4184" w:author="Jarema Piekutowski" w:date="2022-09-08T08:48:00Z"/>
        </w:rPr>
        <w:pPrChange w:id="4185" w:author="Jarema Piekutowski" w:date="2022-09-08T08:48:00Z">
          <w:pPr>
            <w:pStyle w:val="Akapitzlist"/>
          </w:pPr>
        </w:pPrChange>
      </w:pPr>
      <w:del w:id="4186" w:author="Jarema Piekutowski" w:date="2022-09-08T08:48:00Z">
        <w:r w:rsidDel="00AC4AE7">
          <w:delText>97. Nie wiem, trudno powiedzieć</w:delText>
        </w:r>
      </w:del>
    </w:p>
    <w:p w14:paraId="420B9368" w14:textId="20C6FE0C" w:rsidR="00FF3998" w:rsidDel="00AC4AE7" w:rsidRDefault="00FF3998" w:rsidP="00AC4AE7">
      <w:pPr>
        <w:rPr>
          <w:del w:id="4187" w:author="Jarema Piekutowski" w:date="2022-09-08T08:48:00Z"/>
        </w:rPr>
        <w:pPrChange w:id="4188" w:author="Jarema Piekutowski" w:date="2022-09-08T08:48:00Z">
          <w:pPr/>
        </w:pPrChange>
      </w:pPr>
      <w:del w:id="4189" w:author="Jarema Piekutowski" w:date="2022-09-08T08:48:00Z">
        <w:r w:rsidDel="00AC4AE7">
          <w:delText>P19. Jeśli P18 -1 Jakie jest oddziaływanie tych innowacji na środowisko?</w:delText>
        </w:r>
      </w:del>
    </w:p>
    <w:p w14:paraId="5122E30F" w14:textId="41055246" w:rsidR="00FF3998" w:rsidDel="00AC4AE7" w:rsidRDefault="00FF3998" w:rsidP="00AC4AE7">
      <w:pPr>
        <w:rPr>
          <w:del w:id="4190" w:author="Jarema Piekutowski" w:date="2022-09-08T08:48:00Z"/>
        </w:rPr>
        <w:pPrChange w:id="4191" w:author="Jarema Piekutowski" w:date="2022-09-08T08:48:00Z">
          <w:pPr>
            <w:pStyle w:val="Akapitzlist"/>
            <w:numPr>
              <w:numId w:val="58"/>
            </w:numPr>
            <w:ind w:hanging="360"/>
          </w:pPr>
        </w:pPrChange>
      </w:pPr>
      <w:del w:id="4192" w:author="Jarema Piekutowski" w:date="2022-09-08T08:48:00Z">
        <w:r w:rsidDel="00AC4AE7">
          <w:delText>Zmniejszają zużycie materiałów</w:delText>
        </w:r>
      </w:del>
    </w:p>
    <w:p w14:paraId="426D8DF7" w14:textId="1010FE50" w:rsidR="00FF3998" w:rsidDel="00AC4AE7" w:rsidRDefault="00FF3998" w:rsidP="00AC4AE7">
      <w:pPr>
        <w:rPr>
          <w:del w:id="4193" w:author="Jarema Piekutowski" w:date="2022-09-08T08:48:00Z"/>
        </w:rPr>
        <w:pPrChange w:id="4194" w:author="Jarema Piekutowski" w:date="2022-09-08T08:48:00Z">
          <w:pPr>
            <w:pStyle w:val="Akapitzlist"/>
            <w:numPr>
              <w:numId w:val="58"/>
            </w:numPr>
            <w:ind w:hanging="360"/>
          </w:pPr>
        </w:pPrChange>
      </w:pPr>
      <w:del w:id="4195" w:author="Jarema Piekutowski" w:date="2022-09-08T08:48:00Z">
        <w:r w:rsidDel="00AC4AE7">
          <w:delText>Zmniejszają emisyjność szkodliwych substancji do środowiska</w:delText>
        </w:r>
      </w:del>
    </w:p>
    <w:p w14:paraId="7FEC1C8F" w14:textId="4A61436C" w:rsidR="00FF3998" w:rsidDel="00AC4AE7" w:rsidRDefault="00FF3998" w:rsidP="00AC4AE7">
      <w:pPr>
        <w:rPr>
          <w:del w:id="4196" w:author="Jarema Piekutowski" w:date="2022-09-08T08:48:00Z"/>
        </w:rPr>
        <w:pPrChange w:id="4197" w:author="Jarema Piekutowski" w:date="2022-09-08T08:48:00Z">
          <w:pPr>
            <w:pStyle w:val="Akapitzlist"/>
            <w:numPr>
              <w:numId w:val="58"/>
            </w:numPr>
            <w:ind w:hanging="360"/>
          </w:pPr>
        </w:pPrChange>
      </w:pPr>
      <w:del w:id="4198" w:author="Jarema Piekutowski" w:date="2022-09-08T08:48:00Z">
        <w:r w:rsidDel="00AC4AE7">
          <w:delText>Zmniejszają zużycie energii</w:delText>
        </w:r>
      </w:del>
    </w:p>
    <w:p w14:paraId="2010A65E" w14:textId="76398566" w:rsidR="00FF3998" w:rsidDel="00AC4AE7" w:rsidRDefault="00FF3998" w:rsidP="00AC4AE7">
      <w:pPr>
        <w:rPr>
          <w:del w:id="4199" w:author="Jarema Piekutowski" w:date="2022-09-08T08:48:00Z"/>
        </w:rPr>
        <w:pPrChange w:id="4200" w:author="Jarema Piekutowski" w:date="2022-09-08T08:48:00Z">
          <w:pPr>
            <w:pStyle w:val="Akapitzlist"/>
            <w:numPr>
              <w:numId w:val="58"/>
            </w:numPr>
            <w:ind w:hanging="360"/>
          </w:pPr>
        </w:pPrChange>
      </w:pPr>
      <w:del w:id="4201" w:author="Jarema Piekutowski" w:date="2022-09-08T08:48:00Z">
        <w:r w:rsidDel="00AC4AE7">
          <w:delText>Wykorzystują odnawialne źródła energii</w:delText>
        </w:r>
      </w:del>
    </w:p>
    <w:p w14:paraId="39CB26E9" w14:textId="2AC77C29" w:rsidR="00FF3998" w:rsidDel="00AC4AE7" w:rsidRDefault="00FF3998" w:rsidP="00AC4AE7">
      <w:pPr>
        <w:rPr>
          <w:del w:id="4202" w:author="Jarema Piekutowski" w:date="2022-09-08T08:48:00Z"/>
        </w:rPr>
        <w:pPrChange w:id="4203" w:author="Jarema Piekutowski" w:date="2022-09-08T08:48:00Z">
          <w:pPr>
            <w:pStyle w:val="Akapitzlist"/>
            <w:numPr>
              <w:numId w:val="58"/>
            </w:numPr>
            <w:ind w:hanging="360"/>
          </w:pPr>
        </w:pPrChange>
      </w:pPr>
      <w:del w:id="4204" w:author="Jarema Piekutowski" w:date="2022-09-08T08:48:00Z">
        <w:r w:rsidDel="00AC4AE7">
          <w:delText>Inne, jakie?</w:delText>
        </w:r>
      </w:del>
    </w:p>
    <w:p w14:paraId="41A08C6A" w14:textId="1F01B8BF" w:rsidR="00FF3998" w:rsidDel="00AC4AE7" w:rsidRDefault="00FF3998" w:rsidP="00AC4AE7">
      <w:pPr>
        <w:rPr>
          <w:del w:id="4205" w:author="Jarema Piekutowski" w:date="2022-09-08T08:48:00Z"/>
        </w:rPr>
        <w:pPrChange w:id="4206" w:author="Jarema Piekutowski" w:date="2022-09-08T08:48:00Z">
          <w:pPr>
            <w:pStyle w:val="Akapitzlist"/>
          </w:pPr>
        </w:pPrChange>
      </w:pPr>
      <w:del w:id="4207" w:author="Jarema Piekutowski" w:date="2022-09-08T08:48:00Z">
        <w:r w:rsidDel="00AC4AE7">
          <w:delText>97. Nie wiem, trudno powiedzieć</w:delText>
        </w:r>
      </w:del>
    </w:p>
    <w:p w14:paraId="47379B32" w14:textId="38C06332" w:rsidR="00FF3998" w:rsidDel="00AC4AE7" w:rsidRDefault="00FF3998" w:rsidP="00AC4AE7">
      <w:pPr>
        <w:rPr>
          <w:del w:id="4208" w:author="Jarema Piekutowski" w:date="2022-09-08T08:48:00Z"/>
        </w:rPr>
        <w:pPrChange w:id="4209" w:author="Jarema Piekutowski" w:date="2022-09-08T08:48:00Z">
          <w:pPr/>
        </w:pPrChange>
      </w:pPr>
      <w:del w:id="4210" w:author="Jarema Piekutowski" w:date="2022-09-08T08:48:00Z">
        <w:r w:rsidDel="00AC4AE7">
          <w:delText>P20. Czy w roku 2022 liczba Państwa dostawców towarów/usług wzrosła, spadła, czy też pozostaje na tym samym poziomie jak w roku, w którym zaczęli Państwo realizację projektu, czyli w /M4a/?</w:delText>
        </w:r>
      </w:del>
    </w:p>
    <w:p w14:paraId="3B499B17" w14:textId="685E5C43" w:rsidR="00FF3998" w:rsidDel="00AC4AE7" w:rsidRDefault="00FF3998" w:rsidP="00AC4AE7">
      <w:pPr>
        <w:rPr>
          <w:del w:id="4211" w:author="Jarema Piekutowski" w:date="2022-09-08T08:48:00Z"/>
        </w:rPr>
        <w:pPrChange w:id="4212" w:author="Jarema Piekutowski" w:date="2022-09-08T08:48:00Z">
          <w:pPr>
            <w:pStyle w:val="Akapitzlist"/>
            <w:numPr>
              <w:numId w:val="59"/>
            </w:numPr>
            <w:ind w:hanging="360"/>
          </w:pPr>
        </w:pPrChange>
      </w:pPr>
      <w:del w:id="4213" w:author="Jarema Piekutowski" w:date="2022-09-08T08:48:00Z">
        <w:r w:rsidDel="00AC4AE7">
          <w:delText>Liczba dostawców wzrosła w stosunku do roku /M4a/</w:delText>
        </w:r>
      </w:del>
    </w:p>
    <w:p w14:paraId="11CF979A" w14:textId="09EE7CCB" w:rsidR="00FF3998" w:rsidDel="00AC4AE7" w:rsidRDefault="00FF3998" w:rsidP="00AC4AE7">
      <w:pPr>
        <w:rPr>
          <w:del w:id="4214" w:author="Jarema Piekutowski" w:date="2022-09-08T08:48:00Z"/>
        </w:rPr>
        <w:pPrChange w:id="4215" w:author="Jarema Piekutowski" w:date="2022-09-08T08:48:00Z">
          <w:pPr>
            <w:pStyle w:val="Akapitzlist"/>
            <w:numPr>
              <w:numId w:val="59"/>
            </w:numPr>
            <w:ind w:hanging="360"/>
          </w:pPr>
        </w:pPrChange>
      </w:pPr>
      <w:del w:id="4216" w:author="Jarema Piekutowski" w:date="2022-09-08T08:48:00Z">
        <w:r w:rsidDel="00AC4AE7">
          <w:delText>Liczba dostawców pozostaje na tym samym poziomie jak w roku /M4a/</w:delText>
        </w:r>
      </w:del>
    </w:p>
    <w:p w14:paraId="63F7A50B" w14:textId="449D5EED" w:rsidR="00FF3998" w:rsidDel="00AC4AE7" w:rsidRDefault="00FF3998" w:rsidP="00AC4AE7">
      <w:pPr>
        <w:rPr>
          <w:del w:id="4217" w:author="Jarema Piekutowski" w:date="2022-09-08T08:48:00Z"/>
        </w:rPr>
        <w:pPrChange w:id="4218" w:author="Jarema Piekutowski" w:date="2022-09-08T08:48:00Z">
          <w:pPr>
            <w:pStyle w:val="Akapitzlist"/>
            <w:numPr>
              <w:numId w:val="59"/>
            </w:numPr>
            <w:ind w:hanging="360"/>
          </w:pPr>
        </w:pPrChange>
      </w:pPr>
      <w:del w:id="4219" w:author="Jarema Piekutowski" w:date="2022-09-08T08:48:00Z">
        <w:r w:rsidDel="00AC4AE7">
          <w:delText>Liczba dostawców spadła w stosunku do roku /M4a/</w:delText>
        </w:r>
      </w:del>
    </w:p>
    <w:p w14:paraId="2E837662" w14:textId="5B908852" w:rsidR="00FF3998" w:rsidDel="00AC4AE7" w:rsidRDefault="00FF3998" w:rsidP="00AC4AE7">
      <w:pPr>
        <w:rPr>
          <w:del w:id="4220" w:author="Jarema Piekutowski" w:date="2022-09-08T08:48:00Z"/>
        </w:rPr>
        <w:pPrChange w:id="4221" w:author="Jarema Piekutowski" w:date="2022-09-08T08:48:00Z">
          <w:pPr>
            <w:pStyle w:val="Akapitzlist"/>
          </w:pPr>
        </w:pPrChange>
      </w:pPr>
      <w:del w:id="4222" w:author="Jarema Piekutowski" w:date="2022-09-08T08:48:00Z">
        <w:r w:rsidDel="00AC4AE7">
          <w:delText>97. Nie wiem, trudno powiedzieć</w:delText>
        </w:r>
      </w:del>
    </w:p>
    <w:p w14:paraId="046149D9" w14:textId="41DF5431" w:rsidR="00FF3998" w:rsidDel="00AC4AE7" w:rsidRDefault="00FF3998" w:rsidP="00AC4AE7">
      <w:pPr>
        <w:rPr>
          <w:del w:id="4223" w:author="Jarema Piekutowski" w:date="2022-09-08T08:48:00Z"/>
        </w:rPr>
        <w:pPrChange w:id="4224" w:author="Jarema Piekutowski" w:date="2022-09-08T08:48:00Z">
          <w:pPr/>
        </w:pPrChange>
      </w:pPr>
      <w:del w:id="4225" w:author="Jarema Piekutowski" w:date="2022-09-08T08:48:00Z">
        <w:r w:rsidDel="00AC4AE7">
          <w:delText>P21. Czy w roku 2022 liczba odbiorców Państwa towarów/usług wzrosła, spadła, czy też pozostaje na tym samym poziomie jak w roku /M4a/?</w:delText>
        </w:r>
      </w:del>
    </w:p>
    <w:p w14:paraId="235ABECF" w14:textId="5F3A86CB" w:rsidR="00FF3998" w:rsidDel="00AC4AE7" w:rsidRDefault="00FF3998" w:rsidP="00AC4AE7">
      <w:pPr>
        <w:rPr>
          <w:del w:id="4226" w:author="Jarema Piekutowski" w:date="2022-09-08T08:48:00Z"/>
        </w:rPr>
        <w:pPrChange w:id="4227" w:author="Jarema Piekutowski" w:date="2022-09-08T08:48:00Z">
          <w:pPr>
            <w:pStyle w:val="Akapitzlist"/>
            <w:numPr>
              <w:numId w:val="60"/>
            </w:numPr>
            <w:ind w:hanging="360"/>
          </w:pPr>
        </w:pPrChange>
      </w:pPr>
      <w:del w:id="4228" w:author="Jarema Piekutowski" w:date="2022-09-08T08:48:00Z">
        <w:r w:rsidDel="00AC4AE7">
          <w:delText>Liczba odbiorców wzrosła w stosunku do roku /M4a/</w:delText>
        </w:r>
      </w:del>
    </w:p>
    <w:p w14:paraId="6B56CEC8" w14:textId="5BDA9D91" w:rsidR="00FF3998" w:rsidDel="00AC4AE7" w:rsidRDefault="00FF3998" w:rsidP="00AC4AE7">
      <w:pPr>
        <w:rPr>
          <w:del w:id="4229" w:author="Jarema Piekutowski" w:date="2022-09-08T08:48:00Z"/>
        </w:rPr>
        <w:pPrChange w:id="4230" w:author="Jarema Piekutowski" w:date="2022-09-08T08:48:00Z">
          <w:pPr>
            <w:pStyle w:val="Akapitzlist"/>
            <w:numPr>
              <w:numId w:val="60"/>
            </w:numPr>
            <w:ind w:hanging="360"/>
          </w:pPr>
        </w:pPrChange>
      </w:pPr>
      <w:del w:id="4231" w:author="Jarema Piekutowski" w:date="2022-09-08T08:48:00Z">
        <w:r w:rsidDel="00AC4AE7">
          <w:delText>Liczba odbiorców pozostaje na tym samym poziomie jak w roku /M4a/</w:delText>
        </w:r>
      </w:del>
    </w:p>
    <w:p w14:paraId="7C47C8B6" w14:textId="407E7F64" w:rsidR="00FF3998" w:rsidDel="00AC4AE7" w:rsidRDefault="00FF3998" w:rsidP="00AC4AE7">
      <w:pPr>
        <w:rPr>
          <w:del w:id="4232" w:author="Jarema Piekutowski" w:date="2022-09-08T08:48:00Z"/>
        </w:rPr>
        <w:pPrChange w:id="4233" w:author="Jarema Piekutowski" w:date="2022-09-08T08:48:00Z">
          <w:pPr>
            <w:pStyle w:val="Akapitzlist"/>
            <w:numPr>
              <w:numId w:val="60"/>
            </w:numPr>
            <w:ind w:hanging="360"/>
          </w:pPr>
        </w:pPrChange>
      </w:pPr>
      <w:del w:id="4234" w:author="Jarema Piekutowski" w:date="2022-09-08T08:48:00Z">
        <w:r w:rsidDel="00AC4AE7">
          <w:delText>Liczba odbiorców spadła w stosunku do roku /M4a/</w:delText>
        </w:r>
      </w:del>
    </w:p>
    <w:p w14:paraId="68EBEA45" w14:textId="5FC9241E" w:rsidR="00FF3998" w:rsidDel="00AC4AE7" w:rsidRDefault="00FF3998" w:rsidP="00AC4AE7">
      <w:pPr>
        <w:rPr>
          <w:del w:id="4235" w:author="Jarema Piekutowski" w:date="2022-09-08T08:48:00Z"/>
        </w:rPr>
        <w:pPrChange w:id="4236" w:author="Jarema Piekutowski" w:date="2022-09-08T08:48:00Z">
          <w:pPr/>
        </w:pPrChange>
      </w:pPr>
      <w:del w:id="4237" w:author="Jarema Piekutowski" w:date="2022-09-08T08:48:00Z">
        <w:r w:rsidDel="00AC4AE7">
          <w:delText>97. Nie wiem, trudno powiedzieć</w:delText>
        </w:r>
      </w:del>
    </w:p>
    <w:p w14:paraId="3D875885" w14:textId="4E7C455E" w:rsidR="00FF3998" w:rsidDel="00AC4AE7" w:rsidRDefault="00FF3998" w:rsidP="00AC4AE7">
      <w:pPr>
        <w:rPr>
          <w:del w:id="4238" w:author="Jarema Piekutowski" w:date="2022-09-08T08:48:00Z"/>
        </w:rPr>
        <w:pPrChange w:id="4239" w:author="Jarema Piekutowski" w:date="2022-09-08T08:48:00Z">
          <w:pPr/>
        </w:pPrChange>
      </w:pPr>
      <w:del w:id="4240" w:author="Jarema Piekutowski" w:date="2022-09-08T08:48:00Z">
        <w:r w:rsidDel="00AC4AE7">
          <w:delText>P22. Czy w roku 2022 współpracują Państwo częściej, rzadziej czy też równie często jak w roku /M4a/ z następującymi podmiotami:</w:delText>
        </w:r>
      </w:del>
    </w:p>
    <w:tbl>
      <w:tblPr>
        <w:tblStyle w:val="Tabela-Siatka"/>
        <w:tblW w:w="0" w:type="auto"/>
        <w:tblLook w:val="04A0" w:firstRow="1" w:lastRow="0" w:firstColumn="1" w:lastColumn="0" w:noHBand="0" w:noVBand="1"/>
      </w:tblPr>
      <w:tblGrid>
        <w:gridCol w:w="1646"/>
        <w:gridCol w:w="1777"/>
        <w:gridCol w:w="1777"/>
        <w:gridCol w:w="1777"/>
        <w:gridCol w:w="2083"/>
      </w:tblGrid>
      <w:tr w:rsidR="00FF3998" w:rsidDel="00AC4AE7" w14:paraId="349F2E50" w14:textId="62081422" w:rsidTr="00AC50F9">
        <w:trPr>
          <w:del w:id="4241" w:author="Jarema Piekutowski" w:date="2022-09-08T08:48:00Z"/>
        </w:trPr>
        <w:tc>
          <w:tcPr>
            <w:tcW w:w="1566" w:type="dxa"/>
          </w:tcPr>
          <w:p w14:paraId="0C5BBF09" w14:textId="107DFB39" w:rsidR="00FF3998" w:rsidDel="00AC4AE7" w:rsidRDefault="00FF3998" w:rsidP="00AC4AE7">
            <w:pPr>
              <w:rPr>
                <w:del w:id="4242" w:author="Jarema Piekutowski" w:date="2022-09-08T08:48:00Z"/>
              </w:rPr>
              <w:pPrChange w:id="4243" w:author="Jarema Piekutowski" w:date="2022-09-08T08:48:00Z">
                <w:pPr/>
              </w:pPrChange>
            </w:pPr>
          </w:p>
        </w:tc>
        <w:tc>
          <w:tcPr>
            <w:tcW w:w="1690" w:type="dxa"/>
          </w:tcPr>
          <w:p w14:paraId="36BC7225" w14:textId="521342F0" w:rsidR="00FF3998" w:rsidDel="00AC4AE7" w:rsidRDefault="00FF3998" w:rsidP="00AC4AE7">
            <w:pPr>
              <w:rPr>
                <w:del w:id="4244" w:author="Jarema Piekutowski" w:date="2022-09-08T08:48:00Z"/>
              </w:rPr>
              <w:pPrChange w:id="4245" w:author="Jarema Piekutowski" w:date="2022-09-08T08:48:00Z">
                <w:pPr/>
              </w:pPrChange>
            </w:pPr>
            <w:del w:id="4246" w:author="Jarema Piekutowski" w:date="2022-09-08T08:48:00Z">
              <w:r w:rsidDel="00AC4AE7">
                <w:delText>W roku 2022 współpracujemy częściej niż roku M4a</w:delText>
              </w:r>
            </w:del>
          </w:p>
        </w:tc>
        <w:tc>
          <w:tcPr>
            <w:tcW w:w="1690" w:type="dxa"/>
          </w:tcPr>
          <w:p w14:paraId="7673BFEB" w14:textId="215820D7" w:rsidR="00FF3998" w:rsidDel="00AC4AE7" w:rsidRDefault="00FF3998" w:rsidP="00AC4AE7">
            <w:pPr>
              <w:rPr>
                <w:del w:id="4247" w:author="Jarema Piekutowski" w:date="2022-09-08T08:48:00Z"/>
              </w:rPr>
              <w:pPrChange w:id="4248" w:author="Jarema Piekutowski" w:date="2022-09-08T08:48:00Z">
                <w:pPr/>
              </w:pPrChange>
            </w:pPr>
            <w:del w:id="4249" w:author="Jarema Piekutowski" w:date="2022-09-08T08:48:00Z">
              <w:r w:rsidDel="00AC4AE7">
                <w:delText>W roku 2022 współpracujemy równie często jak w roku M4a</w:delText>
              </w:r>
            </w:del>
          </w:p>
        </w:tc>
        <w:tc>
          <w:tcPr>
            <w:tcW w:w="1690" w:type="dxa"/>
          </w:tcPr>
          <w:p w14:paraId="51968957" w14:textId="4321E50F" w:rsidR="00FF3998" w:rsidDel="00AC4AE7" w:rsidRDefault="00FF3998" w:rsidP="00AC4AE7">
            <w:pPr>
              <w:rPr>
                <w:del w:id="4250" w:author="Jarema Piekutowski" w:date="2022-09-08T08:48:00Z"/>
              </w:rPr>
              <w:pPrChange w:id="4251" w:author="Jarema Piekutowski" w:date="2022-09-08T08:48:00Z">
                <w:pPr/>
              </w:pPrChange>
            </w:pPr>
            <w:del w:id="4252" w:author="Jarema Piekutowski" w:date="2022-09-08T08:48:00Z">
              <w:r w:rsidDel="00AC4AE7">
                <w:delText>W roku 2022 współpracujemy rzadziej niż w roku M4a</w:delText>
              </w:r>
            </w:del>
          </w:p>
        </w:tc>
        <w:tc>
          <w:tcPr>
            <w:tcW w:w="1978" w:type="dxa"/>
          </w:tcPr>
          <w:p w14:paraId="171FA8E6" w14:textId="60BD879A" w:rsidR="00FF3998" w:rsidDel="00AC4AE7" w:rsidRDefault="00FF3998" w:rsidP="00AC4AE7">
            <w:pPr>
              <w:rPr>
                <w:del w:id="4253" w:author="Jarema Piekutowski" w:date="2022-09-08T08:48:00Z"/>
              </w:rPr>
              <w:pPrChange w:id="4254" w:author="Jarema Piekutowski" w:date="2022-09-08T08:48:00Z">
                <w:pPr/>
              </w:pPrChange>
            </w:pPr>
            <w:del w:id="4255" w:author="Jarema Piekutowski" w:date="2022-09-08T08:48:00Z">
              <w:r w:rsidDel="00AC4AE7">
                <w:delText>Ani w roku M4a ani w oku 2022 nie współpracowaliśmy z takimi podmiotami</w:delText>
              </w:r>
            </w:del>
          </w:p>
        </w:tc>
      </w:tr>
      <w:tr w:rsidR="00FF3998" w:rsidDel="00AC4AE7" w14:paraId="41E23A4C" w14:textId="05C528C5" w:rsidTr="00AC50F9">
        <w:trPr>
          <w:del w:id="4256" w:author="Jarema Piekutowski" w:date="2022-09-08T08:48:00Z"/>
        </w:trPr>
        <w:tc>
          <w:tcPr>
            <w:tcW w:w="1566" w:type="dxa"/>
          </w:tcPr>
          <w:p w14:paraId="59C073B9" w14:textId="761F41C8" w:rsidR="00FF3998" w:rsidDel="00AC4AE7" w:rsidRDefault="00FF3998" w:rsidP="00AC4AE7">
            <w:pPr>
              <w:rPr>
                <w:del w:id="4257" w:author="Jarema Piekutowski" w:date="2022-09-08T08:48:00Z"/>
              </w:rPr>
              <w:pPrChange w:id="4258" w:author="Jarema Piekutowski" w:date="2022-09-08T08:48:00Z">
                <w:pPr/>
              </w:pPrChange>
            </w:pPr>
            <w:del w:id="4259" w:author="Jarema Piekutowski" w:date="2022-09-08T08:48:00Z">
              <w:r w:rsidDel="00AC4AE7">
                <w:delText>22.1 Ośrodki innowacji – paki naukowe, technologiczne itp.</w:delText>
              </w:r>
            </w:del>
          </w:p>
        </w:tc>
        <w:tc>
          <w:tcPr>
            <w:tcW w:w="1690" w:type="dxa"/>
          </w:tcPr>
          <w:p w14:paraId="4724770B" w14:textId="282B79B0" w:rsidR="00FF3998" w:rsidDel="00AC4AE7" w:rsidRDefault="00FF3998" w:rsidP="00AC4AE7">
            <w:pPr>
              <w:rPr>
                <w:del w:id="4260" w:author="Jarema Piekutowski" w:date="2022-09-08T08:48:00Z"/>
              </w:rPr>
              <w:pPrChange w:id="4261" w:author="Jarema Piekutowski" w:date="2022-09-08T08:48:00Z">
                <w:pPr/>
              </w:pPrChange>
            </w:pPr>
          </w:p>
        </w:tc>
        <w:tc>
          <w:tcPr>
            <w:tcW w:w="1690" w:type="dxa"/>
          </w:tcPr>
          <w:p w14:paraId="5CF7BDFB" w14:textId="26E81B4C" w:rsidR="00FF3998" w:rsidDel="00AC4AE7" w:rsidRDefault="00FF3998" w:rsidP="00AC4AE7">
            <w:pPr>
              <w:rPr>
                <w:del w:id="4262" w:author="Jarema Piekutowski" w:date="2022-09-08T08:48:00Z"/>
              </w:rPr>
              <w:pPrChange w:id="4263" w:author="Jarema Piekutowski" w:date="2022-09-08T08:48:00Z">
                <w:pPr/>
              </w:pPrChange>
            </w:pPr>
          </w:p>
        </w:tc>
        <w:tc>
          <w:tcPr>
            <w:tcW w:w="1690" w:type="dxa"/>
          </w:tcPr>
          <w:p w14:paraId="27402FFC" w14:textId="316BFB97" w:rsidR="00FF3998" w:rsidDel="00AC4AE7" w:rsidRDefault="00FF3998" w:rsidP="00AC4AE7">
            <w:pPr>
              <w:rPr>
                <w:del w:id="4264" w:author="Jarema Piekutowski" w:date="2022-09-08T08:48:00Z"/>
              </w:rPr>
              <w:pPrChange w:id="4265" w:author="Jarema Piekutowski" w:date="2022-09-08T08:48:00Z">
                <w:pPr/>
              </w:pPrChange>
            </w:pPr>
          </w:p>
        </w:tc>
        <w:tc>
          <w:tcPr>
            <w:tcW w:w="1978" w:type="dxa"/>
          </w:tcPr>
          <w:p w14:paraId="647D9C4E" w14:textId="169FA68D" w:rsidR="00FF3998" w:rsidDel="00AC4AE7" w:rsidRDefault="00FF3998" w:rsidP="00AC4AE7">
            <w:pPr>
              <w:rPr>
                <w:del w:id="4266" w:author="Jarema Piekutowski" w:date="2022-09-08T08:48:00Z"/>
              </w:rPr>
              <w:pPrChange w:id="4267" w:author="Jarema Piekutowski" w:date="2022-09-08T08:48:00Z">
                <w:pPr/>
              </w:pPrChange>
            </w:pPr>
          </w:p>
        </w:tc>
      </w:tr>
      <w:tr w:rsidR="00FF3998" w:rsidDel="00AC4AE7" w14:paraId="59C52B35" w14:textId="57157C61" w:rsidTr="00AC50F9">
        <w:trPr>
          <w:del w:id="4268" w:author="Jarema Piekutowski" w:date="2022-09-08T08:48:00Z"/>
        </w:trPr>
        <w:tc>
          <w:tcPr>
            <w:tcW w:w="1566" w:type="dxa"/>
          </w:tcPr>
          <w:p w14:paraId="1EE346E9" w14:textId="2F0F7390" w:rsidR="00FF3998" w:rsidDel="00AC4AE7" w:rsidRDefault="00FF3998" w:rsidP="00AC4AE7">
            <w:pPr>
              <w:rPr>
                <w:del w:id="4269" w:author="Jarema Piekutowski" w:date="2022-09-08T08:48:00Z"/>
              </w:rPr>
              <w:pPrChange w:id="4270" w:author="Jarema Piekutowski" w:date="2022-09-08T08:48:00Z">
                <w:pPr/>
              </w:pPrChange>
            </w:pPr>
            <w:del w:id="4271" w:author="Jarema Piekutowski" w:date="2022-09-08T08:48:00Z">
              <w:r w:rsidDel="00AC4AE7">
                <w:delText>22.2 Brokerzy B+R</w:delText>
              </w:r>
            </w:del>
          </w:p>
        </w:tc>
        <w:tc>
          <w:tcPr>
            <w:tcW w:w="1690" w:type="dxa"/>
          </w:tcPr>
          <w:p w14:paraId="10240F32" w14:textId="7ED121AB" w:rsidR="00FF3998" w:rsidDel="00AC4AE7" w:rsidRDefault="00FF3998" w:rsidP="00AC4AE7">
            <w:pPr>
              <w:rPr>
                <w:del w:id="4272" w:author="Jarema Piekutowski" w:date="2022-09-08T08:48:00Z"/>
              </w:rPr>
              <w:pPrChange w:id="4273" w:author="Jarema Piekutowski" w:date="2022-09-08T08:48:00Z">
                <w:pPr/>
              </w:pPrChange>
            </w:pPr>
          </w:p>
        </w:tc>
        <w:tc>
          <w:tcPr>
            <w:tcW w:w="1690" w:type="dxa"/>
          </w:tcPr>
          <w:p w14:paraId="5267ADA1" w14:textId="38058C77" w:rsidR="00FF3998" w:rsidDel="00AC4AE7" w:rsidRDefault="00FF3998" w:rsidP="00AC4AE7">
            <w:pPr>
              <w:rPr>
                <w:del w:id="4274" w:author="Jarema Piekutowski" w:date="2022-09-08T08:48:00Z"/>
              </w:rPr>
              <w:pPrChange w:id="4275" w:author="Jarema Piekutowski" w:date="2022-09-08T08:48:00Z">
                <w:pPr/>
              </w:pPrChange>
            </w:pPr>
          </w:p>
        </w:tc>
        <w:tc>
          <w:tcPr>
            <w:tcW w:w="1690" w:type="dxa"/>
          </w:tcPr>
          <w:p w14:paraId="6E7CE9BA" w14:textId="47EA8812" w:rsidR="00FF3998" w:rsidDel="00AC4AE7" w:rsidRDefault="00FF3998" w:rsidP="00AC4AE7">
            <w:pPr>
              <w:rPr>
                <w:del w:id="4276" w:author="Jarema Piekutowski" w:date="2022-09-08T08:48:00Z"/>
              </w:rPr>
              <w:pPrChange w:id="4277" w:author="Jarema Piekutowski" w:date="2022-09-08T08:48:00Z">
                <w:pPr/>
              </w:pPrChange>
            </w:pPr>
          </w:p>
        </w:tc>
        <w:tc>
          <w:tcPr>
            <w:tcW w:w="1978" w:type="dxa"/>
          </w:tcPr>
          <w:p w14:paraId="491F8885" w14:textId="0B730863" w:rsidR="00FF3998" w:rsidDel="00AC4AE7" w:rsidRDefault="00FF3998" w:rsidP="00AC4AE7">
            <w:pPr>
              <w:rPr>
                <w:del w:id="4278" w:author="Jarema Piekutowski" w:date="2022-09-08T08:48:00Z"/>
              </w:rPr>
              <w:pPrChange w:id="4279" w:author="Jarema Piekutowski" w:date="2022-09-08T08:48:00Z">
                <w:pPr/>
              </w:pPrChange>
            </w:pPr>
          </w:p>
        </w:tc>
      </w:tr>
      <w:tr w:rsidR="00FF3998" w:rsidDel="00AC4AE7" w14:paraId="53F00229" w14:textId="2052A49A" w:rsidTr="00AC50F9">
        <w:trPr>
          <w:del w:id="4280" w:author="Jarema Piekutowski" w:date="2022-09-08T08:48:00Z"/>
        </w:trPr>
        <w:tc>
          <w:tcPr>
            <w:tcW w:w="1566" w:type="dxa"/>
          </w:tcPr>
          <w:p w14:paraId="7C1788BC" w14:textId="46E26FA2" w:rsidR="00FF3998" w:rsidDel="00AC4AE7" w:rsidRDefault="00FF3998" w:rsidP="00AC4AE7">
            <w:pPr>
              <w:rPr>
                <w:del w:id="4281" w:author="Jarema Piekutowski" w:date="2022-09-08T08:48:00Z"/>
              </w:rPr>
              <w:pPrChange w:id="4282" w:author="Jarema Piekutowski" w:date="2022-09-08T08:48:00Z">
                <w:pPr/>
              </w:pPrChange>
            </w:pPr>
            <w:del w:id="4283" w:author="Jarema Piekutowski" w:date="2022-09-08T08:48:00Z">
              <w:r w:rsidDel="00AC4AE7">
                <w:delText>22.3 Izby Gospodarcze, Handlowe</w:delText>
              </w:r>
            </w:del>
          </w:p>
        </w:tc>
        <w:tc>
          <w:tcPr>
            <w:tcW w:w="1690" w:type="dxa"/>
          </w:tcPr>
          <w:p w14:paraId="2DE5977F" w14:textId="77E1787C" w:rsidR="00FF3998" w:rsidDel="00AC4AE7" w:rsidRDefault="00FF3998" w:rsidP="00AC4AE7">
            <w:pPr>
              <w:rPr>
                <w:del w:id="4284" w:author="Jarema Piekutowski" w:date="2022-09-08T08:48:00Z"/>
              </w:rPr>
              <w:pPrChange w:id="4285" w:author="Jarema Piekutowski" w:date="2022-09-08T08:48:00Z">
                <w:pPr/>
              </w:pPrChange>
            </w:pPr>
          </w:p>
        </w:tc>
        <w:tc>
          <w:tcPr>
            <w:tcW w:w="1690" w:type="dxa"/>
          </w:tcPr>
          <w:p w14:paraId="5BF1BF13" w14:textId="1FD816B3" w:rsidR="00FF3998" w:rsidDel="00AC4AE7" w:rsidRDefault="00FF3998" w:rsidP="00AC4AE7">
            <w:pPr>
              <w:rPr>
                <w:del w:id="4286" w:author="Jarema Piekutowski" w:date="2022-09-08T08:48:00Z"/>
              </w:rPr>
              <w:pPrChange w:id="4287" w:author="Jarema Piekutowski" w:date="2022-09-08T08:48:00Z">
                <w:pPr/>
              </w:pPrChange>
            </w:pPr>
          </w:p>
        </w:tc>
        <w:tc>
          <w:tcPr>
            <w:tcW w:w="1690" w:type="dxa"/>
          </w:tcPr>
          <w:p w14:paraId="643C10DF" w14:textId="3FEB8900" w:rsidR="00FF3998" w:rsidDel="00AC4AE7" w:rsidRDefault="00FF3998" w:rsidP="00AC4AE7">
            <w:pPr>
              <w:rPr>
                <w:del w:id="4288" w:author="Jarema Piekutowski" w:date="2022-09-08T08:48:00Z"/>
              </w:rPr>
              <w:pPrChange w:id="4289" w:author="Jarema Piekutowski" w:date="2022-09-08T08:48:00Z">
                <w:pPr/>
              </w:pPrChange>
            </w:pPr>
          </w:p>
        </w:tc>
        <w:tc>
          <w:tcPr>
            <w:tcW w:w="1978" w:type="dxa"/>
          </w:tcPr>
          <w:p w14:paraId="6F601419" w14:textId="49F392C6" w:rsidR="00FF3998" w:rsidDel="00AC4AE7" w:rsidRDefault="00FF3998" w:rsidP="00AC4AE7">
            <w:pPr>
              <w:rPr>
                <w:del w:id="4290" w:author="Jarema Piekutowski" w:date="2022-09-08T08:48:00Z"/>
              </w:rPr>
              <w:pPrChange w:id="4291" w:author="Jarema Piekutowski" w:date="2022-09-08T08:48:00Z">
                <w:pPr/>
              </w:pPrChange>
            </w:pPr>
          </w:p>
        </w:tc>
      </w:tr>
      <w:tr w:rsidR="00FF3998" w:rsidDel="00AC4AE7" w14:paraId="0BA46810" w14:textId="6D998C30" w:rsidTr="00AC50F9">
        <w:trPr>
          <w:del w:id="4292" w:author="Jarema Piekutowski" w:date="2022-09-08T08:48:00Z"/>
        </w:trPr>
        <w:tc>
          <w:tcPr>
            <w:tcW w:w="1566" w:type="dxa"/>
          </w:tcPr>
          <w:p w14:paraId="398FBB22" w14:textId="083DDD28" w:rsidR="00FF3998" w:rsidDel="00AC4AE7" w:rsidRDefault="00FF3998" w:rsidP="00AC4AE7">
            <w:pPr>
              <w:rPr>
                <w:del w:id="4293" w:author="Jarema Piekutowski" w:date="2022-09-08T08:48:00Z"/>
              </w:rPr>
              <w:pPrChange w:id="4294" w:author="Jarema Piekutowski" w:date="2022-09-08T08:48:00Z">
                <w:pPr/>
              </w:pPrChange>
            </w:pPr>
            <w:del w:id="4295" w:author="Jarema Piekutowski" w:date="2022-09-08T08:48:00Z">
              <w:r w:rsidDel="00AC4AE7">
                <w:delText>22.4 Ośrodki szkoleniowo-doradcze</w:delText>
              </w:r>
            </w:del>
          </w:p>
        </w:tc>
        <w:tc>
          <w:tcPr>
            <w:tcW w:w="1690" w:type="dxa"/>
          </w:tcPr>
          <w:p w14:paraId="5A0AD1D4" w14:textId="485A0AD1" w:rsidR="00FF3998" w:rsidDel="00AC4AE7" w:rsidRDefault="00FF3998" w:rsidP="00AC4AE7">
            <w:pPr>
              <w:rPr>
                <w:del w:id="4296" w:author="Jarema Piekutowski" w:date="2022-09-08T08:48:00Z"/>
              </w:rPr>
              <w:pPrChange w:id="4297" w:author="Jarema Piekutowski" w:date="2022-09-08T08:48:00Z">
                <w:pPr/>
              </w:pPrChange>
            </w:pPr>
          </w:p>
        </w:tc>
        <w:tc>
          <w:tcPr>
            <w:tcW w:w="1690" w:type="dxa"/>
          </w:tcPr>
          <w:p w14:paraId="6C20A0FB" w14:textId="415DD21C" w:rsidR="00FF3998" w:rsidDel="00AC4AE7" w:rsidRDefault="00FF3998" w:rsidP="00AC4AE7">
            <w:pPr>
              <w:rPr>
                <w:del w:id="4298" w:author="Jarema Piekutowski" w:date="2022-09-08T08:48:00Z"/>
              </w:rPr>
              <w:pPrChange w:id="4299" w:author="Jarema Piekutowski" w:date="2022-09-08T08:48:00Z">
                <w:pPr/>
              </w:pPrChange>
            </w:pPr>
          </w:p>
        </w:tc>
        <w:tc>
          <w:tcPr>
            <w:tcW w:w="1690" w:type="dxa"/>
          </w:tcPr>
          <w:p w14:paraId="3ACCBDC3" w14:textId="47526260" w:rsidR="00FF3998" w:rsidDel="00AC4AE7" w:rsidRDefault="00FF3998" w:rsidP="00AC4AE7">
            <w:pPr>
              <w:rPr>
                <w:del w:id="4300" w:author="Jarema Piekutowski" w:date="2022-09-08T08:48:00Z"/>
              </w:rPr>
              <w:pPrChange w:id="4301" w:author="Jarema Piekutowski" w:date="2022-09-08T08:48:00Z">
                <w:pPr/>
              </w:pPrChange>
            </w:pPr>
          </w:p>
        </w:tc>
        <w:tc>
          <w:tcPr>
            <w:tcW w:w="1978" w:type="dxa"/>
          </w:tcPr>
          <w:p w14:paraId="5B98AFFD" w14:textId="3E94CD6C" w:rsidR="00FF3998" w:rsidDel="00AC4AE7" w:rsidRDefault="00FF3998" w:rsidP="00AC4AE7">
            <w:pPr>
              <w:rPr>
                <w:del w:id="4302" w:author="Jarema Piekutowski" w:date="2022-09-08T08:48:00Z"/>
              </w:rPr>
              <w:pPrChange w:id="4303" w:author="Jarema Piekutowski" w:date="2022-09-08T08:48:00Z">
                <w:pPr/>
              </w:pPrChange>
            </w:pPr>
          </w:p>
        </w:tc>
      </w:tr>
      <w:tr w:rsidR="00FF3998" w:rsidDel="00AC4AE7" w14:paraId="76DAA47D" w14:textId="3B05691B" w:rsidTr="00AC50F9">
        <w:trPr>
          <w:del w:id="4304" w:author="Jarema Piekutowski" w:date="2022-09-08T08:48:00Z"/>
        </w:trPr>
        <w:tc>
          <w:tcPr>
            <w:tcW w:w="1566" w:type="dxa"/>
          </w:tcPr>
          <w:p w14:paraId="3D38D78C" w14:textId="3EB5C937" w:rsidR="00FF3998" w:rsidDel="00AC4AE7" w:rsidRDefault="00FF3998" w:rsidP="00AC4AE7">
            <w:pPr>
              <w:rPr>
                <w:del w:id="4305" w:author="Jarema Piekutowski" w:date="2022-09-08T08:48:00Z"/>
              </w:rPr>
              <w:pPrChange w:id="4306" w:author="Jarema Piekutowski" w:date="2022-09-08T08:48:00Z">
                <w:pPr/>
              </w:pPrChange>
            </w:pPr>
            <w:del w:id="4307" w:author="Jarema Piekutowski" w:date="2022-09-08T08:48:00Z">
              <w:r w:rsidDel="00AC4AE7">
                <w:delText>22.5 Firmy badania rynku, agencje reklamowe</w:delText>
              </w:r>
            </w:del>
          </w:p>
        </w:tc>
        <w:tc>
          <w:tcPr>
            <w:tcW w:w="1690" w:type="dxa"/>
          </w:tcPr>
          <w:p w14:paraId="48B1F65E" w14:textId="5EF521EA" w:rsidR="00FF3998" w:rsidDel="00AC4AE7" w:rsidRDefault="00FF3998" w:rsidP="00AC4AE7">
            <w:pPr>
              <w:rPr>
                <w:del w:id="4308" w:author="Jarema Piekutowski" w:date="2022-09-08T08:48:00Z"/>
              </w:rPr>
              <w:pPrChange w:id="4309" w:author="Jarema Piekutowski" w:date="2022-09-08T08:48:00Z">
                <w:pPr/>
              </w:pPrChange>
            </w:pPr>
          </w:p>
        </w:tc>
        <w:tc>
          <w:tcPr>
            <w:tcW w:w="1690" w:type="dxa"/>
          </w:tcPr>
          <w:p w14:paraId="6E454C30" w14:textId="7D22ED2A" w:rsidR="00FF3998" w:rsidDel="00AC4AE7" w:rsidRDefault="00FF3998" w:rsidP="00AC4AE7">
            <w:pPr>
              <w:rPr>
                <w:del w:id="4310" w:author="Jarema Piekutowski" w:date="2022-09-08T08:48:00Z"/>
              </w:rPr>
              <w:pPrChange w:id="4311" w:author="Jarema Piekutowski" w:date="2022-09-08T08:48:00Z">
                <w:pPr/>
              </w:pPrChange>
            </w:pPr>
          </w:p>
        </w:tc>
        <w:tc>
          <w:tcPr>
            <w:tcW w:w="1690" w:type="dxa"/>
          </w:tcPr>
          <w:p w14:paraId="7388B7AF" w14:textId="3FF15852" w:rsidR="00FF3998" w:rsidDel="00AC4AE7" w:rsidRDefault="00FF3998" w:rsidP="00AC4AE7">
            <w:pPr>
              <w:rPr>
                <w:del w:id="4312" w:author="Jarema Piekutowski" w:date="2022-09-08T08:48:00Z"/>
              </w:rPr>
              <w:pPrChange w:id="4313" w:author="Jarema Piekutowski" w:date="2022-09-08T08:48:00Z">
                <w:pPr/>
              </w:pPrChange>
            </w:pPr>
          </w:p>
        </w:tc>
        <w:tc>
          <w:tcPr>
            <w:tcW w:w="1978" w:type="dxa"/>
          </w:tcPr>
          <w:p w14:paraId="5EFBA44A" w14:textId="28D62991" w:rsidR="00FF3998" w:rsidDel="00AC4AE7" w:rsidRDefault="00FF3998" w:rsidP="00AC4AE7">
            <w:pPr>
              <w:rPr>
                <w:del w:id="4314" w:author="Jarema Piekutowski" w:date="2022-09-08T08:48:00Z"/>
              </w:rPr>
              <w:pPrChange w:id="4315" w:author="Jarema Piekutowski" w:date="2022-09-08T08:48:00Z">
                <w:pPr/>
              </w:pPrChange>
            </w:pPr>
          </w:p>
        </w:tc>
      </w:tr>
    </w:tbl>
    <w:p w14:paraId="44A1FE25" w14:textId="21D2A636" w:rsidR="00D65A79" w:rsidRPr="0023505C" w:rsidDel="00AC4AE7" w:rsidRDefault="00F32B8F" w:rsidP="00AC4AE7">
      <w:pPr>
        <w:rPr>
          <w:del w:id="4316" w:author="Jarema Piekutowski" w:date="2022-09-08T08:48:00Z"/>
        </w:rPr>
        <w:pPrChange w:id="4317" w:author="Jarema Piekutowski" w:date="2022-09-08T08:48:00Z">
          <w:pPr>
            <w:pStyle w:val="Nagwek2"/>
            <w:spacing w:before="120" w:after="120"/>
            <w:ind w:left="578" w:hanging="578"/>
          </w:pPr>
        </w:pPrChange>
      </w:pPr>
      <w:bookmarkStart w:id="4318" w:name="_Toc112689008"/>
      <w:del w:id="4319" w:author="Jarema Piekutowski" w:date="2022-09-08T08:48:00Z">
        <w:r w:rsidDel="00AC4AE7">
          <w:delText>Scenariusze</w:delText>
        </w:r>
        <w:r w:rsidR="00D65A79" w:rsidDel="00AC4AE7">
          <w:delText xml:space="preserve"> panel</w:delText>
        </w:r>
        <w:r w:rsidDel="00AC4AE7">
          <w:delText>i</w:delText>
        </w:r>
        <w:r w:rsidR="00D65A79" w:rsidDel="00AC4AE7">
          <w:delText xml:space="preserve"> ekspertów</w:delText>
        </w:r>
        <w:bookmarkEnd w:id="4318"/>
      </w:del>
    </w:p>
    <w:p w14:paraId="01F22E35" w14:textId="423A5AFE" w:rsidR="00F32B8F" w:rsidDel="00AC4AE7" w:rsidRDefault="00F32B8F" w:rsidP="00AC4AE7">
      <w:pPr>
        <w:rPr>
          <w:del w:id="4320" w:author="Jarema Piekutowski" w:date="2022-09-08T08:48:00Z"/>
        </w:rPr>
        <w:pPrChange w:id="4321" w:author="Jarema Piekutowski" w:date="2022-09-08T08:48:00Z">
          <w:pPr>
            <w:pStyle w:val="Nagwek3"/>
            <w:spacing w:before="120" w:after="120"/>
          </w:pPr>
        </w:pPrChange>
      </w:pPr>
      <w:bookmarkStart w:id="4322" w:name="_Toc112689009"/>
      <w:del w:id="4323" w:author="Jarema Piekutowski" w:date="2022-09-08T08:48:00Z">
        <w:r w:rsidDel="00AC4AE7">
          <w:delText>Wstępny s</w:delText>
        </w:r>
        <w:r w:rsidRPr="00554117" w:rsidDel="00AC4AE7">
          <w:delText>cenariusz panelu dla członków zespołu badawczego</w:delText>
        </w:r>
        <w:r w:rsidDel="00AC4AE7">
          <w:delText xml:space="preserve"> (i)</w:delText>
        </w:r>
        <w:bookmarkEnd w:id="4322"/>
      </w:del>
    </w:p>
    <w:p w14:paraId="42E34B72" w14:textId="4774A05A" w:rsidR="00F32B8F" w:rsidRPr="002924DD" w:rsidDel="00AC4AE7" w:rsidRDefault="00F32B8F" w:rsidP="00AC4AE7">
      <w:pPr>
        <w:rPr>
          <w:del w:id="4324" w:author="Jarema Piekutowski" w:date="2022-09-08T08:48:00Z"/>
          <w:b/>
          <w:bCs/>
        </w:rPr>
        <w:pPrChange w:id="4325" w:author="Jarema Piekutowski" w:date="2022-09-08T08:48:00Z">
          <w:pPr/>
        </w:pPrChange>
      </w:pPr>
      <w:del w:id="4326" w:author="Jarema Piekutowski" w:date="2022-09-08T08:48:00Z">
        <w:r w:rsidRPr="002924DD" w:rsidDel="00AC4AE7">
          <w:rPr>
            <w:b/>
            <w:bCs/>
          </w:rPr>
          <w:delText>Cel panelu:</w:delText>
        </w:r>
      </w:del>
    </w:p>
    <w:p w14:paraId="24D223FE" w14:textId="7033E26E" w:rsidR="00F32B8F" w:rsidDel="00AC4AE7" w:rsidRDefault="00F32B8F" w:rsidP="00AC4AE7">
      <w:pPr>
        <w:rPr>
          <w:del w:id="4327" w:author="Jarema Piekutowski" w:date="2022-09-08T08:48:00Z"/>
        </w:rPr>
        <w:pPrChange w:id="4328" w:author="Jarema Piekutowski" w:date="2022-09-08T08:48:00Z">
          <w:pPr>
            <w:pStyle w:val="Akapitzlist"/>
            <w:numPr>
              <w:numId w:val="80"/>
            </w:numPr>
            <w:ind w:hanging="360"/>
          </w:pPr>
        </w:pPrChange>
      </w:pPr>
      <w:del w:id="4329" w:author="Jarema Piekutowski" w:date="2022-09-08T08:48:00Z">
        <w:r w:rsidRPr="00761887" w:rsidDel="00AC4AE7">
          <w:delText xml:space="preserve">Poddanie dyskusji dotychczasowych wyników badań oraz omówienie problemów, jakie wystąpiły do tej pory w realizacji badania. </w:delText>
        </w:r>
      </w:del>
    </w:p>
    <w:p w14:paraId="2CBB8E02" w14:textId="5A76F30A" w:rsidR="00F32B8F" w:rsidRPr="00761887" w:rsidDel="00AC4AE7" w:rsidRDefault="00F32B8F" w:rsidP="00AC4AE7">
      <w:pPr>
        <w:rPr>
          <w:del w:id="4330" w:author="Jarema Piekutowski" w:date="2022-09-08T08:48:00Z"/>
        </w:rPr>
        <w:pPrChange w:id="4331" w:author="Jarema Piekutowski" w:date="2022-09-08T08:48:00Z">
          <w:pPr>
            <w:pStyle w:val="Akapitzlist"/>
            <w:numPr>
              <w:numId w:val="80"/>
            </w:numPr>
            <w:ind w:hanging="360"/>
          </w:pPr>
        </w:pPrChange>
      </w:pPr>
      <w:del w:id="4332" w:author="Jarema Piekutowski" w:date="2022-09-08T08:48:00Z">
        <w:r w:rsidRPr="00761887" w:rsidDel="00AC4AE7">
          <w:delText>Uspójnienie wniosków oraz rekomendacji z badania, co następnie umożliwi poddanie ich weryfikacji podczas paneli ekspertów II.</w:delText>
        </w:r>
      </w:del>
    </w:p>
    <w:p w14:paraId="3243A830" w14:textId="54EF1E7F" w:rsidR="00F32B8F" w:rsidDel="00AC4AE7" w:rsidRDefault="00F32B8F" w:rsidP="00AC4AE7">
      <w:pPr>
        <w:rPr>
          <w:del w:id="4333" w:author="Jarema Piekutowski" w:date="2022-09-08T08:48:00Z"/>
        </w:rPr>
        <w:pPrChange w:id="4334" w:author="Jarema Piekutowski" w:date="2022-09-08T08:48:00Z">
          <w:pPr/>
        </w:pPrChange>
      </w:pPr>
      <w:del w:id="4335" w:author="Jarema Piekutowski" w:date="2022-09-08T08:48:00Z">
        <w:r w:rsidDel="00AC4AE7">
          <w:delText>Uczestnicy panelu: Członkowie zespołu badawczego</w:delText>
        </w:r>
      </w:del>
    </w:p>
    <w:tbl>
      <w:tblPr>
        <w:tblStyle w:val="Tabelasiatki4akcent13"/>
        <w:tblW w:w="0" w:type="auto"/>
        <w:tblLook w:val="04A0" w:firstRow="1" w:lastRow="0" w:firstColumn="1" w:lastColumn="0" w:noHBand="0" w:noVBand="1"/>
      </w:tblPr>
      <w:tblGrid>
        <w:gridCol w:w="562"/>
        <w:gridCol w:w="7369"/>
        <w:gridCol w:w="1129"/>
      </w:tblGrid>
      <w:tr w:rsidR="00F32B8F" w:rsidRPr="005027B0" w:rsidDel="00AC4AE7" w14:paraId="523AC3B6" w14:textId="625E5483" w:rsidTr="00AC50F9">
        <w:trPr>
          <w:cnfStyle w:val="100000000000" w:firstRow="1" w:lastRow="0" w:firstColumn="0" w:lastColumn="0" w:oddVBand="0" w:evenVBand="0" w:oddHBand="0" w:evenHBand="0" w:firstRowFirstColumn="0" w:firstRowLastColumn="0" w:lastRowFirstColumn="0" w:lastRowLastColumn="0"/>
          <w:del w:id="4336"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tcPr>
          <w:p w14:paraId="6897FB86" w14:textId="7471C32D" w:rsidR="00F32B8F" w:rsidRPr="005027B0" w:rsidDel="00AC4AE7" w:rsidRDefault="00F32B8F" w:rsidP="00AC4AE7">
            <w:pPr>
              <w:rPr>
                <w:del w:id="4337" w:author="Jarema Piekutowski" w:date="2022-09-08T08:48:00Z"/>
                <w:color w:val="auto"/>
              </w:rPr>
              <w:pPrChange w:id="4338" w:author="Jarema Piekutowski" w:date="2022-09-08T08:48:00Z">
                <w:pPr/>
              </w:pPrChange>
            </w:pPr>
          </w:p>
        </w:tc>
        <w:tc>
          <w:tcPr>
            <w:tcW w:w="7371" w:type="dxa"/>
          </w:tcPr>
          <w:p w14:paraId="29992576" w14:textId="194523F8" w:rsidR="00F32B8F" w:rsidRPr="00761887" w:rsidDel="00AC4AE7" w:rsidRDefault="00F32B8F" w:rsidP="00AC4AE7">
            <w:pPr>
              <w:cnfStyle w:val="100000000000" w:firstRow="1" w:lastRow="0" w:firstColumn="0" w:lastColumn="0" w:oddVBand="0" w:evenVBand="0" w:oddHBand="0" w:evenHBand="0" w:firstRowFirstColumn="0" w:firstRowLastColumn="0" w:lastRowFirstColumn="0" w:lastRowLastColumn="0"/>
              <w:rPr>
                <w:del w:id="4339" w:author="Jarema Piekutowski" w:date="2022-09-08T08:48:00Z"/>
              </w:rPr>
              <w:pPrChange w:id="4340"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4341" w:author="Jarema Piekutowski" w:date="2022-09-08T08:48:00Z">
              <w:r w:rsidRPr="00761887" w:rsidDel="00AC4AE7">
                <w:delText xml:space="preserve">Szacowany czas trwania panelu: </w:delText>
              </w:r>
              <w:r w:rsidDel="00AC4AE7">
                <w:delText>120</w:delText>
              </w:r>
              <w:r w:rsidRPr="00761887" w:rsidDel="00AC4AE7">
                <w:delText xml:space="preserve"> minut</w:delText>
              </w:r>
            </w:del>
          </w:p>
        </w:tc>
        <w:tc>
          <w:tcPr>
            <w:tcW w:w="1129" w:type="dxa"/>
          </w:tcPr>
          <w:p w14:paraId="733EFB47" w14:textId="0C8195D9" w:rsidR="00F32B8F" w:rsidRPr="005027B0" w:rsidDel="00AC4AE7" w:rsidRDefault="00F32B8F" w:rsidP="00AC4AE7">
            <w:pPr>
              <w:cnfStyle w:val="100000000000" w:firstRow="1" w:lastRow="0" w:firstColumn="0" w:lastColumn="0" w:oddVBand="0" w:evenVBand="0" w:oddHBand="0" w:evenHBand="0" w:firstRowFirstColumn="0" w:firstRowLastColumn="0" w:lastRowFirstColumn="0" w:lastRowLastColumn="0"/>
              <w:rPr>
                <w:del w:id="4342" w:author="Jarema Piekutowski" w:date="2022-09-08T08:48:00Z"/>
              </w:rPr>
              <w:pPrChange w:id="4343"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p>
        </w:tc>
      </w:tr>
      <w:tr w:rsidR="00F32B8F" w:rsidRPr="005027B0" w:rsidDel="00AC4AE7" w14:paraId="5AF1F843" w14:textId="74D3A52A" w:rsidTr="00AC50F9">
        <w:trPr>
          <w:cnfStyle w:val="000000100000" w:firstRow="0" w:lastRow="0" w:firstColumn="0" w:lastColumn="0" w:oddVBand="0" w:evenVBand="0" w:oddHBand="1" w:evenHBand="0" w:firstRowFirstColumn="0" w:firstRowLastColumn="0" w:lastRowFirstColumn="0" w:lastRowLastColumn="0"/>
          <w:del w:id="4344"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tcPr>
          <w:p w14:paraId="3372ECC4" w14:textId="552E85E6" w:rsidR="00F32B8F" w:rsidRPr="005027B0" w:rsidDel="00AC4AE7" w:rsidRDefault="00F32B8F" w:rsidP="00AC4AE7">
            <w:pPr>
              <w:rPr>
                <w:del w:id="4345" w:author="Jarema Piekutowski" w:date="2022-09-08T08:48:00Z"/>
              </w:rPr>
              <w:pPrChange w:id="4346" w:author="Jarema Piekutowski" w:date="2022-09-08T08:48:00Z">
                <w:pPr/>
              </w:pPrChange>
            </w:pPr>
            <w:del w:id="4347" w:author="Jarema Piekutowski" w:date="2022-09-08T08:48:00Z">
              <w:r w:rsidRPr="005027B0" w:rsidDel="00AC4AE7">
                <w:delText>Wprowadzenie</w:delText>
              </w:r>
            </w:del>
          </w:p>
        </w:tc>
      </w:tr>
      <w:tr w:rsidR="00F32B8F" w:rsidRPr="005027B0" w:rsidDel="00AC4AE7" w14:paraId="0558F6A0" w14:textId="58518F18" w:rsidTr="00AC50F9">
        <w:trPr>
          <w:del w:id="4348"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0FCE131C" w14:textId="616BED34" w:rsidR="00F32B8F" w:rsidRPr="005027B0" w:rsidDel="00AC4AE7" w:rsidRDefault="00F32B8F" w:rsidP="00AC4AE7">
            <w:pPr>
              <w:rPr>
                <w:del w:id="4349" w:author="Jarema Piekutowski" w:date="2022-09-08T08:48:00Z"/>
              </w:rPr>
              <w:pPrChange w:id="4350" w:author="Jarema Piekutowski" w:date="2022-09-08T08:48:00Z">
                <w:pPr/>
              </w:pPrChange>
            </w:pPr>
            <w:del w:id="4351" w:author="Jarema Piekutowski" w:date="2022-09-08T08:48:00Z">
              <w:r w:rsidRPr="005027B0" w:rsidDel="00AC4AE7">
                <w:delText>1</w:delText>
              </w:r>
            </w:del>
          </w:p>
        </w:tc>
        <w:tc>
          <w:tcPr>
            <w:tcW w:w="7371" w:type="dxa"/>
          </w:tcPr>
          <w:p w14:paraId="6FBFDACE" w14:textId="021AF093"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352" w:author="Jarema Piekutowski" w:date="2022-09-08T08:48:00Z"/>
              </w:rPr>
              <w:pPrChange w:id="4353"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354" w:author="Jarema Piekutowski" w:date="2022-09-08T08:48:00Z">
              <w:r w:rsidRPr="005027B0" w:rsidDel="00AC4AE7">
                <w:delText>Powitanie</w:delText>
              </w:r>
            </w:del>
          </w:p>
        </w:tc>
        <w:tc>
          <w:tcPr>
            <w:tcW w:w="1129" w:type="dxa"/>
            <w:vMerge w:val="restart"/>
          </w:tcPr>
          <w:p w14:paraId="2E3A1589" w14:textId="74A0CFD2"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355" w:author="Jarema Piekutowski" w:date="2022-09-08T08:48:00Z"/>
              </w:rPr>
              <w:pPrChange w:id="4356"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357" w:author="Jarema Piekutowski" w:date="2022-09-08T08:48:00Z">
              <w:r w:rsidRPr="005027B0" w:rsidDel="00AC4AE7">
                <w:delText>1</w:delText>
              </w:r>
              <w:r w:rsidDel="00AC4AE7">
                <w:delText xml:space="preserve">0 </w:delText>
              </w:r>
              <w:r w:rsidRPr="005027B0" w:rsidDel="00AC4AE7">
                <w:delText>min</w:delText>
              </w:r>
            </w:del>
          </w:p>
        </w:tc>
      </w:tr>
      <w:tr w:rsidR="00F32B8F" w:rsidRPr="005027B0" w:rsidDel="00AC4AE7" w14:paraId="6B059904" w14:textId="6FE0AD02" w:rsidTr="00AC50F9">
        <w:trPr>
          <w:cnfStyle w:val="000000100000" w:firstRow="0" w:lastRow="0" w:firstColumn="0" w:lastColumn="0" w:oddVBand="0" w:evenVBand="0" w:oddHBand="1" w:evenHBand="0" w:firstRowFirstColumn="0" w:firstRowLastColumn="0" w:lastRowFirstColumn="0" w:lastRowLastColumn="0"/>
          <w:del w:id="4358"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tcPr>
          <w:p w14:paraId="40FA0109" w14:textId="4BEB6376" w:rsidR="00F32B8F" w:rsidRPr="005027B0" w:rsidDel="00AC4AE7" w:rsidRDefault="00F32B8F" w:rsidP="00AC4AE7">
            <w:pPr>
              <w:rPr>
                <w:del w:id="4359" w:author="Jarema Piekutowski" w:date="2022-09-08T08:48:00Z"/>
              </w:rPr>
              <w:pPrChange w:id="4360" w:author="Jarema Piekutowski" w:date="2022-09-08T08:48:00Z">
                <w:pPr/>
              </w:pPrChange>
            </w:pPr>
          </w:p>
        </w:tc>
        <w:tc>
          <w:tcPr>
            <w:tcW w:w="7371" w:type="dxa"/>
          </w:tcPr>
          <w:p w14:paraId="520696DA" w14:textId="45A229B7"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361" w:author="Jarema Piekutowski" w:date="2022-09-08T08:48:00Z"/>
              </w:rPr>
              <w:pPrChange w:id="436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363" w:author="Jarema Piekutowski" w:date="2022-09-08T08:48:00Z">
              <w:r w:rsidRPr="005027B0" w:rsidDel="00AC4AE7">
                <w:delText>Przedstawienie celów spotkania, zasad przebiegu panelu</w:delText>
              </w:r>
              <w:r w:rsidDel="00AC4AE7">
                <w:delText>.</w:delText>
              </w:r>
            </w:del>
          </w:p>
        </w:tc>
        <w:tc>
          <w:tcPr>
            <w:tcW w:w="1129" w:type="dxa"/>
            <w:vMerge/>
          </w:tcPr>
          <w:p w14:paraId="61D60834" w14:textId="7927331C"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364" w:author="Jarema Piekutowski" w:date="2022-09-08T08:48:00Z"/>
              </w:rPr>
              <w:pPrChange w:id="436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p>
        </w:tc>
      </w:tr>
      <w:tr w:rsidR="00F32B8F" w:rsidRPr="005027B0" w:rsidDel="00AC4AE7" w14:paraId="53F23CA9" w14:textId="09559371" w:rsidTr="00AC50F9">
        <w:trPr>
          <w:del w:id="4366"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tcPr>
          <w:p w14:paraId="50CC1E65" w14:textId="195A1F0A" w:rsidR="00F32B8F" w:rsidRPr="005027B0" w:rsidDel="00AC4AE7" w:rsidRDefault="00F32B8F" w:rsidP="00AC4AE7">
            <w:pPr>
              <w:rPr>
                <w:del w:id="4367" w:author="Jarema Piekutowski" w:date="2022-09-08T08:48:00Z"/>
              </w:rPr>
              <w:pPrChange w:id="4368" w:author="Jarema Piekutowski" w:date="2022-09-08T08:48:00Z">
                <w:pPr/>
              </w:pPrChange>
            </w:pPr>
          </w:p>
        </w:tc>
        <w:tc>
          <w:tcPr>
            <w:tcW w:w="7371" w:type="dxa"/>
          </w:tcPr>
          <w:p w14:paraId="41B6F0EB" w14:textId="7B2886A0"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369" w:author="Jarema Piekutowski" w:date="2022-09-08T08:48:00Z"/>
              </w:rPr>
              <w:pPrChange w:id="4370"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371" w:author="Jarema Piekutowski" w:date="2022-09-08T08:48:00Z">
              <w:r w:rsidRPr="008D1A5D" w:rsidDel="00AC4AE7">
                <w:delText xml:space="preserve">Krótkie podsumowanie dotychczasowych </w:delText>
              </w:r>
              <w:r w:rsidDel="00AC4AE7">
                <w:delText>prac badawczych zespołu oraz</w:delText>
              </w:r>
              <w:r w:rsidRPr="008D1A5D" w:rsidDel="00AC4AE7">
                <w:delText xml:space="preserve"> poszczegól</w:delText>
              </w:r>
              <w:r w:rsidDel="00AC4AE7">
                <w:delText>nych jego</w:delText>
              </w:r>
              <w:r w:rsidRPr="008D1A5D" w:rsidDel="00AC4AE7">
                <w:delText xml:space="preserve"> członk</w:delText>
              </w:r>
              <w:r w:rsidDel="00AC4AE7">
                <w:delText>ów</w:delText>
              </w:r>
              <w:r w:rsidRPr="008D1A5D" w:rsidDel="00AC4AE7">
                <w:delText>.</w:delText>
              </w:r>
            </w:del>
          </w:p>
        </w:tc>
        <w:tc>
          <w:tcPr>
            <w:tcW w:w="1129" w:type="dxa"/>
            <w:vMerge/>
          </w:tcPr>
          <w:p w14:paraId="22453440" w14:textId="5CC193F2"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372" w:author="Jarema Piekutowski" w:date="2022-09-08T08:48:00Z"/>
              </w:rPr>
              <w:pPrChange w:id="4373"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p>
        </w:tc>
      </w:tr>
      <w:tr w:rsidR="00F32B8F" w:rsidRPr="005027B0" w:rsidDel="00AC4AE7" w14:paraId="4F29BAF2" w14:textId="4B543B96" w:rsidTr="00AC50F9">
        <w:trPr>
          <w:cnfStyle w:val="000000100000" w:firstRow="0" w:lastRow="0" w:firstColumn="0" w:lastColumn="0" w:oddVBand="0" w:evenVBand="0" w:oddHBand="1" w:evenHBand="0" w:firstRowFirstColumn="0" w:firstRowLastColumn="0" w:lastRowFirstColumn="0" w:lastRowLastColumn="0"/>
          <w:del w:id="4374" w:author="Jarema Piekutowski" w:date="2022-09-08T08:48:00Z"/>
        </w:trPr>
        <w:tc>
          <w:tcPr>
            <w:cnfStyle w:val="001000000000" w:firstRow="0" w:lastRow="0" w:firstColumn="1" w:lastColumn="0" w:oddVBand="0" w:evenVBand="0" w:oddHBand="0" w:evenHBand="0" w:firstRowFirstColumn="0" w:firstRowLastColumn="0" w:lastRowFirstColumn="0" w:lastRowLastColumn="0"/>
            <w:tcW w:w="7933" w:type="dxa"/>
            <w:gridSpan w:val="2"/>
          </w:tcPr>
          <w:p w14:paraId="0F0E0F31" w14:textId="0BE457FC" w:rsidR="00F32B8F" w:rsidRPr="005027B0" w:rsidDel="00AC4AE7" w:rsidRDefault="00F32B8F" w:rsidP="00AC4AE7">
            <w:pPr>
              <w:rPr>
                <w:del w:id="4375" w:author="Jarema Piekutowski" w:date="2022-09-08T08:48:00Z"/>
              </w:rPr>
              <w:pPrChange w:id="4376" w:author="Jarema Piekutowski" w:date="2022-09-08T08:48:00Z">
                <w:pPr/>
              </w:pPrChange>
            </w:pPr>
            <w:del w:id="4377" w:author="Jarema Piekutowski" w:date="2022-09-08T08:48:00Z">
              <w:r w:rsidDel="00AC4AE7">
                <w:delText>Problemy występujące w badaniu</w:delText>
              </w:r>
            </w:del>
          </w:p>
        </w:tc>
        <w:tc>
          <w:tcPr>
            <w:tcW w:w="1129" w:type="dxa"/>
          </w:tcPr>
          <w:p w14:paraId="29697E94" w14:textId="5210031C"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378" w:author="Jarema Piekutowski" w:date="2022-09-08T08:48:00Z"/>
              </w:rPr>
              <w:pPrChange w:id="4379"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p>
        </w:tc>
      </w:tr>
      <w:tr w:rsidR="00F32B8F" w:rsidRPr="005027B0" w:rsidDel="00AC4AE7" w14:paraId="299D0C5D" w14:textId="2DDB5FCD" w:rsidTr="00AC50F9">
        <w:trPr>
          <w:del w:id="4380"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tcPr>
          <w:p w14:paraId="0EF5C530" w14:textId="1131ED5F" w:rsidR="00F32B8F" w:rsidRPr="005027B0" w:rsidDel="00AC4AE7" w:rsidRDefault="00F32B8F" w:rsidP="00AC4AE7">
            <w:pPr>
              <w:rPr>
                <w:del w:id="4381" w:author="Jarema Piekutowski" w:date="2022-09-08T08:48:00Z"/>
              </w:rPr>
              <w:pPrChange w:id="4382" w:author="Jarema Piekutowski" w:date="2022-09-08T08:48:00Z">
                <w:pPr/>
              </w:pPrChange>
            </w:pPr>
            <w:del w:id="4383" w:author="Jarema Piekutowski" w:date="2022-09-08T08:48:00Z">
              <w:r w:rsidDel="00AC4AE7">
                <w:delText>2</w:delText>
              </w:r>
            </w:del>
          </w:p>
        </w:tc>
        <w:tc>
          <w:tcPr>
            <w:tcW w:w="7371" w:type="dxa"/>
          </w:tcPr>
          <w:p w14:paraId="059A6BCD" w14:textId="2211EA0D"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384" w:author="Jarema Piekutowski" w:date="2022-09-08T08:48:00Z"/>
              </w:rPr>
              <w:pPrChange w:id="4385"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386" w:author="Jarema Piekutowski" w:date="2022-09-08T08:48:00Z">
              <w:r w:rsidRPr="008D1A5D" w:rsidDel="00AC4AE7">
                <w:delText>Omówienie występujących w badaniu problemów, próba dyskusji nad możliwymi scenariuszami ich rozwiązania, zaplanowanie konkretnych kroków ku temu.</w:delText>
              </w:r>
            </w:del>
          </w:p>
        </w:tc>
        <w:tc>
          <w:tcPr>
            <w:tcW w:w="1129" w:type="dxa"/>
          </w:tcPr>
          <w:p w14:paraId="10265524" w14:textId="2DEE6668"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387" w:author="Jarema Piekutowski" w:date="2022-09-08T08:48:00Z"/>
              </w:rPr>
              <w:pPrChange w:id="4388"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389" w:author="Jarema Piekutowski" w:date="2022-09-08T08:48:00Z">
              <w:r w:rsidDel="00AC4AE7">
                <w:delText>15 min</w:delText>
              </w:r>
            </w:del>
          </w:p>
        </w:tc>
      </w:tr>
      <w:tr w:rsidR="00F32B8F" w:rsidRPr="005027B0" w:rsidDel="00AC4AE7" w14:paraId="7C4E25EB" w14:textId="13033702" w:rsidTr="00AC50F9">
        <w:trPr>
          <w:cnfStyle w:val="000000100000" w:firstRow="0" w:lastRow="0" w:firstColumn="0" w:lastColumn="0" w:oddVBand="0" w:evenVBand="0" w:oddHBand="1" w:evenHBand="0" w:firstRowFirstColumn="0" w:firstRowLastColumn="0" w:lastRowFirstColumn="0" w:lastRowLastColumn="0"/>
          <w:del w:id="4390"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tcPr>
          <w:p w14:paraId="08F00DCD" w14:textId="4610F13B" w:rsidR="00F32B8F" w:rsidRPr="005027B0" w:rsidDel="00AC4AE7" w:rsidRDefault="00F32B8F" w:rsidP="00AC4AE7">
            <w:pPr>
              <w:rPr>
                <w:del w:id="4391" w:author="Jarema Piekutowski" w:date="2022-09-08T08:48:00Z"/>
              </w:rPr>
              <w:pPrChange w:id="4392" w:author="Jarema Piekutowski" w:date="2022-09-08T08:48:00Z">
                <w:pPr/>
              </w:pPrChange>
            </w:pPr>
            <w:del w:id="4393" w:author="Jarema Piekutowski" w:date="2022-09-08T08:48:00Z">
              <w:r w:rsidRPr="005027B0" w:rsidDel="00AC4AE7">
                <w:delText>Omówienie wyników badania</w:delText>
              </w:r>
            </w:del>
          </w:p>
        </w:tc>
      </w:tr>
      <w:tr w:rsidR="00F32B8F" w:rsidRPr="005027B0" w:rsidDel="00AC4AE7" w14:paraId="557E53F4" w14:textId="59A0ADB4" w:rsidTr="00AC50F9">
        <w:trPr>
          <w:del w:id="4394"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tcPr>
          <w:p w14:paraId="5D11AE44" w14:textId="33E60071" w:rsidR="00F32B8F" w:rsidRPr="005027B0" w:rsidDel="00AC4AE7" w:rsidRDefault="00F32B8F" w:rsidP="00AC4AE7">
            <w:pPr>
              <w:rPr>
                <w:del w:id="4395" w:author="Jarema Piekutowski" w:date="2022-09-08T08:48:00Z"/>
              </w:rPr>
              <w:pPrChange w:id="4396" w:author="Jarema Piekutowski" w:date="2022-09-08T08:48:00Z">
                <w:pPr/>
              </w:pPrChange>
            </w:pPr>
            <w:del w:id="4397" w:author="Jarema Piekutowski" w:date="2022-09-08T08:48:00Z">
              <w:r w:rsidDel="00AC4AE7">
                <w:delText>3</w:delText>
              </w:r>
            </w:del>
          </w:p>
        </w:tc>
        <w:tc>
          <w:tcPr>
            <w:tcW w:w="7371" w:type="dxa"/>
          </w:tcPr>
          <w:p w14:paraId="0A575753" w14:textId="6CD06578" w:rsidR="00F32B8F" w:rsidDel="00AC4AE7" w:rsidRDefault="00F32B8F" w:rsidP="00AC4AE7">
            <w:pPr>
              <w:cnfStyle w:val="000000000000" w:firstRow="0" w:lastRow="0" w:firstColumn="0" w:lastColumn="0" w:oddVBand="0" w:evenVBand="0" w:oddHBand="0" w:evenHBand="0" w:firstRowFirstColumn="0" w:firstRowLastColumn="0" w:lastRowFirstColumn="0" w:lastRowLastColumn="0"/>
              <w:rPr>
                <w:del w:id="4398" w:author="Jarema Piekutowski" w:date="2022-09-08T08:48:00Z"/>
              </w:rPr>
              <w:pPrChange w:id="4399"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00" w:author="Jarema Piekutowski" w:date="2022-09-08T08:48:00Z">
              <w:r w:rsidRPr="008D1A5D" w:rsidDel="00AC4AE7">
                <w:delText>Systematyczne omówienie wyników badań (</w:delText>
              </w:r>
              <w:r w:rsidDel="00AC4AE7">
                <w:delText xml:space="preserve">w ramach </w:delText>
              </w:r>
              <w:r w:rsidRPr="008D1A5D" w:rsidDel="00AC4AE7">
                <w:delText xml:space="preserve">poszczególnych metod badawczych). </w:delText>
              </w:r>
              <w:r w:rsidDel="00AC4AE7">
                <w:delText>Pomocniczo może zostać wyświetlona</w:delText>
              </w:r>
              <w:r w:rsidRPr="008D1A5D" w:rsidDel="00AC4AE7">
                <w:delText xml:space="preserve"> prezentacja wyników badań</w:delText>
              </w:r>
              <w:r w:rsidDel="00AC4AE7">
                <w:delText xml:space="preserve"> w programie Power Point</w:delText>
              </w:r>
              <w:r w:rsidRPr="008D1A5D" w:rsidDel="00AC4AE7">
                <w:delText>.</w:delText>
              </w:r>
            </w:del>
          </w:p>
          <w:p w14:paraId="53BDBEDA" w14:textId="6F2AA8A2" w:rsidR="00F32B8F" w:rsidRPr="001D2B9E"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01" w:author="Jarema Piekutowski" w:date="2022-09-08T08:48:00Z"/>
              </w:rPr>
              <w:pPrChange w:id="4402"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03" w:author="Jarema Piekutowski" w:date="2022-09-08T08:48:00Z">
              <w:r w:rsidDel="00AC4AE7">
                <w:delText>Dyskusja na temat uzyskanych wyników, identyfikacja ewentualnych rozbieżności, uspójnienie wyników.</w:delText>
              </w:r>
            </w:del>
          </w:p>
        </w:tc>
        <w:tc>
          <w:tcPr>
            <w:tcW w:w="1129" w:type="dxa"/>
          </w:tcPr>
          <w:p w14:paraId="314F97C6" w14:textId="6E3DF303"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04" w:author="Jarema Piekutowski" w:date="2022-09-08T08:48:00Z"/>
              </w:rPr>
              <w:pPrChange w:id="4405"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06" w:author="Jarema Piekutowski" w:date="2022-09-08T08:48:00Z">
              <w:r w:rsidDel="00AC4AE7">
                <w:delText>35</w:delText>
              </w:r>
              <w:r w:rsidRPr="005027B0" w:rsidDel="00AC4AE7">
                <w:delText xml:space="preserve"> min</w:delText>
              </w:r>
            </w:del>
          </w:p>
        </w:tc>
      </w:tr>
      <w:tr w:rsidR="00F32B8F" w:rsidRPr="005027B0" w:rsidDel="00AC4AE7" w14:paraId="26723D40" w14:textId="0D794F79" w:rsidTr="00AC50F9">
        <w:trPr>
          <w:cnfStyle w:val="000000100000" w:firstRow="0" w:lastRow="0" w:firstColumn="0" w:lastColumn="0" w:oddVBand="0" w:evenVBand="0" w:oddHBand="1" w:evenHBand="0" w:firstRowFirstColumn="0" w:firstRowLastColumn="0" w:lastRowFirstColumn="0" w:lastRowLastColumn="0"/>
          <w:del w:id="4407"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tcPr>
          <w:p w14:paraId="6A67AD5A" w14:textId="181F8D38" w:rsidR="00F32B8F" w:rsidRPr="005027B0" w:rsidDel="00AC4AE7" w:rsidRDefault="00F32B8F" w:rsidP="00AC4AE7">
            <w:pPr>
              <w:rPr>
                <w:del w:id="4408" w:author="Jarema Piekutowski" w:date="2022-09-08T08:48:00Z"/>
              </w:rPr>
              <w:pPrChange w:id="4409" w:author="Jarema Piekutowski" w:date="2022-09-08T08:48:00Z">
                <w:pPr/>
              </w:pPrChange>
            </w:pPr>
            <w:del w:id="4410" w:author="Jarema Piekutowski" w:date="2022-09-08T08:48:00Z">
              <w:r w:rsidRPr="005027B0" w:rsidDel="00AC4AE7">
                <w:delText xml:space="preserve">Dyskusja </w:delText>
              </w:r>
              <w:r w:rsidDel="00AC4AE7">
                <w:delText>na temat</w:delText>
              </w:r>
              <w:r w:rsidRPr="005027B0" w:rsidDel="00AC4AE7">
                <w:delText xml:space="preserve"> wniosków i adekwatności rekomendacji</w:delText>
              </w:r>
            </w:del>
          </w:p>
        </w:tc>
      </w:tr>
      <w:tr w:rsidR="00F32B8F" w:rsidRPr="005027B0" w:rsidDel="00AC4AE7" w14:paraId="7BFF8695" w14:textId="0452B305" w:rsidTr="00AC50F9">
        <w:trPr>
          <w:del w:id="4411"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tcPr>
          <w:p w14:paraId="07A474C7" w14:textId="207A99BA" w:rsidR="00F32B8F" w:rsidRPr="005027B0" w:rsidDel="00AC4AE7" w:rsidRDefault="00F32B8F" w:rsidP="00AC4AE7">
            <w:pPr>
              <w:rPr>
                <w:del w:id="4412" w:author="Jarema Piekutowski" w:date="2022-09-08T08:48:00Z"/>
              </w:rPr>
              <w:pPrChange w:id="4413" w:author="Jarema Piekutowski" w:date="2022-09-08T08:48:00Z">
                <w:pPr/>
              </w:pPrChange>
            </w:pPr>
            <w:del w:id="4414" w:author="Jarema Piekutowski" w:date="2022-09-08T08:48:00Z">
              <w:r w:rsidDel="00AC4AE7">
                <w:delText>4</w:delText>
              </w:r>
            </w:del>
          </w:p>
        </w:tc>
        <w:tc>
          <w:tcPr>
            <w:tcW w:w="7371" w:type="dxa"/>
          </w:tcPr>
          <w:p w14:paraId="41038662" w14:textId="2BD4BA81"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15" w:author="Jarema Piekutowski" w:date="2022-09-08T08:48:00Z"/>
              </w:rPr>
              <w:pPrChange w:id="4416"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17" w:author="Jarema Piekutowski" w:date="2022-09-08T08:48:00Z">
              <w:r w:rsidRPr="005027B0" w:rsidDel="00AC4AE7">
                <w:delText xml:space="preserve">Czy zaproponowane przez zespół badawczy wnioski, rekomendacje stanowią trafną odpowiedź na zidentyfikowane problemy? </w:delText>
              </w:r>
            </w:del>
          </w:p>
          <w:p w14:paraId="293266B8" w14:textId="7A6C0667"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18" w:author="Jarema Piekutowski" w:date="2022-09-08T08:48:00Z"/>
              </w:rPr>
              <w:pPrChange w:id="4419"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20" w:author="Jarema Piekutowski" w:date="2022-09-08T08:48:00Z">
              <w:r w:rsidRPr="005027B0" w:rsidDel="00AC4AE7">
                <w:delText xml:space="preserve">W jaki sposób można te rekomendacje ulepszyć? </w:delText>
              </w:r>
            </w:del>
          </w:p>
          <w:p w14:paraId="0D9B58E5" w14:textId="700E36CE"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21" w:author="Jarema Piekutowski" w:date="2022-09-08T08:48:00Z"/>
              </w:rPr>
              <w:pPrChange w:id="4422"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23" w:author="Jarema Piekutowski" w:date="2022-09-08T08:48:00Z">
              <w:r w:rsidRPr="005027B0" w:rsidDel="00AC4AE7">
                <w:delText>Czy są wnioski, rekomendacje, które nie pojawiły się w dyskusji, a powinny zostać dodane?</w:delText>
              </w:r>
            </w:del>
          </w:p>
        </w:tc>
        <w:tc>
          <w:tcPr>
            <w:tcW w:w="1129" w:type="dxa"/>
          </w:tcPr>
          <w:p w14:paraId="1BADF793" w14:textId="7C8E90B7"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24" w:author="Jarema Piekutowski" w:date="2022-09-08T08:48:00Z"/>
              </w:rPr>
              <w:pPrChange w:id="4425"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26" w:author="Jarema Piekutowski" w:date="2022-09-08T08:48:00Z">
              <w:r w:rsidDel="00AC4AE7">
                <w:delText xml:space="preserve">45 </w:delText>
              </w:r>
              <w:r w:rsidRPr="005027B0" w:rsidDel="00AC4AE7">
                <w:delText>min</w:delText>
              </w:r>
            </w:del>
          </w:p>
        </w:tc>
      </w:tr>
      <w:tr w:rsidR="00F32B8F" w:rsidRPr="005027B0" w:rsidDel="00AC4AE7" w14:paraId="32A4753A" w14:textId="7A890CCA" w:rsidTr="00AC50F9">
        <w:trPr>
          <w:cnfStyle w:val="000000100000" w:firstRow="0" w:lastRow="0" w:firstColumn="0" w:lastColumn="0" w:oddVBand="0" w:evenVBand="0" w:oddHBand="1" w:evenHBand="0" w:firstRowFirstColumn="0" w:firstRowLastColumn="0" w:lastRowFirstColumn="0" w:lastRowLastColumn="0"/>
          <w:del w:id="4427"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tcPr>
          <w:p w14:paraId="14DB0D93" w14:textId="7033491F" w:rsidR="00F32B8F" w:rsidRPr="005027B0" w:rsidDel="00AC4AE7" w:rsidRDefault="00F32B8F" w:rsidP="00AC4AE7">
            <w:pPr>
              <w:rPr>
                <w:del w:id="4428" w:author="Jarema Piekutowski" w:date="2022-09-08T08:48:00Z"/>
              </w:rPr>
              <w:pPrChange w:id="4429" w:author="Jarema Piekutowski" w:date="2022-09-08T08:48:00Z">
                <w:pPr/>
              </w:pPrChange>
            </w:pPr>
            <w:del w:id="4430" w:author="Jarema Piekutowski" w:date="2022-09-08T08:48:00Z">
              <w:r w:rsidRPr="005027B0" w:rsidDel="00AC4AE7">
                <w:delText>Podsumowanie</w:delText>
              </w:r>
            </w:del>
          </w:p>
        </w:tc>
      </w:tr>
      <w:tr w:rsidR="00F32B8F" w:rsidRPr="005027B0" w:rsidDel="00AC4AE7" w14:paraId="1F259509" w14:textId="062CBF66" w:rsidTr="00AC50F9">
        <w:trPr>
          <w:del w:id="4431"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6A320E14" w14:textId="3CC0D28D" w:rsidR="00F32B8F" w:rsidRPr="005027B0" w:rsidDel="00AC4AE7" w:rsidRDefault="00F32B8F" w:rsidP="00AC4AE7">
            <w:pPr>
              <w:rPr>
                <w:del w:id="4432" w:author="Jarema Piekutowski" w:date="2022-09-08T08:48:00Z"/>
              </w:rPr>
              <w:pPrChange w:id="4433" w:author="Jarema Piekutowski" w:date="2022-09-08T08:48:00Z">
                <w:pPr/>
              </w:pPrChange>
            </w:pPr>
            <w:del w:id="4434" w:author="Jarema Piekutowski" w:date="2022-09-08T08:48:00Z">
              <w:r w:rsidDel="00AC4AE7">
                <w:delText>5</w:delText>
              </w:r>
            </w:del>
          </w:p>
        </w:tc>
        <w:tc>
          <w:tcPr>
            <w:tcW w:w="7371" w:type="dxa"/>
          </w:tcPr>
          <w:p w14:paraId="1D531792" w14:textId="3D8E4EB1"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35" w:author="Jarema Piekutowski" w:date="2022-09-08T08:48:00Z"/>
              </w:rPr>
              <w:pPrChange w:id="4436"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37" w:author="Jarema Piekutowski" w:date="2022-09-08T08:48:00Z">
              <w:r w:rsidRPr="005027B0" w:rsidDel="00AC4AE7">
                <w:delText>Podsumowanie wniosków i rekomendacji omówionych oraz zaproponowanych podczas spotkania. Uspójnienie brzmienia zapisów.</w:delText>
              </w:r>
            </w:del>
          </w:p>
        </w:tc>
        <w:tc>
          <w:tcPr>
            <w:tcW w:w="1129" w:type="dxa"/>
            <w:vMerge w:val="restart"/>
          </w:tcPr>
          <w:p w14:paraId="17BBEAA6" w14:textId="4559194F"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38" w:author="Jarema Piekutowski" w:date="2022-09-08T08:48:00Z"/>
              </w:rPr>
              <w:pPrChange w:id="4439"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40" w:author="Jarema Piekutowski" w:date="2022-09-08T08:48:00Z">
              <w:r w:rsidRPr="005027B0" w:rsidDel="00AC4AE7">
                <w:delText>1</w:delText>
              </w:r>
              <w:r w:rsidDel="00AC4AE7">
                <w:delText xml:space="preserve">0 </w:delText>
              </w:r>
              <w:r w:rsidRPr="005027B0" w:rsidDel="00AC4AE7">
                <w:delText>min</w:delText>
              </w:r>
            </w:del>
          </w:p>
        </w:tc>
      </w:tr>
      <w:tr w:rsidR="00F32B8F" w:rsidRPr="005027B0" w:rsidDel="00AC4AE7" w14:paraId="48018529" w14:textId="0A7F7B59" w:rsidTr="00AC50F9">
        <w:trPr>
          <w:cnfStyle w:val="000000100000" w:firstRow="0" w:lastRow="0" w:firstColumn="0" w:lastColumn="0" w:oddVBand="0" w:evenVBand="0" w:oddHBand="1" w:evenHBand="0" w:firstRowFirstColumn="0" w:firstRowLastColumn="0" w:lastRowFirstColumn="0" w:lastRowLastColumn="0"/>
          <w:del w:id="4441"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tcPr>
          <w:p w14:paraId="7FD32C9E" w14:textId="7DB75B68" w:rsidR="00F32B8F" w:rsidRPr="005027B0" w:rsidDel="00AC4AE7" w:rsidRDefault="00F32B8F" w:rsidP="00AC4AE7">
            <w:pPr>
              <w:rPr>
                <w:del w:id="4442" w:author="Jarema Piekutowski" w:date="2022-09-08T08:48:00Z"/>
              </w:rPr>
              <w:pPrChange w:id="4443" w:author="Jarema Piekutowski" w:date="2022-09-08T08:48:00Z">
                <w:pPr/>
              </w:pPrChange>
            </w:pPr>
          </w:p>
        </w:tc>
        <w:tc>
          <w:tcPr>
            <w:tcW w:w="7371" w:type="dxa"/>
          </w:tcPr>
          <w:p w14:paraId="6363ABFF" w14:textId="01340933"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444" w:author="Jarema Piekutowski" w:date="2022-09-08T08:48:00Z"/>
              </w:rPr>
              <w:pPrChange w:id="444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446" w:author="Jarema Piekutowski" w:date="2022-09-08T08:48:00Z">
              <w:r w:rsidDel="00AC4AE7">
                <w:delText>Omówienie dalszych zadań</w:delText>
              </w:r>
              <w:r w:rsidRPr="002A19DB" w:rsidDel="00AC4AE7">
                <w:delText>, jakie czekają badaczy.</w:delText>
              </w:r>
            </w:del>
          </w:p>
        </w:tc>
        <w:tc>
          <w:tcPr>
            <w:tcW w:w="1129" w:type="dxa"/>
            <w:vMerge/>
          </w:tcPr>
          <w:p w14:paraId="01CA468F" w14:textId="4451A04D"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447" w:author="Jarema Piekutowski" w:date="2022-09-08T08:48:00Z"/>
              </w:rPr>
              <w:pPrChange w:id="444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p>
        </w:tc>
      </w:tr>
      <w:tr w:rsidR="00F32B8F" w:rsidRPr="005027B0" w:rsidDel="00AC4AE7" w14:paraId="08B4BD53" w14:textId="2292EB99" w:rsidTr="00AC50F9">
        <w:trPr>
          <w:del w:id="4449" w:author="Jarema Piekutowski" w:date="2022-09-08T08:48:00Z"/>
        </w:trPr>
        <w:tc>
          <w:tcPr>
            <w:cnfStyle w:val="001000000000" w:firstRow="0" w:lastRow="0" w:firstColumn="1" w:lastColumn="0" w:oddVBand="0" w:evenVBand="0" w:oddHBand="0" w:evenHBand="0" w:firstRowFirstColumn="0" w:firstRowLastColumn="0" w:lastRowFirstColumn="0" w:lastRowLastColumn="0"/>
            <w:tcW w:w="7933" w:type="dxa"/>
            <w:gridSpan w:val="2"/>
          </w:tcPr>
          <w:p w14:paraId="7D5E4BFC" w14:textId="7516A9C0" w:rsidR="00F32B8F" w:rsidRPr="005027B0" w:rsidDel="00AC4AE7" w:rsidRDefault="00F32B8F" w:rsidP="00AC4AE7">
            <w:pPr>
              <w:rPr>
                <w:del w:id="4450" w:author="Jarema Piekutowski" w:date="2022-09-08T08:48:00Z"/>
              </w:rPr>
              <w:pPrChange w:id="4451" w:author="Jarema Piekutowski" w:date="2022-09-08T08:48:00Z">
                <w:pPr/>
              </w:pPrChange>
            </w:pPr>
            <w:del w:id="4452" w:author="Jarema Piekutowski" w:date="2022-09-08T08:48:00Z">
              <w:r w:rsidRPr="005027B0" w:rsidDel="00AC4AE7">
                <w:delText>Zakończenie</w:delText>
              </w:r>
            </w:del>
          </w:p>
        </w:tc>
        <w:tc>
          <w:tcPr>
            <w:tcW w:w="1129" w:type="dxa"/>
            <w:vMerge w:val="restart"/>
          </w:tcPr>
          <w:p w14:paraId="25960E71" w14:textId="6E1479D6"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53" w:author="Jarema Piekutowski" w:date="2022-09-08T08:48:00Z"/>
              </w:rPr>
              <w:pPrChange w:id="445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55" w:author="Jarema Piekutowski" w:date="2022-09-08T08:48:00Z">
              <w:r w:rsidDel="00AC4AE7">
                <w:delText>5 min</w:delText>
              </w:r>
            </w:del>
          </w:p>
        </w:tc>
      </w:tr>
      <w:tr w:rsidR="00F32B8F" w:rsidRPr="005027B0" w:rsidDel="00AC4AE7" w14:paraId="16B31D88" w14:textId="6E473A61" w:rsidTr="00AC50F9">
        <w:trPr>
          <w:cnfStyle w:val="000000100000" w:firstRow="0" w:lastRow="0" w:firstColumn="0" w:lastColumn="0" w:oddVBand="0" w:evenVBand="0" w:oddHBand="1" w:evenHBand="0" w:firstRowFirstColumn="0" w:firstRowLastColumn="0" w:lastRowFirstColumn="0" w:lastRowLastColumn="0"/>
          <w:del w:id="4456"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tcPr>
          <w:p w14:paraId="18CFDC71" w14:textId="37495CE0" w:rsidR="00F32B8F" w:rsidRPr="005027B0" w:rsidDel="00AC4AE7" w:rsidRDefault="00F32B8F" w:rsidP="00AC4AE7">
            <w:pPr>
              <w:rPr>
                <w:del w:id="4457" w:author="Jarema Piekutowski" w:date="2022-09-08T08:48:00Z"/>
              </w:rPr>
              <w:pPrChange w:id="4458" w:author="Jarema Piekutowski" w:date="2022-09-08T08:48:00Z">
                <w:pPr/>
              </w:pPrChange>
            </w:pPr>
            <w:del w:id="4459" w:author="Jarema Piekutowski" w:date="2022-09-08T08:48:00Z">
              <w:r w:rsidRPr="005027B0" w:rsidDel="00AC4AE7">
                <w:delText>5</w:delText>
              </w:r>
            </w:del>
          </w:p>
        </w:tc>
        <w:tc>
          <w:tcPr>
            <w:tcW w:w="7371" w:type="dxa"/>
          </w:tcPr>
          <w:p w14:paraId="794892DF" w14:textId="0D143D81"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460" w:author="Jarema Piekutowski" w:date="2022-09-08T08:48:00Z"/>
              </w:rPr>
              <w:pPrChange w:id="446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462" w:author="Jarema Piekutowski" w:date="2022-09-08T08:48:00Z">
              <w:r w:rsidRPr="005027B0" w:rsidDel="00AC4AE7">
                <w:delText xml:space="preserve">Podziękowanie za udział, </w:delText>
              </w:r>
              <w:r w:rsidDel="00AC4AE7">
                <w:delText xml:space="preserve">dyspozycja do co dalszych zadań, </w:delText>
              </w:r>
              <w:r w:rsidRPr="005027B0" w:rsidDel="00AC4AE7">
                <w:delText>zamknięcie spotkania</w:delText>
              </w:r>
            </w:del>
          </w:p>
        </w:tc>
        <w:tc>
          <w:tcPr>
            <w:tcW w:w="1129" w:type="dxa"/>
            <w:vMerge/>
          </w:tcPr>
          <w:p w14:paraId="70375B36" w14:textId="5C8826D9"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463" w:author="Jarema Piekutowski" w:date="2022-09-08T08:48:00Z"/>
              </w:rPr>
              <w:pPrChange w:id="4464"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p>
        </w:tc>
      </w:tr>
    </w:tbl>
    <w:p w14:paraId="12BCA730" w14:textId="441CCD20" w:rsidR="00F32B8F" w:rsidRPr="002924DD" w:rsidDel="00AC4AE7" w:rsidRDefault="00F32B8F" w:rsidP="00AC4AE7">
      <w:pPr>
        <w:rPr>
          <w:del w:id="4465" w:author="Jarema Piekutowski" w:date="2022-09-08T08:48:00Z"/>
          <w:rStyle w:val="Nagwek3Znak"/>
        </w:rPr>
        <w:pPrChange w:id="4466" w:author="Jarema Piekutowski" w:date="2022-09-08T08:48:00Z">
          <w:pPr>
            <w:pStyle w:val="Nagwek3"/>
            <w:spacing w:before="120" w:after="120"/>
          </w:pPr>
        </w:pPrChange>
      </w:pPr>
      <w:bookmarkStart w:id="4467" w:name="_Toc112689010"/>
      <w:commentRangeStart w:id="4468"/>
      <w:del w:id="4469" w:author="Jarema Piekutowski" w:date="2022-09-08T08:48:00Z">
        <w:r w:rsidRPr="002924DD" w:rsidDel="00AC4AE7">
          <w:rPr>
            <w:rStyle w:val="Nagwek3Znak"/>
          </w:rPr>
          <w:delText>Wstępny scenariusz panelu dla ekspertów zewnętrznych (II)</w:delText>
        </w:r>
        <w:bookmarkEnd w:id="4467"/>
        <w:commentRangeEnd w:id="4468"/>
        <w:r w:rsidR="00400126" w:rsidDel="00AC4AE7">
          <w:rPr>
            <w:rStyle w:val="Odwoaniedokomentarza"/>
          </w:rPr>
          <w:commentReference w:id="4468"/>
        </w:r>
      </w:del>
    </w:p>
    <w:p w14:paraId="6A669E99" w14:textId="40FB6164" w:rsidR="00F32B8F" w:rsidRPr="002924DD" w:rsidDel="00AC4AE7" w:rsidRDefault="00F32B8F" w:rsidP="00AC4AE7">
      <w:pPr>
        <w:rPr>
          <w:del w:id="4470" w:author="Jarema Piekutowski" w:date="2022-09-08T08:48:00Z"/>
          <w:b/>
          <w:bCs/>
        </w:rPr>
        <w:pPrChange w:id="4471" w:author="Jarema Piekutowski" w:date="2022-09-08T08:48:00Z">
          <w:pPr/>
        </w:pPrChange>
      </w:pPr>
      <w:del w:id="4472" w:author="Jarema Piekutowski" w:date="2022-09-08T08:48:00Z">
        <w:r w:rsidRPr="002924DD" w:rsidDel="00AC4AE7">
          <w:rPr>
            <w:b/>
            <w:bCs/>
          </w:rPr>
          <w:delText>Cel panelu:</w:delText>
        </w:r>
      </w:del>
    </w:p>
    <w:p w14:paraId="7DDF3C54" w14:textId="35A67F9D" w:rsidR="00F32B8F" w:rsidDel="00AC4AE7" w:rsidRDefault="00F32B8F" w:rsidP="00AC4AE7">
      <w:pPr>
        <w:rPr>
          <w:del w:id="4473" w:author="Jarema Piekutowski" w:date="2022-09-08T08:48:00Z"/>
        </w:rPr>
        <w:pPrChange w:id="4474" w:author="Jarema Piekutowski" w:date="2022-09-08T08:48:00Z">
          <w:pPr/>
        </w:pPrChange>
      </w:pPr>
      <w:del w:id="4475" w:author="Jarema Piekutowski" w:date="2022-09-08T08:48:00Z">
        <w:r w:rsidDel="00AC4AE7">
          <w:delText>O</w:delText>
        </w:r>
        <w:r w:rsidRPr="00A726E6" w:rsidDel="00AC4AE7">
          <w:delText>mówienie i weryfikacja najważniejszych wniosków z badania, a także przedyskutowanie i uzupełnienie propozycji wstępnych rekomendacji, wypracowanych przez Wykonawcę</w:delText>
        </w:r>
        <w:r w:rsidDel="00AC4AE7">
          <w:delText>.</w:delText>
        </w:r>
      </w:del>
    </w:p>
    <w:p w14:paraId="781A602B" w14:textId="2A333946" w:rsidR="00F32B8F" w:rsidDel="00AC4AE7" w:rsidRDefault="00F32B8F" w:rsidP="00AC4AE7">
      <w:pPr>
        <w:rPr>
          <w:del w:id="4476" w:author="Jarema Piekutowski" w:date="2022-09-08T08:48:00Z"/>
        </w:rPr>
        <w:pPrChange w:id="4477" w:author="Jarema Piekutowski" w:date="2022-09-08T08:48:00Z">
          <w:pPr/>
        </w:pPrChange>
      </w:pPr>
      <w:del w:id="4478" w:author="Jarema Piekutowski" w:date="2022-09-08T08:48:00Z">
        <w:r w:rsidDel="00AC4AE7">
          <w:delText>Uczestnicy panelu: Eksperci zewnętrzni zrekrutowani przez Wykonawcę</w:delText>
        </w:r>
      </w:del>
    </w:p>
    <w:tbl>
      <w:tblPr>
        <w:tblStyle w:val="Tabelasiatki4akcent13"/>
        <w:tblW w:w="0" w:type="auto"/>
        <w:tblLook w:val="04A0" w:firstRow="1" w:lastRow="0" w:firstColumn="1" w:lastColumn="0" w:noHBand="0" w:noVBand="1"/>
      </w:tblPr>
      <w:tblGrid>
        <w:gridCol w:w="562"/>
        <w:gridCol w:w="7369"/>
        <w:gridCol w:w="1129"/>
      </w:tblGrid>
      <w:tr w:rsidR="00F32B8F" w:rsidRPr="005027B0" w:rsidDel="00AC4AE7" w14:paraId="4ECD0E77" w14:textId="400D2C52" w:rsidTr="00AC50F9">
        <w:trPr>
          <w:cnfStyle w:val="100000000000" w:firstRow="1" w:lastRow="0" w:firstColumn="0" w:lastColumn="0" w:oddVBand="0" w:evenVBand="0" w:oddHBand="0" w:evenHBand="0" w:firstRowFirstColumn="0" w:firstRowLastColumn="0" w:lastRowFirstColumn="0" w:lastRowLastColumn="0"/>
          <w:del w:id="4479"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tcPr>
          <w:p w14:paraId="26E842FD" w14:textId="0A28F319" w:rsidR="00F32B8F" w:rsidRPr="005027B0" w:rsidDel="00AC4AE7" w:rsidRDefault="00F32B8F" w:rsidP="00AC4AE7">
            <w:pPr>
              <w:rPr>
                <w:del w:id="4480" w:author="Jarema Piekutowski" w:date="2022-09-08T08:48:00Z"/>
                <w:color w:val="auto"/>
              </w:rPr>
              <w:pPrChange w:id="4481" w:author="Jarema Piekutowski" w:date="2022-09-08T08:48:00Z">
                <w:pPr/>
              </w:pPrChange>
            </w:pPr>
            <w:bookmarkStart w:id="4482" w:name="_Hlk112663943"/>
          </w:p>
        </w:tc>
        <w:tc>
          <w:tcPr>
            <w:tcW w:w="7371" w:type="dxa"/>
          </w:tcPr>
          <w:p w14:paraId="375EB702" w14:textId="1F461CD2" w:rsidR="00F32B8F" w:rsidRPr="005027B0" w:rsidDel="00AC4AE7" w:rsidRDefault="00F32B8F" w:rsidP="00AC4AE7">
            <w:pPr>
              <w:cnfStyle w:val="100000000000" w:firstRow="1" w:lastRow="0" w:firstColumn="0" w:lastColumn="0" w:oddVBand="0" w:evenVBand="0" w:oddHBand="0" w:evenHBand="0" w:firstRowFirstColumn="0" w:firstRowLastColumn="0" w:lastRowFirstColumn="0" w:lastRowLastColumn="0"/>
              <w:rPr>
                <w:del w:id="4483" w:author="Jarema Piekutowski" w:date="2022-09-08T08:48:00Z"/>
                <w:color w:val="auto"/>
              </w:rPr>
              <w:pPrChange w:id="4484"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del w:id="4485" w:author="Jarema Piekutowski" w:date="2022-09-08T08:48:00Z">
              <w:r w:rsidRPr="00241FD3" w:rsidDel="00AC4AE7">
                <w:delText xml:space="preserve">Szacowany czas trwania panelu: </w:delText>
              </w:r>
              <w:r w:rsidDel="00AC4AE7">
                <w:delText>120 minut</w:delText>
              </w:r>
            </w:del>
          </w:p>
        </w:tc>
        <w:tc>
          <w:tcPr>
            <w:tcW w:w="1129" w:type="dxa"/>
          </w:tcPr>
          <w:p w14:paraId="479F8C10" w14:textId="5FCC6A0C" w:rsidR="00F32B8F" w:rsidRPr="005027B0" w:rsidDel="00AC4AE7" w:rsidRDefault="00F32B8F" w:rsidP="00AC4AE7">
            <w:pPr>
              <w:cnfStyle w:val="100000000000" w:firstRow="1" w:lastRow="0" w:firstColumn="0" w:lastColumn="0" w:oddVBand="0" w:evenVBand="0" w:oddHBand="0" w:evenHBand="0" w:firstRowFirstColumn="0" w:firstRowLastColumn="0" w:lastRowFirstColumn="0" w:lastRowLastColumn="0"/>
              <w:rPr>
                <w:del w:id="4486" w:author="Jarema Piekutowski" w:date="2022-09-08T08:48:00Z"/>
              </w:rPr>
              <w:pPrChange w:id="4487" w:author="Jarema Piekutowski" w:date="2022-09-08T08:48:00Z">
                <w:pPr>
                  <w:cnfStyle w:val="100000000000" w:firstRow="1" w:lastRow="0" w:firstColumn="0" w:lastColumn="0" w:oddVBand="0" w:evenVBand="0" w:oddHBand="0" w:evenHBand="0" w:firstRowFirstColumn="0" w:firstRowLastColumn="0" w:lastRowFirstColumn="0" w:lastRowLastColumn="0"/>
                </w:pPr>
              </w:pPrChange>
            </w:pPr>
          </w:p>
        </w:tc>
      </w:tr>
      <w:tr w:rsidR="00F32B8F" w:rsidRPr="005027B0" w:rsidDel="00AC4AE7" w14:paraId="3679C13D" w14:textId="0AACEAA2" w:rsidTr="00AC50F9">
        <w:trPr>
          <w:cnfStyle w:val="000000100000" w:firstRow="0" w:lastRow="0" w:firstColumn="0" w:lastColumn="0" w:oddVBand="0" w:evenVBand="0" w:oddHBand="1" w:evenHBand="0" w:firstRowFirstColumn="0" w:firstRowLastColumn="0" w:lastRowFirstColumn="0" w:lastRowLastColumn="0"/>
          <w:del w:id="4488"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tcPr>
          <w:p w14:paraId="2BB0BE1A" w14:textId="194517C0" w:rsidR="00F32B8F" w:rsidRPr="005027B0" w:rsidDel="00AC4AE7" w:rsidRDefault="00F32B8F" w:rsidP="00AC4AE7">
            <w:pPr>
              <w:rPr>
                <w:del w:id="4489" w:author="Jarema Piekutowski" w:date="2022-09-08T08:48:00Z"/>
              </w:rPr>
              <w:pPrChange w:id="4490" w:author="Jarema Piekutowski" w:date="2022-09-08T08:48:00Z">
                <w:pPr/>
              </w:pPrChange>
            </w:pPr>
            <w:del w:id="4491" w:author="Jarema Piekutowski" w:date="2022-09-08T08:48:00Z">
              <w:r w:rsidRPr="005027B0" w:rsidDel="00AC4AE7">
                <w:delText>Wprowadzenie</w:delText>
              </w:r>
            </w:del>
          </w:p>
        </w:tc>
      </w:tr>
      <w:tr w:rsidR="00F32B8F" w:rsidRPr="005027B0" w:rsidDel="00AC4AE7" w14:paraId="57D4303D" w14:textId="0C625977" w:rsidTr="00AC50F9">
        <w:trPr>
          <w:del w:id="4492"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77F71A2C" w14:textId="15B9ADB9" w:rsidR="00F32B8F" w:rsidRPr="005027B0" w:rsidDel="00AC4AE7" w:rsidRDefault="00F32B8F" w:rsidP="00AC4AE7">
            <w:pPr>
              <w:rPr>
                <w:del w:id="4493" w:author="Jarema Piekutowski" w:date="2022-09-08T08:48:00Z"/>
              </w:rPr>
              <w:pPrChange w:id="4494" w:author="Jarema Piekutowski" w:date="2022-09-08T08:48:00Z">
                <w:pPr/>
              </w:pPrChange>
            </w:pPr>
            <w:del w:id="4495" w:author="Jarema Piekutowski" w:date="2022-09-08T08:48:00Z">
              <w:r w:rsidRPr="005027B0" w:rsidDel="00AC4AE7">
                <w:delText>1</w:delText>
              </w:r>
            </w:del>
          </w:p>
        </w:tc>
        <w:tc>
          <w:tcPr>
            <w:tcW w:w="7371" w:type="dxa"/>
          </w:tcPr>
          <w:p w14:paraId="5DB40218" w14:textId="34132BBA"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96" w:author="Jarema Piekutowski" w:date="2022-09-08T08:48:00Z"/>
              </w:rPr>
              <w:pPrChange w:id="4497"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498" w:author="Jarema Piekutowski" w:date="2022-09-08T08:48:00Z">
              <w:r w:rsidRPr="005027B0" w:rsidDel="00AC4AE7">
                <w:delText>Powitanie, przedstawienie prowadzącego panel</w:delText>
              </w:r>
              <w:r w:rsidDel="00AC4AE7">
                <w:delText>.</w:delText>
              </w:r>
            </w:del>
          </w:p>
        </w:tc>
        <w:tc>
          <w:tcPr>
            <w:tcW w:w="1129" w:type="dxa"/>
            <w:vMerge w:val="restart"/>
          </w:tcPr>
          <w:p w14:paraId="5DC13326" w14:textId="183A3726"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499" w:author="Jarema Piekutowski" w:date="2022-09-08T08:48:00Z"/>
              </w:rPr>
              <w:pPrChange w:id="4500"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501" w:author="Jarema Piekutowski" w:date="2022-09-08T08:48:00Z">
              <w:r w:rsidRPr="005027B0" w:rsidDel="00AC4AE7">
                <w:delText>15</w:delText>
              </w:r>
              <w:r w:rsidDel="00AC4AE7">
                <w:delText xml:space="preserve"> </w:delText>
              </w:r>
              <w:r w:rsidRPr="005027B0" w:rsidDel="00AC4AE7">
                <w:delText>min</w:delText>
              </w:r>
            </w:del>
          </w:p>
        </w:tc>
      </w:tr>
      <w:tr w:rsidR="00F32B8F" w:rsidRPr="005027B0" w:rsidDel="00AC4AE7" w14:paraId="0144502A" w14:textId="74B0A138" w:rsidTr="00AC50F9">
        <w:trPr>
          <w:cnfStyle w:val="000000100000" w:firstRow="0" w:lastRow="0" w:firstColumn="0" w:lastColumn="0" w:oddVBand="0" w:evenVBand="0" w:oddHBand="1" w:evenHBand="0" w:firstRowFirstColumn="0" w:firstRowLastColumn="0" w:lastRowFirstColumn="0" w:lastRowLastColumn="0"/>
          <w:del w:id="4502"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tcPr>
          <w:p w14:paraId="024B8289" w14:textId="340EE799" w:rsidR="00F32B8F" w:rsidRPr="005027B0" w:rsidDel="00AC4AE7" w:rsidRDefault="00F32B8F" w:rsidP="00AC4AE7">
            <w:pPr>
              <w:rPr>
                <w:del w:id="4503" w:author="Jarema Piekutowski" w:date="2022-09-08T08:48:00Z"/>
              </w:rPr>
              <w:pPrChange w:id="4504" w:author="Jarema Piekutowski" w:date="2022-09-08T08:48:00Z">
                <w:pPr/>
              </w:pPrChange>
            </w:pPr>
          </w:p>
        </w:tc>
        <w:tc>
          <w:tcPr>
            <w:tcW w:w="7371" w:type="dxa"/>
          </w:tcPr>
          <w:p w14:paraId="25DB643D" w14:textId="633552E6"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05" w:author="Jarema Piekutowski" w:date="2022-09-08T08:48:00Z"/>
              </w:rPr>
              <w:pPrChange w:id="4506"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07" w:author="Jarema Piekutowski" w:date="2022-09-08T08:48:00Z">
              <w:r w:rsidRPr="005027B0" w:rsidDel="00AC4AE7">
                <w:delText>Przedstawienie celów spotkania, zasad przebiegu panelu, prośba o wyrażenie zgody na nagrywanie</w:delText>
              </w:r>
              <w:r w:rsidDel="00AC4AE7">
                <w:delText>.</w:delText>
              </w:r>
            </w:del>
          </w:p>
        </w:tc>
        <w:tc>
          <w:tcPr>
            <w:tcW w:w="1129" w:type="dxa"/>
            <w:vMerge/>
          </w:tcPr>
          <w:p w14:paraId="6CA140EA" w14:textId="0FBA2F2E"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08" w:author="Jarema Piekutowski" w:date="2022-09-08T08:48:00Z"/>
              </w:rPr>
              <w:pPrChange w:id="4509"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p>
        </w:tc>
      </w:tr>
      <w:tr w:rsidR="00F32B8F" w:rsidRPr="005027B0" w:rsidDel="00AC4AE7" w14:paraId="1FC11B02" w14:textId="60F3C2E8" w:rsidTr="00AC50F9">
        <w:trPr>
          <w:del w:id="4510"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tcPr>
          <w:p w14:paraId="34C4182D" w14:textId="3725D350" w:rsidR="00F32B8F" w:rsidRPr="005027B0" w:rsidDel="00AC4AE7" w:rsidRDefault="00F32B8F" w:rsidP="00AC4AE7">
            <w:pPr>
              <w:rPr>
                <w:del w:id="4511" w:author="Jarema Piekutowski" w:date="2022-09-08T08:48:00Z"/>
              </w:rPr>
              <w:pPrChange w:id="4512" w:author="Jarema Piekutowski" w:date="2022-09-08T08:48:00Z">
                <w:pPr/>
              </w:pPrChange>
            </w:pPr>
          </w:p>
        </w:tc>
        <w:tc>
          <w:tcPr>
            <w:tcW w:w="7371" w:type="dxa"/>
          </w:tcPr>
          <w:p w14:paraId="61E043AC" w14:textId="7426E6B2"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513" w:author="Jarema Piekutowski" w:date="2022-09-08T08:48:00Z"/>
              </w:rPr>
              <w:pPrChange w:id="451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515" w:author="Jarema Piekutowski" w:date="2022-09-08T08:48:00Z">
              <w:r w:rsidRPr="005027B0" w:rsidDel="00AC4AE7">
                <w:delText>Przedstawienie zakresu badania, skrótowych informacji dotyczących planowanych działań i produktów badania, osi priorytetowej, której dotyczy panel.</w:delText>
              </w:r>
            </w:del>
          </w:p>
        </w:tc>
        <w:tc>
          <w:tcPr>
            <w:tcW w:w="1129" w:type="dxa"/>
            <w:vMerge/>
          </w:tcPr>
          <w:p w14:paraId="73911435" w14:textId="136D3E17"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516" w:author="Jarema Piekutowski" w:date="2022-09-08T08:48:00Z"/>
              </w:rPr>
              <w:pPrChange w:id="4517"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p>
        </w:tc>
      </w:tr>
      <w:tr w:rsidR="00F32B8F" w:rsidRPr="005027B0" w:rsidDel="00AC4AE7" w14:paraId="0D82AD5F" w14:textId="0F636CAE" w:rsidTr="00AC50F9">
        <w:trPr>
          <w:cnfStyle w:val="000000100000" w:firstRow="0" w:lastRow="0" w:firstColumn="0" w:lastColumn="0" w:oddVBand="0" w:evenVBand="0" w:oddHBand="1" w:evenHBand="0" w:firstRowFirstColumn="0" w:firstRowLastColumn="0" w:lastRowFirstColumn="0" w:lastRowLastColumn="0"/>
          <w:del w:id="4518"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tcPr>
          <w:p w14:paraId="4E35E8FA" w14:textId="02893439" w:rsidR="00F32B8F" w:rsidRPr="005027B0" w:rsidDel="00AC4AE7" w:rsidRDefault="00F32B8F" w:rsidP="00AC4AE7">
            <w:pPr>
              <w:rPr>
                <w:del w:id="4519" w:author="Jarema Piekutowski" w:date="2022-09-08T08:48:00Z"/>
              </w:rPr>
              <w:pPrChange w:id="4520" w:author="Jarema Piekutowski" w:date="2022-09-08T08:48:00Z">
                <w:pPr/>
              </w:pPrChange>
            </w:pPr>
          </w:p>
        </w:tc>
        <w:tc>
          <w:tcPr>
            <w:tcW w:w="7371" w:type="dxa"/>
          </w:tcPr>
          <w:p w14:paraId="0537A314" w14:textId="2D8D7D37"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21" w:author="Jarema Piekutowski" w:date="2022-09-08T08:48:00Z"/>
              </w:rPr>
              <w:pPrChange w:id="452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23" w:author="Jarema Piekutowski" w:date="2022-09-08T08:48:00Z">
              <w:r w:rsidRPr="005027B0" w:rsidDel="00AC4AE7">
                <w:delText>Przedstawienie się uczestników (imię i nazwisko, instytucja/organizacja)</w:delText>
              </w:r>
            </w:del>
          </w:p>
        </w:tc>
        <w:tc>
          <w:tcPr>
            <w:tcW w:w="1129" w:type="dxa"/>
            <w:vMerge/>
          </w:tcPr>
          <w:p w14:paraId="4277EB17" w14:textId="28097F3F"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24" w:author="Jarema Piekutowski" w:date="2022-09-08T08:48:00Z"/>
              </w:rPr>
              <w:pPrChange w:id="452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p>
        </w:tc>
      </w:tr>
      <w:tr w:rsidR="00F32B8F" w:rsidRPr="005027B0" w:rsidDel="00AC4AE7" w14:paraId="1C18DFF7" w14:textId="4AF94D78" w:rsidTr="00AC50F9">
        <w:trPr>
          <w:del w:id="4526"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tcPr>
          <w:p w14:paraId="6941CB15" w14:textId="4AD43B71" w:rsidR="00F32B8F" w:rsidRPr="005027B0" w:rsidDel="00AC4AE7" w:rsidRDefault="00F32B8F" w:rsidP="00AC4AE7">
            <w:pPr>
              <w:rPr>
                <w:del w:id="4527" w:author="Jarema Piekutowski" w:date="2022-09-08T08:48:00Z"/>
              </w:rPr>
              <w:pPrChange w:id="4528" w:author="Jarema Piekutowski" w:date="2022-09-08T08:48:00Z">
                <w:pPr/>
              </w:pPrChange>
            </w:pPr>
            <w:del w:id="4529" w:author="Jarema Piekutowski" w:date="2022-09-08T08:48:00Z">
              <w:r w:rsidRPr="005027B0" w:rsidDel="00AC4AE7">
                <w:delText>Omówienie wyników badania</w:delText>
              </w:r>
            </w:del>
          </w:p>
        </w:tc>
      </w:tr>
      <w:tr w:rsidR="00F32B8F" w:rsidRPr="005027B0" w:rsidDel="00AC4AE7" w14:paraId="65FC796D" w14:textId="4896967F" w:rsidTr="00AC50F9">
        <w:trPr>
          <w:cnfStyle w:val="000000100000" w:firstRow="0" w:lastRow="0" w:firstColumn="0" w:lastColumn="0" w:oddVBand="0" w:evenVBand="0" w:oddHBand="1" w:evenHBand="0" w:firstRowFirstColumn="0" w:firstRowLastColumn="0" w:lastRowFirstColumn="0" w:lastRowLastColumn="0"/>
          <w:del w:id="4530"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tcPr>
          <w:p w14:paraId="0154B976" w14:textId="6817E366" w:rsidR="00F32B8F" w:rsidRPr="005027B0" w:rsidDel="00AC4AE7" w:rsidRDefault="00F32B8F" w:rsidP="00AC4AE7">
            <w:pPr>
              <w:rPr>
                <w:del w:id="4531" w:author="Jarema Piekutowski" w:date="2022-09-08T08:48:00Z"/>
              </w:rPr>
              <w:pPrChange w:id="4532" w:author="Jarema Piekutowski" w:date="2022-09-08T08:48:00Z">
                <w:pPr/>
              </w:pPrChange>
            </w:pPr>
            <w:del w:id="4533" w:author="Jarema Piekutowski" w:date="2022-09-08T08:48:00Z">
              <w:r w:rsidRPr="005027B0" w:rsidDel="00AC4AE7">
                <w:delText>2</w:delText>
              </w:r>
            </w:del>
          </w:p>
        </w:tc>
        <w:tc>
          <w:tcPr>
            <w:tcW w:w="7371" w:type="dxa"/>
          </w:tcPr>
          <w:p w14:paraId="2A5B9638" w14:textId="2C61C9DE" w:rsidR="00F32B8F"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34" w:author="Jarema Piekutowski" w:date="2022-09-08T08:48:00Z"/>
              </w:rPr>
              <w:pPrChange w:id="453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36" w:author="Jarema Piekutowski" w:date="2022-09-08T08:48:00Z">
              <w:r w:rsidRPr="005027B0" w:rsidDel="00AC4AE7">
                <w:delText>Krótkie omówienie wyników badań</w:delText>
              </w:r>
              <w:r w:rsidDel="00AC4AE7">
                <w:delText>,</w:delText>
              </w:r>
              <w:r w:rsidRPr="005027B0" w:rsidDel="00AC4AE7">
                <w:delText xml:space="preserve"> które uprzednio przekazano ekspertom.</w:delText>
              </w:r>
            </w:del>
          </w:p>
          <w:p w14:paraId="169EBE96" w14:textId="520220CB" w:rsidR="00F32B8F" w:rsidRPr="004C6AEE"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37" w:author="Jarema Piekutowski" w:date="2022-09-08T08:48:00Z"/>
              </w:rPr>
              <w:pPrChange w:id="453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39" w:author="Jarema Piekutowski" w:date="2022-09-08T08:48:00Z">
              <w:r w:rsidDel="00AC4AE7">
                <w:delText>Krótka dyskusja na temat ewentualnych kwestii problematycznych.</w:delText>
              </w:r>
            </w:del>
          </w:p>
        </w:tc>
        <w:tc>
          <w:tcPr>
            <w:tcW w:w="1129" w:type="dxa"/>
          </w:tcPr>
          <w:p w14:paraId="6302301B" w14:textId="6A07CED4"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40" w:author="Jarema Piekutowski" w:date="2022-09-08T08:48:00Z"/>
              </w:rPr>
              <w:pPrChange w:id="454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42" w:author="Jarema Piekutowski" w:date="2022-09-08T08:48:00Z">
              <w:r w:rsidDel="00AC4AE7">
                <w:delText>30</w:delText>
              </w:r>
              <w:r w:rsidRPr="005027B0" w:rsidDel="00AC4AE7">
                <w:delText xml:space="preserve"> min</w:delText>
              </w:r>
            </w:del>
          </w:p>
        </w:tc>
      </w:tr>
      <w:tr w:rsidR="00F32B8F" w:rsidRPr="005027B0" w:rsidDel="00AC4AE7" w14:paraId="09614CF1" w14:textId="29C246EC" w:rsidTr="00AC50F9">
        <w:trPr>
          <w:del w:id="4543"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tcPr>
          <w:p w14:paraId="21CB2543" w14:textId="4820B4BB" w:rsidR="00F32B8F" w:rsidRPr="005027B0" w:rsidDel="00AC4AE7" w:rsidRDefault="00F32B8F" w:rsidP="00AC4AE7">
            <w:pPr>
              <w:rPr>
                <w:del w:id="4544" w:author="Jarema Piekutowski" w:date="2022-09-08T08:48:00Z"/>
              </w:rPr>
              <w:pPrChange w:id="4545" w:author="Jarema Piekutowski" w:date="2022-09-08T08:48:00Z">
                <w:pPr/>
              </w:pPrChange>
            </w:pPr>
            <w:del w:id="4546" w:author="Jarema Piekutowski" w:date="2022-09-08T08:48:00Z">
              <w:r w:rsidRPr="005027B0" w:rsidDel="00AC4AE7">
                <w:delText>Dyskusja - Ocena trafności wniosków i adekwatności rekomendacji</w:delText>
              </w:r>
            </w:del>
          </w:p>
        </w:tc>
      </w:tr>
      <w:tr w:rsidR="00F32B8F" w:rsidRPr="005027B0" w:rsidDel="00AC4AE7" w14:paraId="77E7E96F" w14:textId="0267ABEE" w:rsidTr="00AC50F9">
        <w:trPr>
          <w:cnfStyle w:val="000000100000" w:firstRow="0" w:lastRow="0" w:firstColumn="0" w:lastColumn="0" w:oddVBand="0" w:evenVBand="0" w:oddHBand="1" w:evenHBand="0" w:firstRowFirstColumn="0" w:firstRowLastColumn="0" w:lastRowFirstColumn="0" w:lastRowLastColumn="0"/>
          <w:del w:id="4547"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tcPr>
          <w:p w14:paraId="74D1659B" w14:textId="11AC50BF" w:rsidR="00F32B8F" w:rsidRPr="005027B0" w:rsidDel="00AC4AE7" w:rsidRDefault="00F32B8F" w:rsidP="00AC4AE7">
            <w:pPr>
              <w:rPr>
                <w:del w:id="4548" w:author="Jarema Piekutowski" w:date="2022-09-08T08:48:00Z"/>
              </w:rPr>
              <w:pPrChange w:id="4549" w:author="Jarema Piekutowski" w:date="2022-09-08T08:48:00Z">
                <w:pPr/>
              </w:pPrChange>
            </w:pPr>
            <w:del w:id="4550" w:author="Jarema Piekutowski" w:date="2022-09-08T08:48:00Z">
              <w:r w:rsidRPr="005027B0" w:rsidDel="00AC4AE7">
                <w:delText>3</w:delText>
              </w:r>
            </w:del>
          </w:p>
        </w:tc>
        <w:tc>
          <w:tcPr>
            <w:tcW w:w="7371" w:type="dxa"/>
          </w:tcPr>
          <w:p w14:paraId="2033E405" w14:textId="6355A2D8" w:rsidR="00F32B8F"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51" w:author="Jarema Piekutowski" w:date="2022-09-08T08:48:00Z"/>
              </w:rPr>
              <w:pPrChange w:id="4552"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53" w:author="Jarema Piekutowski" w:date="2022-09-08T08:48:00Z">
              <w:r w:rsidDel="00AC4AE7">
                <w:delText>Omówienie kolejno każdego wniosku z badania i dyskusja na jego temat.</w:delText>
              </w:r>
            </w:del>
          </w:p>
          <w:p w14:paraId="25B6B089" w14:textId="235C356C" w:rsidR="00F32B8F" w:rsidRPr="004C6AEE"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54" w:author="Jarema Piekutowski" w:date="2022-09-08T08:48:00Z"/>
                <w:i/>
                <w:iCs/>
              </w:rPr>
              <w:pPrChange w:id="455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56" w:author="Jarema Piekutowski" w:date="2022-09-08T08:48:00Z">
              <w:r w:rsidRPr="004C6AEE" w:rsidDel="00AC4AE7">
                <w:rPr>
                  <w:i/>
                  <w:iCs/>
                </w:rPr>
                <w:delText xml:space="preserve">Czy zaproponowane przez zespół badawczy wnioski, rekomendacje stanowią trafną odpowiedź na zidentyfikowane problemy? </w:delText>
              </w:r>
            </w:del>
          </w:p>
          <w:p w14:paraId="34D18FF4" w14:textId="20488853" w:rsidR="00F32B8F" w:rsidRPr="004C6AEE"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57" w:author="Jarema Piekutowski" w:date="2022-09-08T08:48:00Z"/>
                <w:i/>
                <w:iCs/>
              </w:rPr>
              <w:pPrChange w:id="455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59" w:author="Jarema Piekutowski" w:date="2022-09-08T08:48:00Z">
              <w:r w:rsidRPr="004C6AEE" w:rsidDel="00AC4AE7">
                <w:rPr>
                  <w:i/>
                  <w:iCs/>
                </w:rPr>
                <w:delText xml:space="preserve">W jaki sposób można te rekomendacje ulepszyć? </w:delText>
              </w:r>
            </w:del>
          </w:p>
          <w:p w14:paraId="320D87CE" w14:textId="6893C0BB"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60" w:author="Jarema Piekutowski" w:date="2022-09-08T08:48:00Z"/>
              </w:rPr>
              <w:pPrChange w:id="4561"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62" w:author="Jarema Piekutowski" w:date="2022-09-08T08:48:00Z">
              <w:r w:rsidRPr="004C6AEE" w:rsidDel="00AC4AE7">
                <w:rPr>
                  <w:i/>
                  <w:iCs/>
                </w:rPr>
                <w:delText>Czy są wnioski, rekomendacje, które nie pojawiły się w dyskusji, a według Państwa powinny zostać dodane?</w:delText>
              </w:r>
            </w:del>
          </w:p>
        </w:tc>
        <w:tc>
          <w:tcPr>
            <w:tcW w:w="1129" w:type="dxa"/>
          </w:tcPr>
          <w:p w14:paraId="4C1FB823" w14:textId="1E0A0B7E"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63" w:author="Jarema Piekutowski" w:date="2022-09-08T08:48:00Z"/>
              </w:rPr>
              <w:pPrChange w:id="4564"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65" w:author="Jarema Piekutowski" w:date="2022-09-08T08:48:00Z">
              <w:r w:rsidDel="00AC4AE7">
                <w:delText xml:space="preserve">55 </w:delText>
              </w:r>
              <w:r w:rsidRPr="005027B0" w:rsidDel="00AC4AE7">
                <w:delText>min</w:delText>
              </w:r>
            </w:del>
          </w:p>
        </w:tc>
      </w:tr>
      <w:tr w:rsidR="00F32B8F" w:rsidRPr="005027B0" w:rsidDel="00AC4AE7" w14:paraId="0B59F6D5" w14:textId="10F837EE" w:rsidTr="00AC50F9">
        <w:trPr>
          <w:del w:id="4566" w:author="Jarema Piekutowski" w:date="2022-09-08T08:48:00Z"/>
        </w:trPr>
        <w:tc>
          <w:tcPr>
            <w:cnfStyle w:val="001000000000" w:firstRow="0" w:lastRow="0" w:firstColumn="1" w:lastColumn="0" w:oddVBand="0" w:evenVBand="0" w:oddHBand="0" w:evenHBand="0" w:firstRowFirstColumn="0" w:firstRowLastColumn="0" w:lastRowFirstColumn="0" w:lastRowLastColumn="0"/>
            <w:tcW w:w="9062" w:type="dxa"/>
            <w:gridSpan w:val="3"/>
          </w:tcPr>
          <w:p w14:paraId="16F3358C" w14:textId="2C45E894" w:rsidR="00F32B8F" w:rsidRPr="005027B0" w:rsidDel="00AC4AE7" w:rsidRDefault="00F32B8F" w:rsidP="00AC4AE7">
            <w:pPr>
              <w:rPr>
                <w:del w:id="4567" w:author="Jarema Piekutowski" w:date="2022-09-08T08:48:00Z"/>
              </w:rPr>
              <w:pPrChange w:id="4568" w:author="Jarema Piekutowski" w:date="2022-09-08T08:48:00Z">
                <w:pPr/>
              </w:pPrChange>
            </w:pPr>
            <w:del w:id="4569" w:author="Jarema Piekutowski" w:date="2022-09-08T08:48:00Z">
              <w:r w:rsidRPr="005027B0" w:rsidDel="00AC4AE7">
                <w:delText>Podsumowanie</w:delText>
              </w:r>
            </w:del>
          </w:p>
        </w:tc>
      </w:tr>
      <w:tr w:rsidR="00F32B8F" w:rsidRPr="005027B0" w:rsidDel="00AC4AE7" w14:paraId="50A06ECF" w14:textId="5026FCB3" w:rsidTr="00AC50F9">
        <w:trPr>
          <w:cnfStyle w:val="000000100000" w:firstRow="0" w:lastRow="0" w:firstColumn="0" w:lastColumn="0" w:oddVBand="0" w:evenVBand="0" w:oddHBand="1" w:evenHBand="0" w:firstRowFirstColumn="0" w:firstRowLastColumn="0" w:lastRowFirstColumn="0" w:lastRowLastColumn="0"/>
          <w:del w:id="4570"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155EFAFC" w14:textId="484AC720" w:rsidR="00F32B8F" w:rsidRPr="005027B0" w:rsidDel="00AC4AE7" w:rsidRDefault="00F32B8F" w:rsidP="00AC4AE7">
            <w:pPr>
              <w:rPr>
                <w:del w:id="4571" w:author="Jarema Piekutowski" w:date="2022-09-08T08:48:00Z"/>
              </w:rPr>
              <w:pPrChange w:id="4572" w:author="Jarema Piekutowski" w:date="2022-09-08T08:48:00Z">
                <w:pPr/>
              </w:pPrChange>
            </w:pPr>
            <w:del w:id="4573" w:author="Jarema Piekutowski" w:date="2022-09-08T08:48:00Z">
              <w:r w:rsidRPr="005027B0" w:rsidDel="00AC4AE7">
                <w:delText>4</w:delText>
              </w:r>
            </w:del>
          </w:p>
        </w:tc>
        <w:tc>
          <w:tcPr>
            <w:tcW w:w="7371" w:type="dxa"/>
          </w:tcPr>
          <w:p w14:paraId="77CF5276" w14:textId="7D6AD0A2"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74" w:author="Jarema Piekutowski" w:date="2022-09-08T08:48:00Z"/>
              </w:rPr>
              <w:pPrChange w:id="4575"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76" w:author="Jarema Piekutowski" w:date="2022-09-08T08:48:00Z">
              <w:r w:rsidRPr="005027B0" w:rsidDel="00AC4AE7">
                <w:delText>Podsumowanie wniosków i rekomendacji omówionych oraz zaproponowanych podczas spotkania. Uspójnienie brzmienia zapisów.</w:delText>
              </w:r>
            </w:del>
          </w:p>
        </w:tc>
        <w:tc>
          <w:tcPr>
            <w:tcW w:w="1129" w:type="dxa"/>
            <w:vMerge w:val="restart"/>
          </w:tcPr>
          <w:p w14:paraId="679B6C8E" w14:textId="6E29AEE2"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77" w:author="Jarema Piekutowski" w:date="2022-09-08T08:48:00Z"/>
              </w:rPr>
              <w:pPrChange w:id="4578"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79" w:author="Jarema Piekutowski" w:date="2022-09-08T08:48:00Z">
              <w:r w:rsidRPr="005027B0" w:rsidDel="00AC4AE7">
                <w:delText>15</w:delText>
              </w:r>
              <w:r w:rsidDel="00AC4AE7">
                <w:delText xml:space="preserve"> </w:delText>
              </w:r>
              <w:r w:rsidRPr="005027B0" w:rsidDel="00AC4AE7">
                <w:delText>min</w:delText>
              </w:r>
            </w:del>
          </w:p>
        </w:tc>
      </w:tr>
      <w:tr w:rsidR="00F32B8F" w:rsidRPr="005027B0" w:rsidDel="00AC4AE7" w14:paraId="16BA9D4C" w14:textId="4091EFA5" w:rsidTr="00AC50F9">
        <w:trPr>
          <w:del w:id="4580"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vMerge/>
          </w:tcPr>
          <w:p w14:paraId="35C7D244" w14:textId="02B94EC0" w:rsidR="00F32B8F" w:rsidRPr="005027B0" w:rsidDel="00AC4AE7" w:rsidRDefault="00F32B8F" w:rsidP="00AC4AE7">
            <w:pPr>
              <w:rPr>
                <w:del w:id="4581" w:author="Jarema Piekutowski" w:date="2022-09-08T08:48:00Z"/>
              </w:rPr>
              <w:pPrChange w:id="4582" w:author="Jarema Piekutowski" w:date="2022-09-08T08:48:00Z">
                <w:pPr/>
              </w:pPrChange>
            </w:pPr>
          </w:p>
        </w:tc>
        <w:tc>
          <w:tcPr>
            <w:tcW w:w="7371" w:type="dxa"/>
          </w:tcPr>
          <w:p w14:paraId="4DDA5717" w14:textId="223E5A26" w:rsidR="00F32B8F" w:rsidRPr="00F32B8F" w:rsidDel="00AC4AE7" w:rsidRDefault="00F32B8F" w:rsidP="00AC4AE7">
            <w:pPr>
              <w:cnfStyle w:val="000000000000" w:firstRow="0" w:lastRow="0" w:firstColumn="0" w:lastColumn="0" w:oddVBand="0" w:evenVBand="0" w:oddHBand="0" w:evenHBand="0" w:firstRowFirstColumn="0" w:firstRowLastColumn="0" w:lastRowFirstColumn="0" w:lastRowLastColumn="0"/>
              <w:rPr>
                <w:del w:id="4583" w:author="Jarema Piekutowski" w:date="2022-09-08T08:48:00Z"/>
              </w:rPr>
              <w:pPrChange w:id="4584"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585" w:author="Jarema Piekutowski" w:date="2022-09-08T08:48:00Z">
              <w:r w:rsidRPr="00F32B8F" w:rsidDel="00AC4AE7">
                <w:delText>Czy są jeszcze inne kwestie, których nie poruszyliśmy, a mają istotne znacznie w temacie dzisiejszego spotkania?</w:delText>
              </w:r>
            </w:del>
          </w:p>
        </w:tc>
        <w:tc>
          <w:tcPr>
            <w:tcW w:w="1129" w:type="dxa"/>
            <w:vMerge/>
          </w:tcPr>
          <w:p w14:paraId="4C4BE5C5" w14:textId="4D152DFC"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586" w:author="Jarema Piekutowski" w:date="2022-09-08T08:48:00Z"/>
              </w:rPr>
              <w:pPrChange w:id="4587"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p>
        </w:tc>
      </w:tr>
      <w:tr w:rsidR="00F32B8F" w:rsidRPr="005027B0" w:rsidDel="00AC4AE7" w14:paraId="25A13082" w14:textId="59EF3C73" w:rsidTr="00AC50F9">
        <w:trPr>
          <w:cnfStyle w:val="000000100000" w:firstRow="0" w:lastRow="0" w:firstColumn="0" w:lastColumn="0" w:oddVBand="0" w:evenVBand="0" w:oddHBand="1" w:evenHBand="0" w:firstRowFirstColumn="0" w:firstRowLastColumn="0" w:lastRowFirstColumn="0" w:lastRowLastColumn="0"/>
          <w:del w:id="4588" w:author="Jarema Piekutowski" w:date="2022-09-08T08:48:00Z"/>
        </w:trPr>
        <w:tc>
          <w:tcPr>
            <w:cnfStyle w:val="001000000000" w:firstRow="0" w:lastRow="0" w:firstColumn="1" w:lastColumn="0" w:oddVBand="0" w:evenVBand="0" w:oddHBand="0" w:evenHBand="0" w:firstRowFirstColumn="0" w:firstRowLastColumn="0" w:lastRowFirstColumn="0" w:lastRowLastColumn="0"/>
            <w:tcW w:w="7933" w:type="dxa"/>
            <w:gridSpan w:val="2"/>
          </w:tcPr>
          <w:p w14:paraId="10312136" w14:textId="4971DD72" w:rsidR="00F32B8F" w:rsidRPr="005027B0" w:rsidDel="00AC4AE7" w:rsidRDefault="00F32B8F" w:rsidP="00AC4AE7">
            <w:pPr>
              <w:rPr>
                <w:del w:id="4589" w:author="Jarema Piekutowski" w:date="2022-09-08T08:48:00Z"/>
              </w:rPr>
              <w:pPrChange w:id="4590" w:author="Jarema Piekutowski" w:date="2022-09-08T08:48:00Z">
                <w:pPr/>
              </w:pPrChange>
            </w:pPr>
            <w:del w:id="4591" w:author="Jarema Piekutowski" w:date="2022-09-08T08:48:00Z">
              <w:r w:rsidRPr="005027B0" w:rsidDel="00AC4AE7">
                <w:delText>Zakończenie</w:delText>
              </w:r>
            </w:del>
          </w:p>
        </w:tc>
        <w:tc>
          <w:tcPr>
            <w:tcW w:w="1129" w:type="dxa"/>
            <w:vMerge w:val="restart"/>
          </w:tcPr>
          <w:p w14:paraId="47D3DBB9" w14:textId="3267FA04" w:rsidR="00F32B8F" w:rsidRPr="005027B0" w:rsidDel="00AC4AE7" w:rsidRDefault="00F32B8F" w:rsidP="00AC4AE7">
            <w:pPr>
              <w:cnfStyle w:val="000000100000" w:firstRow="0" w:lastRow="0" w:firstColumn="0" w:lastColumn="0" w:oddVBand="0" w:evenVBand="0" w:oddHBand="1" w:evenHBand="0" w:firstRowFirstColumn="0" w:firstRowLastColumn="0" w:lastRowFirstColumn="0" w:lastRowLastColumn="0"/>
              <w:rPr>
                <w:del w:id="4592" w:author="Jarema Piekutowski" w:date="2022-09-08T08:48:00Z"/>
              </w:rPr>
              <w:pPrChange w:id="4593" w:author="Jarema Piekutowski" w:date="2022-09-08T08:48:00Z">
                <w:pPr>
                  <w:cnfStyle w:val="000000100000" w:firstRow="0" w:lastRow="0" w:firstColumn="0" w:lastColumn="0" w:oddVBand="0" w:evenVBand="0" w:oddHBand="1" w:evenHBand="0" w:firstRowFirstColumn="0" w:firstRowLastColumn="0" w:lastRowFirstColumn="0" w:lastRowLastColumn="0"/>
                </w:pPr>
              </w:pPrChange>
            </w:pPr>
            <w:del w:id="4594" w:author="Jarema Piekutowski" w:date="2022-09-08T08:48:00Z">
              <w:r w:rsidRPr="005027B0" w:rsidDel="00AC4AE7">
                <w:delText>5</w:delText>
              </w:r>
              <w:r w:rsidDel="00AC4AE7">
                <w:delText xml:space="preserve"> </w:delText>
              </w:r>
              <w:r w:rsidRPr="005027B0" w:rsidDel="00AC4AE7">
                <w:delText>min</w:delText>
              </w:r>
            </w:del>
          </w:p>
        </w:tc>
      </w:tr>
      <w:tr w:rsidR="00F32B8F" w:rsidRPr="005027B0" w:rsidDel="00AC4AE7" w14:paraId="14564CB7" w14:textId="26D1ED0A" w:rsidTr="00AC50F9">
        <w:trPr>
          <w:del w:id="4595" w:author="Jarema Piekutowski" w:date="2022-09-08T08:48:00Z"/>
        </w:trPr>
        <w:tc>
          <w:tcPr>
            <w:cnfStyle w:val="001000000000" w:firstRow="0" w:lastRow="0" w:firstColumn="1" w:lastColumn="0" w:oddVBand="0" w:evenVBand="0" w:oddHBand="0" w:evenHBand="0" w:firstRowFirstColumn="0" w:firstRowLastColumn="0" w:lastRowFirstColumn="0" w:lastRowLastColumn="0"/>
            <w:tcW w:w="562" w:type="dxa"/>
          </w:tcPr>
          <w:p w14:paraId="33CEBF13" w14:textId="6E5A84A9" w:rsidR="00F32B8F" w:rsidRPr="005027B0" w:rsidDel="00AC4AE7" w:rsidRDefault="00F32B8F" w:rsidP="00AC4AE7">
            <w:pPr>
              <w:rPr>
                <w:del w:id="4596" w:author="Jarema Piekutowski" w:date="2022-09-08T08:48:00Z"/>
              </w:rPr>
              <w:pPrChange w:id="4597" w:author="Jarema Piekutowski" w:date="2022-09-08T08:48:00Z">
                <w:pPr/>
              </w:pPrChange>
            </w:pPr>
            <w:del w:id="4598" w:author="Jarema Piekutowski" w:date="2022-09-08T08:48:00Z">
              <w:r w:rsidRPr="005027B0" w:rsidDel="00AC4AE7">
                <w:delText>5</w:delText>
              </w:r>
            </w:del>
          </w:p>
        </w:tc>
        <w:tc>
          <w:tcPr>
            <w:tcW w:w="7371" w:type="dxa"/>
          </w:tcPr>
          <w:p w14:paraId="1D84F932" w14:textId="1B9F1839"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599" w:author="Jarema Piekutowski" w:date="2022-09-08T08:48:00Z"/>
              </w:rPr>
              <w:pPrChange w:id="4600"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del w:id="4601" w:author="Jarema Piekutowski" w:date="2022-09-08T08:48:00Z">
              <w:r w:rsidRPr="005027B0" w:rsidDel="00AC4AE7">
                <w:delText>Podziękowanie za udział, zamknięcie spotkania</w:delText>
              </w:r>
              <w:r w:rsidDel="00AC4AE7">
                <w:delText>.</w:delText>
              </w:r>
            </w:del>
          </w:p>
        </w:tc>
        <w:tc>
          <w:tcPr>
            <w:tcW w:w="1129" w:type="dxa"/>
            <w:vMerge/>
          </w:tcPr>
          <w:p w14:paraId="1158BCF9" w14:textId="4170FE20" w:rsidR="00F32B8F" w:rsidRPr="005027B0" w:rsidDel="00AC4AE7" w:rsidRDefault="00F32B8F" w:rsidP="00AC4AE7">
            <w:pPr>
              <w:cnfStyle w:val="000000000000" w:firstRow="0" w:lastRow="0" w:firstColumn="0" w:lastColumn="0" w:oddVBand="0" w:evenVBand="0" w:oddHBand="0" w:evenHBand="0" w:firstRowFirstColumn="0" w:firstRowLastColumn="0" w:lastRowFirstColumn="0" w:lastRowLastColumn="0"/>
              <w:rPr>
                <w:del w:id="4602" w:author="Jarema Piekutowski" w:date="2022-09-08T08:48:00Z"/>
              </w:rPr>
              <w:pPrChange w:id="4603" w:author="Jarema Piekutowski" w:date="2022-09-08T08:48:00Z">
                <w:pPr>
                  <w:cnfStyle w:val="000000000000" w:firstRow="0" w:lastRow="0" w:firstColumn="0" w:lastColumn="0" w:oddVBand="0" w:evenVBand="0" w:oddHBand="0" w:evenHBand="0" w:firstRowFirstColumn="0" w:firstRowLastColumn="0" w:lastRowFirstColumn="0" w:lastRowLastColumn="0"/>
                </w:pPr>
              </w:pPrChange>
            </w:pPr>
          </w:p>
        </w:tc>
      </w:tr>
      <w:bookmarkEnd w:id="4482"/>
    </w:tbl>
    <w:p w14:paraId="4DC9BB0E" w14:textId="5ACEBA4C" w:rsidR="00F502A3" w:rsidDel="00AC4AE7" w:rsidRDefault="00F502A3" w:rsidP="00AC4AE7">
      <w:pPr>
        <w:rPr>
          <w:del w:id="4604" w:author="Jarema Piekutowski" w:date="2022-09-08T08:48:00Z"/>
        </w:rPr>
        <w:pPrChange w:id="4605" w:author="Jarema Piekutowski" w:date="2022-09-08T08:48:00Z">
          <w:pPr/>
        </w:pPrChange>
      </w:pPr>
    </w:p>
    <w:p w14:paraId="5A35B4CF" w14:textId="3F768B1C" w:rsidR="00F502A3" w:rsidDel="00AC4AE7" w:rsidRDefault="00F502A3" w:rsidP="00AC4AE7">
      <w:pPr>
        <w:rPr>
          <w:del w:id="4606" w:author="Jarema Piekutowski" w:date="2022-09-08T08:48:00Z"/>
        </w:rPr>
        <w:pPrChange w:id="4607" w:author="Jarema Piekutowski" w:date="2022-09-08T08:48:00Z">
          <w:pPr>
            <w:spacing w:before="0" w:after="160" w:line="259" w:lineRule="auto"/>
          </w:pPr>
        </w:pPrChange>
      </w:pPr>
      <w:del w:id="4608" w:author="Jarema Piekutowski" w:date="2022-09-08T08:48:00Z">
        <w:r w:rsidDel="00AC4AE7">
          <w:br w:type="page"/>
        </w:r>
      </w:del>
    </w:p>
    <w:p w14:paraId="58D4F67C" w14:textId="073CD24E" w:rsidR="00B60A9D" w:rsidRPr="00B60A9D" w:rsidDel="00AC4AE7" w:rsidRDefault="00B60A9D" w:rsidP="00AC4AE7">
      <w:pPr>
        <w:rPr>
          <w:del w:id="4609" w:author="Jarema Piekutowski" w:date="2022-09-08T08:48:00Z"/>
          <w:rStyle w:val="normaltextrun"/>
        </w:rPr>
        <w:pPrChange w:id="4610" w:author="Jarema Piekutowski" w:date="2022-09-08T08:48:00Z">
          <w:pPr>
            <w:pStyle w:val="Nagwek1"/>
          </w:pPr>
        </w:pPrChange>
      </w:pPr>
      <w:del w:id="4611" w:author="Jarema Piekutowski" w:date="2022-09-08T08:48:00Z">
        <w:r w:rsidRPr="00B60A9D" w:rsidDel="00AC4AE7">
          <w:rPr>
            <w:rStyle w:val="normaltextrun"/>
          </w:rPr>
          <w:delText>Spis tabel</w:delText>
        </w:r>
      </w:del>
    </w:p>
    <w:p w14:paraId="728BE3DC" w14:textId="33838810" w:rsidR="00D6629A" w:rsidDel="00AC4AE7" w:rsidRDefault="00F502A3" w:rsidP="00AC4AE7">
      <w:pPr>
        <w:rPr>
          <w:del w:id="4612" w:author="Jarema Piekutowski" w:date="2022-09-08T08:48:00Z"/>
          <w:rFonts w:eastAsiaTheme="minorEastAsia"/>
          <w:noProof/>
          <w:sz w:val="22"/>
          <w:szCs w:val="22"/>
          <w:lang w:eastAsia="pl-PL"/>
        </w:rPr>
        <w:pPrChange w:id="4613" w:author="Jarema Piekutowski" w:date="2022-09-08T08:48:00Z">
          <w:pPr>
            <w:pStyle w:val="Spisilustracji"/>
            <w:tabs>
              <w:tab w:val="right" w:leader="dot" w:pos="9060"/>
            </w:tabs>
          </w:pPr>
        </w:pPrChange>
      </w:pPr>
      <w:del w:id="4614" w:author="Jarema Piekutowski" w:date="2022-09-08T08:48:00Z">
        <w:r w:rsidDel="00AC4AE7">
          <w:fldChar w:fldCharType="begin"/>
        </w:r>
        <w:r w:rsidDel="00AC4AE7">
          <w:delInstrText xml:space="preserve"> TOC \h \z \c "Tabela" </w:delInstrText>
        </w:r>
        <w:r w:rsidDel="00AC4AE7">
          <w:fldChar w:fldCharType="separate"/>
        </w:r>
        <w:r w:rsidR="00000000" w:rsidDel="00AC4AE7">
          <w:fldChar w:fldCharType="begin"/>
        </w:r>
        <w:r w:rsidR="00000000" w:rsidDel="00AC4AE7">
          <w:delInstrText xml:space="preserve"> HYPERLINK \l "_Toc112692618" </w:delInstrText>
        </w:r>
        <w:r w:rsidR="00000000" w:rsidDel="00AC4AE7">
          <w:fldChar w:fldCharType="separate"/>
        </w:r>
        <w:r w:rsidR="00D6629A" w:rsidRPr="00B37AB6" w:rsidDel="00AC4AE7">
          <w:rPr>
            <w:rStyle w:val="Hipercze"/>
            <w:noProof/>
          </w:rPr>
          <w:delText>Tabela 1 Prognoza wskaźników produktu PI 3a</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_Toc112692618 \h </w:delInstrText>
        </w:r>
        <w:r w:rsidR="00D6629A" w:rsidDel="00AC4AE7">
          <w:rPr>
            <w:noProof/>
            <w:webHidden/>
          </w:rPr>
        </w:r>
        <w:r w:rsidR="00D6629A" w:rsidDel="00AC4AE7">
          <w:rPr>
            <w:noProof/>
            <w:webHidden/>
          </w:rPr>
          <w:fldChar w:fldCharType="separate"/>
        </w:r>
        <w:r w:rsidR="00D6629A" w:rsidDel="00AC4AE7">
          <w:rPr>
            <w:noProof/>
            <w:webHidden/>
          </w:rPr>
          <w:delText>13</w:delText>
        </w:r>
        <w:r w:rsidR="00D6629A" w:rsidDel="00AC4AE7">
          <w:rPr>
            <w:noProof/>
            <w:webHidden/>
          </w:rPr>
          <w:fldChar w:fldCharType="end"/>
        </w:r>
        <w:r w:rsidR="00000000" w:rsidDel="00AC4AE7">
          <w:rPr>
            <w:noProof/>
          </w:rPr>
          <w:fldChar w:fldCharType="end"/>
        </w:r>
      </w:del>
    </w:p>
    <w:p w14:paraId="7BB15DBD" w14:textId="2C009131" w:rsidR="00D6629A" w:rsidDel="00AC4AE7" w:rsidRDefault="00000000" w:rsidP="00AC4AE7">
      <w:pPr>
        <w:rPr>
          <w:del w:id="4615" w:author="Jarema Piekutowski" w:date="2022-09-08T08:48:00Z"/>
          <w:rFonts w:eastAsiaTheme="minorEastAsia"/>
          <w:noProof/>
          <w:sz w:val="22"/>
          <w:szCs w:val="22"/>
          <w:lang w:eastAsia="pl-PL"/>
        </w:rPr>
        <w:pPrChange w:id="4616" w:author="Jarema Piekutowski" w:date="2022-09-08T08:48:00Z">
          <w:pPr>
            <w:pStyle w:val="Spisilustracji"/>
            <w:tabs>
              <w:tab w:val="right" w:leader="dot" w:pos="9060"/>
            </w:tabs>
          </w:pPr>
        </w:pPrChange>
      </w:pPr>
      <w:del w:id="4617" w:author="Jarema Piekutowski" w:date="2022-09-08T08:48:00Z">
        <w:r w:rsidDel="00AC4AE7">
          <w:fldChar w:fldCharType="begin"/>
        </w:r>
        <w:r w:rsidDel="00AC4AE7">
          <w:delInstrText xml:space="preserve"> HYPERLINK \l "_Toc112692619" </w:delInstrText>
        </w:r>
        <w:r w:rsidDel="00AC4AE7">
          <w:fldChar w:fldCharType="separate"/>
        </w:r>
        <w:r w:rsidR="00D6629A" w:rsidRPr="00B37AB6" w:rsidDel="00AC4AE7">
          <w:rPr>
            <w:rStyle w:val="Hipercze"/>
            <w:noProof/>
          </w:rPr>
          <w:delText>Tabela 2 Prognoza stopnia osiągnięcia wartości wskaźnika rezultatu PI 3a</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_Toc112692619 \h </w:delInstrText>
        </w:r>
        <w:r w:rsidR="00D6629A" w:rsidDel="00AC4AE7">
          <w:rPr>
            <w:noProof/>
            <w:webHidden/>
          </w:rPr>
        </w:r>
        <w:r w:rsidR="00D6629A" w:rsidDel="00AC4AE7">
          <w:rPr>
            <w:noProof/>
            <w:webHidden/>
          </w:rPr>
          <w:fldChar w:fldCharType="separate"/>
        </w:r>
        <w:r w:rsidR="00D6629A" w:rsidDel="00AC4AE7">
          <w:rPr>
            <w:noProof/>
            <w:webHidden/>
          </w:rPr>
          <w:delText>18</w:delText>
        </w:r>
        <w:r w:rsidR="00D6629A" w:rsidDel="00AC4AE7">
          <w:rPr>
            <w:noProof/>
            <w:webHidden/>
          </w:rPr>
          <w:fldChar w:fldCharType="end"/>
        </w:r>
        <w:r w:rsidDel="00AC4AE7">
          <w:rPr>
            <w:noProof/>
          </w:rPr>
          <w:fldChar w:fldCharType="end"/>
        </w:r>
      </w:del>
    </w:p>
    <w:p w14:paraId="5E660E60" w14:textId="41A1852D" w:rsidR="00D6629A" w:rsidDel="00AC4AE7" w:rsidRDefault="00000000" w:rsidP="00AC4AE7">
      <w:pPr>
        <w:rPr>
          <w:del w:id="4618" w:author="Jarema Piekutowski" w:date="2022-09-08T08:48:00Z"/>
          <w:rFonts w:eastAsiaTheme="minorEastAsia"/>
          <w:noProof/>
          <w:sz w:val="22"/>
          <w:szCs w:val="22"/>
          <w:lang w:eastAsia="pl-PL"/>
        </w:rPr>
        <w:pPrChange w:id="4619" w:author="Jarema Piekutowski" w:date="2022-09-08T08:48:00Z">
          <w:pPr>
            <w:pStyle w:val="Spisilustracji"/>
            <w:tabs>
              <w:tab w:val="right" w:leader="dot" w:pos="9060"/>
            </w:tabs>
          </w:pPr>
        </w:pPrChange>
      </w:pPr>
      <w:del w:id="4620" w:author="Jarema Piekutowski" w:date="2022-09-08T08:48:00Z">
        <w:r w:rsidDel="00AC4AE7">
          <w:fldChar w:fldCharType="begin"/>
        </w:r>
        <w:r w:rsidDel="00AC4AE7">
          <w:delInstrText xml:space="preserve"> HYPERLINK \l "_Toc112692620" </w:delInstrText>
        </w:r>
        <w:r w:rsidDel="00AC4AE7">
          <w:fldChar w:fldCharType="separate"/>
        </w:r>
        <w:r w:rsidR="00D6629A" w:rsidRPr="00B37AB6" w:rsidDel="00AC4AE7">
          <w:rPr>
            <w:rStyle w:val="Hipercze"/>
            <w:noProof/>
          </w:rPr>
          <w:delText>Tabela 3 Prognoza wskaźników produktu PI 3b</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_Toc112692620 \h </w:delInstrText>
        </w:r>
        <w:r w:rsidR="00D6629A" w:rsidDel="00AC4AE7">
          <w:rPr>
            <w:noProof/>
            <w:webHidden/>
          </w:rPr>
        </w:r>
        <w:r w:rsidR="00D6629A" w:rsidDel="00AC4AE7">
          <w:rPr>
            <w:noProof/>
            <w:webHidden/>
          </w:rPr>
          <w:fldChar w:fldCharType="separate"/>
        </w:r>
        <w:r w:rsidR="00D6629A" w:rsidDel="00AC4AE7">
          <w:rPr>
            <w:noProof/>
            <w:webHidden/>
          </w:rPr>
          <w:delText>19</w:delText>
        </w:r>
        <w:r w:rsidR="00D6629A" w:rsidDel="00AC4AE7">
          <w:rPr>
            <w:noProof/>
            <w:webHidden/>
          </w:rPr>
          <w:fldChar w:fldCharType="end"/>
        </w:r>
        <w:r w:rsidDel="00AC4AE7">
          <w:rPr>
            <w:noProof/>
          </w:rPr>
          <w:fldChar w:fldCharType="end"/>
        </w:r>
      </w:del>
    </w:p>
    <w:p w14:paraId="0C425650" w14:textId="0D9A24C6" w:rsidR="00D6629A" w:rsidDel="00AC4AE7" w:rsidRDefault="00000000" w:rsidP="00AC4AE7">
      <w:pPr>
        <w:rPr>
          <w:del w:id="4621" w:author="Jarema Piekutowski" w:date="2022-09-08T08:48:00Z"/>
          <w:rFonts w:eastAsiaTheme="minorEastAsia"/>
          <w:noProof/>
          <w:sz w:val="22"/>
          <w:szCs w:val="22"/>
          <w:lang w:eastAsia="pl-PL"/>
        </w:rPr>
        <w:pPrChange w:id="4622" w:author="Jarema Piekutowski" w:date="2022-09-08T08:48:00Z">
          <w:pPr>
            <w:pStyle w:val="Spisilustracji"/>
            <w:tabs>
              <w:tab w:val="right" w:leader="dot" w:pos="9060"/>
            </w:tabs>
          </w:pPr>
        </w:pPrChange>
      </w:pPr>
      <w:del w:id="4623" w:author="Jarema Piekutowski" w:date="2022-09-08T08:48:00Z">
        <w:r w:rsidDel="00AC4AE7">
          <w:fldChar w:fldCharType="begin"/>
        </w:r>
        <w:r w:rsidDel="00AC4AE7">
          <w:delInstrText xml:space="preserve"> HYPERLINK \l "_Toc112692621" </w:delInstrText>
        </w:r>
        <w:r w:rsidDel="00AC4AE7">
          <w:fldChar w:fldCharType="separate"/>
        </w:r>
        <w:r w:rsidR="00D6629A" w:rsidRPr="00B37AB6" w:rsidDel="00AC4AE7">
          <w:rPr>
            <w:rStyle w:val="Hipercze"/>
            <w:noProof/>
          </w:rPr>
          <w:delText>Tabela 4 Prognoza stopnia osiągnięcia wartości wskaźnika rezultatu PI 3b</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_Toc112692621 \h </w:delInstrText>
        </w:r>
        <w:r w:rsidR="00D6629A" w:rsidDel="00AC4AE7">
          <w:rPr>
            <w:noProof/>
            <w:webHidden/>
          </w:rPr>
        </w:r>
        <w:r w:rsidR="00D6629A" w:rsidDel="00AC4AE7">
          <w:rPr>
            <w:noProof/>
            <w:webHidden/>
          </w:rPr>
          <w:fldChar w:fldCharType="separate"/>
        </w:r>
        <w:r w:rsidR="00D6629A" w:rsidDel="00AC4AE7">
          <w:rPr>
            <w:noProof/>
            <w:webHidden/>
          </w:rPr>
          <w:delText>23</w:delText>
        </w:r>
        <w:r w:rsidR="00D6629A" w:rsidDel="00AC4AE7">
          <w:rPr>
            <w:noProof/>
            <w:webHidden/>
          </w:rPr>
          <w:fldChar w:fldCharType="end"/>
        </w:r>
        <w:r w:rsidDel="00AC4AE7">
          <w:rPr>
            <w:noProof/>
          </w:rPr>
          <w:fldChar w:fldCharType="end"/>
        </w:r>
      </w:del>
    </w:p>
    <w:p w14:paraId="67F601F1" w14:textId="3503BB3A" w:rsidR="00D6629A" w:rsidDel="00AC4AE7" w:rsidRDefault="00000000" w:rsidP="00AC4AE7">
      <w:pPr>
        <w:rPr>
          <w:del w:id="4624" w:author="Jarema Piekutowski" w:date="2022-09-08T08:48:00Z"/>
          <w:rFonts w:eastAsiaTheme="minorEastAsia"/>
          <w:noProof/>
          <w:sz w:val="22"/>
          <w:szCs w:val="22"/>
          <w:lang w:eastAsia="pl-PL"/>
        </w:rPr>
        <w:pPrChange w:id="4625" w:author="Jarema Piekutowski" w:date="2022-09-08T08:48:00Z">
          <w:pPr>
            <w:pStyle w:val="Spisilustracji"/>
            <w:tabs>
              <w:tab w:val="right" w:leader="dot" w:pos="9060"/>
            </w:tabs>
          </w:pPr>
        </w:pPrChange>
      </w:pPr>
      <w:del w:id="4626" w:author="Jarema Piekutowski" w:date="2022-09-08T08:48:00Z">
        <w:r w:rsidDel="00AC4AE7">
          <w:fldChar w:fldCharType="begin"/>
        </w:r>
        <w:r w:rsidDel="00AC4AE7">
          <w:delInstrText xml:space="preserve"> HYPERLINK \l "_Toc112692622" </w:delInstrText>
        </w:r>
        <w:r w:rsidDel="00AC4AE7">
          <w:fldChar w:fldCharType="separate"/>
        </w:r>
        <w:r w:rsidR="00D6629A" w:rsidRPr="00B37AB6" w:rsidDel="00AC4AE7">
          <w:rPr>
            <w:rStyle w:val="Hipercze"/>
            <w:noProof/>
          </w:rPr>
          <w:delText>Tabela 5 Prognoza wskaźników produktu i wskaźników rezultatu bezpośredniego PI 3c</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_Toc112692622 \h </w:delInstrText>
        </w:r>
        <w:r w:rsidR="00D6629A" w:rsidDel="00AC4AE7">
          <w:rPr>
            <w:noProof/>
            <w:webHidden/>
          </w:rPr>
        </w:r>
        <w:r w:rsidR="00D6629A" w:rsidDel="00AC4AE7">
          <w:rPr>
            <w:noProof/>
            <w:webHidden/>
          </w:rPr>
          <w:fldChar w:fldCharType="separate"/>
        </w:r>
        <w:r w:rsidR="00D6629A" w:rsidDel="00AC4AE7">
          <w:rPr>
            <w:noProof/>
            <w:webHidden/>
          </w:rPr>
          <w:delText>25</w:delText>
        </w:r>
        <w:r w:rsidR="00D6629A" w:rsidDel="00AC4AE7">
          <w:rPr>
            <w:noProof/>
            <w:webHidden/>
          </w:rPr>
          <w:fldChar w:fldCharType="end"/>
        </w:r>
        <w:r w:rsidDel="00AC4AE7">
          <w:rPr>
            <w:noProof/>
          </w:rPr>
          <w:fldChar w:fldCharType="end"/>
        </w:r>
      </w:del>
    </w:p>
    <w:p w14:paraId="63B5744F" w14:textId="79A9DB99" w:rsidR="00D6629A" w:rsidDel="00AC4AE7" w:rsidRDefault="00000000" w:rsidP="00AC4AE7">
      <w:pPr>
        <w:rPr>
          <w:del w:id="4627" w:author="Jarema Piekutowski" w:date="2022-09-08T08:48:00Z"/>
          <w:rFonts w:eastAsiaTheme="minorEastAsia"/>
          <w:noProof/>
          <w:sz w:val="22"/>
          <w:szCs w:val="22"/>
          <w:lang w:eastAsia="pl-PL"/>
        </w:rPr>
        <w:pPrChange w:id="4628" w:author="Jarema Piekutowski" w:date="2022-09-08T08:48:00Z">
          <w:pPr>
            <w:pStyle w:val="Spisilustracji"/>
            <w:tabs>
              <w:tab w:val="right" w:leader="dot" w:pos="9060"/>
            </w:tabs>
          </w:pPr>
        </w:pPrChange>
      </w:pPr>
      <w:del w:id="4629" w:author="Jarema Piekutowski" w:date="2022-09-08T08:48:00Z">
        <w:r w:rsidDel="00AC4AE7">
          <w:fldChar w:fldCharType="begin"/>
        </w:r>
        <w:r w:rsidDel="00AC4AE7">
          <w:delInstrText xml:space="preserve"> HYPERLINK \l "_Toc112692623" </w:delInstrText>
        </w:r>
        <w:r w:rsidDel="00AC4AE7">
          <w:fldChar w:fldCharType="separate"/>
        </w:r>
        <w:r w:rsidR="00D6629A" w:rsidRPr="00B37AB6" w:rsidDel="00AC4AE7">
          <w:rPr>
            <w:rStyle w:val="Hipercze"/>
            <w:noProof/>
          </w:rPr>
          <w:delText>Tabela 6 Prognoza stopnia osiągnięcia wartości wskaźnika rezultatu PI 3c</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_Toc112692623 \h </w:delInstrText>
        </w:r>
        <w:r w:rsidR="00D6629A" w:rsidDel="00AC4AE7">
          <w:rPr>
            <w:noProof/>
            <w:webHidden/>
          </w:rPr>
        </w:r>
        <w:r w:rsidR="00D6629A" w:rsidDel="00AC4AE7">
          <w:rPr>
            <w:noProof/>
            <w:webHidden/>
          </w:rPr>
          <w:fldChar w:fldCharType="separate"/>
        </w:r>
        <w:r w:rsidR="00D6629A" w:rsidDel="00AC4AE7">
          <w:rPr>
            <w:noProof/>
            <w:webHidden/>
          </w:rPr>
          <w:delText>30</w:delText>
        </w:r>
        <w:r w:rsidR="00D6629A" w:rsidDel="00AC4AE7">
          <w:rPr>
            <w:noProof/>
            <w:webHidden/>
          </w:rPr>
          <w:fldChar w:fldCharType="end"/>
        </w:r>
        <w:r w:rsidDel="00AC4AE7">
          <w:rPr>
            <w:noProof/>
          </w:rPr>
          <w:fldChar w:fldCharType="end"/>
        </w:r>
      </w:del>
    </w:p>
    <w:p w14:paraId="433BDAE8" w14:textId="54C69D2C" w:rsidR="00D6629A" w:rsidDel="00AC4AE7" w:rsidRDefault="00000000" w:rsidP="00AC4AE7">
      <w:pPr>
        <w:rPr>
          <w:del w:id="4630" w:author="Jarema Piekutowski" w:date="2022-09-08T08:48:00Z"/>
          <w:rFonts w:eastAsiaTheme="minorEastAsia"/>
          <w:noProof/>
          <w:sz w:val="22"/>
          <w:szCs w:val="22"/>
          <w:lang w:eastAsia="pl-PL"/>
        </w:rPr>
        <w:pPrChange w:id="4631" w:author="Jarema Piekutowski" w:date="2022-09-08T08:48:00Z">
          <w:pPr>
            <w:pStyle w:val="Spisilustracji"/>
            <w:tabs>
              <w:tab w:val="right" w:leader="dot" w:pos="9060"/>
            </w:tabs>
          </w:pPr>
        </w:pPrChange>
      </w:pPr>
      <w:del w:id="4632" w:author="Jarema Piekutowski" w:date="2022-09-08T08:48:00Z">
        <w:r w:rsidDel="00AC4AE7">
          <w:fldChar w:fldCharType="begin"/>
        </w:r>
        <w:r w:rsidDel="00AC4AE7">
          <w:delInstrText xml:space="preserve"> HYPERLINK \l "_Toc112692624" </w:delInstrText>
        </w:r>
        <w:r w:rsidDel="00AC4AE7">
          <w:fldChar w:fldCharType="separate"/>
        </w:r>
        <w:r w:rsidR="00D6629A" w:rsidRPr="00B37AB6" w:rsidDel="00AC4AE7">
          <w:rPr>
            <w:rStyle w:val="Hipercze"/>
            <w:noProof/>
          </w:rPr>
          <w:delText>Tabela 7 Prognoza wskaźników produktu i wskaźników rezultatu bezpośredniego PI 4e</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_Toc112692624 \h </w:delInstrText>
        </w:r>
        <w:r w:rsidR="00D6629A" w:rsidDel="00AC4AE7">
          <w:rPr>
            <w:noProof/>
            <w:webHidden/>
          </w:rPr>
        </w:r>
        <w:r w:rsidR="00D6629A" w:rsidDel="00AC4AE7">
          <w:rPr>
            <w:noProof/>
            <w:webHidden/>
          </w:rPr>
          <w:fldChar w:fldCharType="separate"/>
        </w:r>
        <w:r w:rsidR="00D6629A" w:rsidDel="00AC4AE7">
          <w:rPr>
            <w:noProof/>
            <w:webHidden/>
          </w:rPr>
          <w:delText>32</w:delText>
        </w:r>
        <w:r w:rsidR="00D6629A" w:rsidDel="00AC4AE7">
          <w:rPr>
            <w:noProof/>
            <w:webHidden/>
          </w:rPr>
          <w:fldChar w:fldCharType="end"/>
        </w:r>
        <w:r w:rsidDel="00AC4AE7">
          <w:rPr>
            <w:noProof/>
          </w:rPr>
          <w:fldChar w:fldCharType="end"/>
        </w:r>
      </w:del>
    </w:p>
    <w:p w14:paraId="6A49D8CF" w14:textId="70CE31D7" w:rsidR="00D6629A" w:rsidDel="00AC4AE7" w:rsidRDefault="00000000" w:rsidP="00AC4AE7">
      <w:pPr>
        <w:rPr>
          <w:del w:id="4633" w:author="Jarema Piekutowski" w:date="2022-09-08T08:48:00Z"/>
          <w:rFonts w:eastAsiaTheme="minorEastAsia"/>
          <w:noProof/>
          <w:sz w:val="22"/>
          <w:szCs w:val="22"/>
          <w:lang w:eastAsia="pl-PL"/>
        </w:rPr>
        <w:pPrChange w:id="4634" w:author="Jarema Piekutowski" w:date="2022-09-08T08:48:00Z">
          <w:pPr>
            <w:pStyle w:val="Spisilustracji"/>
            <w:tabs>
              <w:tab w:val="right" w:leader="dot" w:pos="9060"/>
            </w:tabs>
          </w:pPr>
        </w:pPrChange>
      </w:pPr>
      <w:del w:id="4635" w:author="Jarema Piekutowski" w:date="2022-09-08T08:48:00Z">
        <w:r w:rsidDel="00AC4AE7">
          <w:fldChar w:fldCharType="begin"/>
        </w:r>
        <w:r w:rsidDel="00AC4AE7">
          <w:delInstrText xml:space="preserve"> HYPERLINK \l "_Toc112692625" </w:delInstrText>
        </w:r>
        <w:r w:rsidDel="00AC4AE7">
          <w:fldChar w:fldCharType="separate"/>
        </w:r>
        <w:r w:rsidR="00D6629A" w:rsidRPr="00B37AB6" w:rsidDel="00AC4AE7">
          <w:rPr>
            <w:rStyle w:val="Hipercze"/>
            <w:noProof/>
          </w:rPr>
          <w:delText>Tabela 8 Prognoza stopnia osiągnięcia wartości wskaźnika rezultatu PI 4e</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_Toc112692625 \h </w:delInstrText>
        </w:r>
        <w:r w:rsidR="00D6629A" w:rsidDel="00AC4AE7">
          <w:rPr>
            <w:noProof/>
            <w:webHidden/>
          </w:rPr>
        </w:r>
        <w:r w:rsidR="00D6629A" w:rsidDel="00AC4AE7">
          <w:rPr>
            <w:noProof/>
            <w:webHidden/>
          </w:rPr>
          <w:fldChar w:fldCharType="separate"/>
        </w:r>
        <w:r w:rsidR="00D6629A" w:rsidDel="00AC4AE7">
          <w:rPr>
            <w:noProof/>
            <w:webHidden/>
          </w:rPr>
          <w:delText>37</w:delText>
        </w:r>
        <w:r w:rsidR="00D6629A" w:rsidDel="00AC4AE7">
          <w:rPr>
            <w:noProof/>
            <w:webHidden/>
          </w:rPr>
          <w:fldChar w:fldCharType="end"/>
        </w:r>
        <w:r w:rsidDel="00AC4AE7">
          <w:rPr>
            <w:noProof/>
          </w:rPr>
          <w:fldChar w:fldCharType="end"/>
        </w:r>
      </w:del>
    </w:p>
    <w:p w14:paraId="2E0F77EF" w14:textId="058CDB44" w:rsidR="00D6629A" w:rsidDel="00AC4AE7" w:rsidRDefault="00000000" w:rsidP="00AC4AE7">
      <w:pPr>
        <w:rPr>
          <w:del w:id="4636" w:author="Jarema Piekutowski" w:date="2022-09-08T08:48:00Z"/>
          <w:rFonts w:eastAsiaTheme="minorEastAsia"/>
          <w:noProof/>
          <w:sz w:val="22"/>
          <w:szCs w:val="22"/>
          <w:lang w:eastAsia="pl-PL"/>
        </w:rPr>
        <w:pPrChange w:id="4637" w:author="Jarema Piekutowski" w:date="2022-09-08T08:48:00Z">
          <w:pPr>
            <w:pStyle w:val="Spisilustracji"/>
            <w:tabs>
              <w:tab w:val="right" w:leader="dot" w:pos="9060"/>
            </w:tabs>
          </w:pPr>
        </w:pPrChange>
      </w:pPr>
      <w:del w:id="4638" w:author="Jarema Piekutowski" w:date="2022-09-08T08:48:00Z">
        <w:r w:rsidDel="00AC4AE7">
          <w:fldChar w:fldCharType="begin"/>
        </w:r>
        <w:r w:rsidDel="00AC4AE7">
          <w:delInstrText xml:space="preserve"> HYPERLINK \l "_Toc112692626" </w:delInstrText>
        </w:r>
        <w:r w:rsidDel="00AC4AE7">
          <w:fldChar w:fldCharType="separate"/>
        </w:r>
        <w:r w:rsidR="00D6629A" w:rsidRPr="00B37AB6" w:rsidDel="00AC4AE7">
          <w:rPr>
            <w:rStyle w:val="Hipercze"/>
            <w:noProof/>
          </w:rPr>
          <w:delText>Tabela 9 Prognoza wskaźników produktu i wskaźników rezultatu bezpośredniego PI 7b</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_Toc112692626 \h </w:delInstrText>
        </w:r>
        <w:r w:rsidR="00D6629A" w:rsidDel="00AC4AE7">
          <w:rPr>
            <w:noProof/>
            <w:webHidden/>
          </w:rPr>
        </w:r>
        <w:r w:rsidR="00D6629A" w:rsidDel="00AC4AE7">
          <w:rPr>
            <w:noProof/>
            <w:webHidden/>
          </w:rPr>
          <w:fldChar w:fldCharType="separate"/>
        </w:r>
        <w:r w:rsidR="00D6629A" w:rsidDel="00AC4AE7">
          <w:rPr>
            <w:noProof/>
            <w:webHidden/>
          </w:rPr>
          <w:delText>38</w:delText>
        </w:r>
        <w:r w:rsidR="00D6629A" w:rsidDel="00AC4AE7">
          <w:rPr>
            <w:noProof/>
            <w:webHidden/>
          </w:rPr>
          <w:fldChar w:fldCharType="end"/>
        </w:r>
        <w:r w:rsidDel="00AC4AE7">
          <w:rPr>
            <w:noProof/>
          </w:rPr>
          <w:fldChar w:fldCharType="end"/>
        </w:r>
      </w:del>
    </w:p>
    <w:p w14:paraId="2278D388" w14:textId="6E92FE0A" w:rsidR="00D6629A" w:rsidDel="00AC4AE7" w:rsidRDefault="00000000" w:rsidP="00AC4AE7">
      <w:pPr>
        <w:rPr>
          <w:del w:id="4639" w:author="Jarema Piekutowski" w:date="2022-09-08T08:48:00Z"/>
          <w:rFonts w:eastAsiaTheme="minorEastAsia"/>
          <w:noProof/>
          <w:sz w:val="22"/>
          <w:szCs w:val="22"/>
          <w:lang w:eastAsia="pl-PL"/>
        </w:rPr>
        <w:pPrChange w:id="4640" w:author="Jarema Piekutowski" w:date="2022-09-08T08:48:00Z">
          <w:pPr>
            <w:pStyle w:val="Spisilustracji"/>
            <w:tabs>
              <w:tab w:val="right" w:leader="dot" w:pos="9060"/>
            </w:tabs>
          </w:pPr>
        </w:pPrChange>
      </w:pPr>
      <w:del w:id="4641" w:author="Jarema Piekutowski" w:date="2022-09-08T08:48:00Z">
        <w:r w:rsidDel="00AC4AE7">
          <w:fldChar w:fldCharType="begin"/>
        </w:r>
        <w:r w:rsidDel="00AC4AE7">
          <w:delInstrText xml:space="preserve"> HYPERLINK \l "_Toc112692627" </w:delInstrText>
        </w:r>
        <w:r w:rsidDel="00AC4AE7">
          <w:fldChar w:fldCharType="separate"/>
        </w:r>
        <w:r w:rsidR="00D6629A" w:rsidRPr="00B37AB6" w:rsidDel="00AC4AE7">
          <w:rPr>
            <w:rStyle w:val="Hipercze"/>
            <w:noProof/>
          </w:rPr>
          <w:delText>Tabela 10 Prognoza stopnia osiągnięcia wartości wskaźnika rezultatu PI 7b</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_Toc112692627 \h </w:delInstrText>
        </w:r>
        <w:r w:rsidR="00D6629A" w:rsidDel="00AC4AE7">
          <w:rPr>
            <w:noProof/>
            <w:webHidden/>
          </w:rPr>
        </w:r>
        <w:r w:rsidR="00D6629A" w:rsidDel="00AC4AE7">
          <w:rPr>
            <w:noProof/>
            <w:webHidden/>
          </w:rPr>
          <w:fldChar w:fldCharType="separate"/>
        </w:r>
        <w:r w:rsidR="00D6629A" w:rsidDel="00AC4AE7">
          <w:rPr>
            <w:noProof/>
            <w:webHidden/>
          </w:rPr>
          <w:delText>39</w:delText>
        </w:r>
        <w:r w:rsidR="00D6629A" w:rsidDel="00AC4AE7">
          <w:rPr>
            <w:noProof/>
            <w:webHidden/>
          </w:rPr>
          <w:fldChar w:fldCharType="end"/>
        </w:r>
        <w:r w:rsidDel="00AC4AE7">
          <w:rPr>
            <w:noProof/>
          </w:rPr>
          <w:fldChar w:fldCharType="end"/>
        </w:r>
      </w:del>
    </w:p>
    <w:p w14:paraId="1057DBBB" w14:textId="5490E90C" w:rsidR="00D6629A" w:rsidDel="00AC4AE7" w:rsidRDefault="00000000" w:rsidP="00AC4AE7">
      <w:pPr>
        <w:rPr>
          <w:del w:id="4642" w:author="Jarema Piekutowski" w:date="2022-09-08T08:48:00Z"/>
          <w:rFonts w:eastAsiaTheme="minorEastAsia"/>
          <w:noProof/>
          <w:sz w:val="22"/>
          <w:szCs w:val="22"/>
          <w:lang w:eastAsia="pl-PL"/>
        </w:rPr>
        <w:pPrChange w:id="4643" w:author="Jarema Piekutowski" w:date="2022-09-08T08:48:00Z">
          <w:pPr>
            <w:pStyle w:val="Spisilustracji"/>
            <w:tabs>
              <w:tab w:val="right" w:leader="dot" w:pos="9060"/>
            </w:tabs>
          </w:pPr>
        </w:pPrChange>
      </w:pPr>
      <w:del w:id="4644" w:author="Jarema Piekutowski" w:date="2022-09-08T08:48:00Z">
        <w:r w:rsidDel="00AC4AE7">
          <w:fldChar w:fldCharType="begin"/>
        </w:r>
        <w:r w:rsidDel="00AC4AE7">
          <w:delInstrText xml:space="preserve"> HYPERLINK \l "_Toc112692628" </w:delInstrText>
        </w:r>
        <w:r w:rsidDel="00AC4AE7">
          <w:fldChar w:fldCharType="separate"/>
        </w:r>
        <w:r w:rsidR="00D6629A" w:rsidRPr="00B37AB6" w:rsidDel="00AC4AE7">
          <w:rPr>
            <w:rStyle w:val="Hipercze"/>
            <w:noProof/>
          </w:rPr>
          <w:delText>Tabela 11 Prognoza wskaźników produktu i wskaźników rezultatu bezpośredniego PI 7d</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_Toc112692628 \h </w:delInstrText>
        </w:r>
        <w:r w:rsidR="00D6629A" w:rsidDel="00AC4AE7">
          <w:rPr>
            <w:noProof/>
            <w:webHidden/>
          </w:rPr>
        </w:r>
        <w:r w:rsidR="00D6629A" w:rsidDel="00AC4AE7">
          <w:rPr>
            <w:noProof/>
            <w:webHidden/>
          </w:rPr>
          <w:fldChar w:fldCharType="separate"/>
        </w:r>
        <w:r w:rsidR="00D6629A" w:rsidDel="00AC4AE7">
          <w:rPr>
            <w:noProof/>
            <w:webHidden/>
          </w:rPr>
          <w:delText>41</w:delText>
        </w:r>
        <w:r w:rsidR="00D6629A" w:rsidDel="00AC4AE7">
          <w:rPr>
            <w:noProof/>
            <w:webHidden/>
          </w:rPr>
          <w:fldChar w:fldCharType="end"/>
        </w:r>
        <w:r w:rsidDel="00AC4AE7">
          <w:rPr>
            <w:noProof/>
          </w:rPr>
          <w:fldChar w:fldCharType="end"/>
        </w:r>
      </w:del>
    </w:p>
    <w:p w14:paraId="159547D0" w14:textId="6E2EEFDF" w:rsidR="00D6629A" w:rsidDel="00AC4AE7" w:rsidRDefault="00000000" w:rsidP="00AC4AE7">
      <w:pPr>
        <w:rPr>
          <w:del w:id="4645" w:author="Jarema Piekutowski" w:date="2022-09-08T08:48:00Z"/>
          <w:rFonts w:eastAsiaTheme="minorEastAsia"/>
          <w:noProof/>
          <w:sz w:val="22"/>
          <w:szCs w:val="22"/>
          <w:lang w:eastAsia="pl-PL"/>
        </w:rPr>
        <w:pPrChange w:id="4646" w:author="Jarema Piekutowski" w:date="2022-09-08T08:48:00Z">
          <w:pPr>
            <w:pStyle w:val="Spisilustracji"/>
            <w:tabs>
              <w:tab w:val="right" w:leader="dot" w:pos="9060"/>
            </w:tabs>
          </w:pPr>
        </w:pPrChange>
      </w:pPr>
      <w:del w:id="4647" w:author="Jarema Piekutowski" w:date="2022-09-08T08:48:00Z">
        <w:r w:rsidDel="00AC4AE7">
          <w:fldChar w:fldCharType="begin"/>
        </w:r>
        <w:r w:rsidDel="00AC4AE7">
          <w:delInstrText xml:space="preserve"> HYPERLINK \l "_Toc112692629" </w:delInstrText>
        </w:r>
        <w:r w:rsidDel="00AC4AE7">
          <w:fldChar w:fldCharType="separate"/>
        </w:r>
        <w:r w:rsidR="00D6629A" w:rsidRPr="00B37AB6" w:rsidDel="00AC4AE7">
          <w:rPr>
            <w:rStyle w:val="Hipercze"/>
            <w:noProof/>
          </w:rPr>
          <w:delText>Tabela 12 Prognoza stopnia osiągnięcia wartości wskaźnika rezultatu PI 7d</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_Toc112692629 \h </w:delInstrText>
        </w:r>
        <w:r w:rsidR="00D6629A" w:rsidDel="00AC4AE7">
          <w:rPr>
            <w:noProof/>
            <w:webHidden/>
          </w:rPr>
        </w:r>
        <w:r w:rsidR="00D6629A" w:rsidDel="00AC4AE7">
          <w:rPr>
            <w:noProof/>
            <w:webHidden/>
          </w:rPr>
          <w:fldChar w:fldCharType="separate"/>
        </w:r>
        <w:r w:rsidR="00D6629A" w:rsidDel="00AC4AE7">
          <w:rPr>
            <w:noProof/>
            <w:webHidden/>
          </w:rPr>
          <w:delText>42</w:delText>
        </w:r>
        <w:r w:rsidR="00D6629A" w:rsidDel="00AC4AE7">
          <w:rPr>
            <w:noProof/>
            <w:webHidden/>
          </w:rPr>
          <w:fldChar w:fldCharType="end"/>
        </w:r>
        <w:r w:rsidDel="00AC4AE7">
          <w:rPr>
            <w:noProof/>
          </w:rPr>
          <w:fldChar w:fldCharType="end"/>
        </w:r>
      </w:del>
    </w:p>
    <w:p w14:paraId="1AF0B6DB" w14:textId="3DD5A360" w:rsidR="00D6629A" w:rsidDel="00AC4AE7" w:rsidRDefault="00000000" w:rsidP="00AC4AE7">
      <w:pPr>
        <w:rPr>
          <w:del w:id="4648" w:author="Jarema Piekutowski" w:date="2022-09-08T08:48:00Z"/>
          <w:rFonts w:eastAsiaTheme="minorEastAsia"/>
          <w:noProof/>
          <w:sz w:val="22"/>
          <w:szCs w:val="22"/>
          <w:lang w:eastAsia="pl-PL"/>
        </w:rPr>
        <w:pPrChange w:id="4649" w:author="Jarema Piekutowski" w:date="2022-09-08T08:48:00Z">
          <w:pPr>
            <w:pStyle w:val="Spisilustracji"/>
            <w:tabs>
              <w:tab w:val="right" w:leader="dot" w:pos="9060"/>
            </w:tabs>
          </w:pPr>
        </w:pPrChange>
      </w:pPr>
      <w:del w:id="4650" w:author="Jarema Piekutowski" w:date="2022-09-08T08:48:00Z">
        <w:r w:rsidDel="00AC4AE7">
          <w:fldChar w:fldCharType="begin"/>
        </w:r>
        <w:r w:rsidDel="00AC4AE7">
          <w:delInstrText xml:space="preserve"> HYPERLINK \l "_Toc112692630" </w:delInstrText>
        </w:r>
        <w:r w:rsidDel="00AC4AE7">
          <w:fldChar w:fldCharType="separate"/>
        </w:r>
        <w:r w:rsidR="00D6629A" w:rsidRPr="00B37AB6" w:rsidDel="00AC4AE7">
          <w:rPr>
            <w:rStyle w:val="Hipercze"/>
            <w:noProof/>
          </w:rPr>
          <w:delText>Tabela 13 Wstępne hipotezy badawcze dla PI 3a wraz ze sposobem ich weryfikacji</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_Toc112692630 \h </w:delInstrText>
        </w:r>
        <w:r w:rsidR="00D6629A" w:rsidDel="00AC4AE7">
          <w:rPr>
            <w:noProof/>
            <w:webHidden/>
          </w:rPr>
        </w:r>
        <w:r w:rsidR="00D6629A" w:rsidDel="00AC4AE7">
          <w:rPr>
            <w:noProof/>
            <w:webHidden/>
          </w:rPr>
          <w:fldChar w:fldCharType="separate"/>
        </w:r>
        <w:r w:rsidR="00D6629A" w:rsidDel="00AC4AE7">
          <w:rPr>
            <w:noProof/>
            <w:webHidden/>
          </w:rPr>
          <w:delText>43</w:delText>
        </w:r>
        <w:r w:rsidR="00D6629A" w:rsidDel="00AC4AE7">
          <w:rPr>
            <w:noProof/>
            <w:webHidden/>
          </w:rPr>
          <w:fldChar w:fldCharType="end"/>
        </w:r>
        <w:r w:rsidDel="00AC4AE7">
          <w:rPr>
            <w:noProof/>
          </w:rPr>
          <w:fldChar w:fldCharType="end"/>
        </w:r>
      </w:del>
    </w:p>
    <w:p w14:paraId="1FA39D31" w14:textId="1C3BB205" w:rsidR="00D6629A" w:rsidDel="00AC4AE7" w:rsidRDefault="00000000" w:rsidP="00AC4AE7">
      <w:pPr>
        <w:rPr>
          <w:del w:id="4651" w:author="Jarema Piekutowski" w:date="2022-09-08T08:48:00Z"/>
          <w:rFonts w:eastAsiaTheme="minorEastAsia"/>
          <w:noProof/>
          <w:sz w:val="22"/>
          <w:szCs w:val="22"/>
          <w:lang w:eastAsia="pl-PL"/>
        </w:rPr>
        <w:pPrChange w:id="4652" w:author="Jarema Piekutowski" w:date="2022-09-08T08:48:00Z">
          <w:pPr>
            <w:pStyle w:val="Spisilustracji"/>
            <w:tabs>
              <w:tab w:val="right" w:leader="dot" w:pos="9060"/>
            </w:tabs>
          </w:pPr>
        </w:pPrChange>
      </w:pPr>
      <w:del w:id="4653" w:author="Jarema Piekutowski" w:date="2022-09-08T08:48:00Z">
        <w:r w:rsidDel="00AC4AE7">
          <w:fldChar w:fldCharType="begin"/>
        </w:r>
        <w:r w:rsidDel="00AC4AE7">
          <w:delInstrText xml:space="preserve"> HYPERLINK \l "_Toc112692631" </w:delInstrText>
        </w:r>
        <w:r w:rsidDel="00AC4AE7">
          <w:fldChar w:fldCharType="separate"/>
        </w:r>
        <w:r w:rsidR="00D6629A" w:rsidRPr="00B37AB6" w:rsidDel="00AC4AE7">
          <w:rPr>
            <w:rStyle w:val="Hipercze"/>
            <w:noProof/>
          </w:rPr>
          <w:delText>Tabela 14 Dobór próby do realizacji wywiadów z beneficjentami w Osi 2</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_Toc112692631 \h </w:delInstrText>
        </w:r>
        <w:r w:rsidR="00D6629A" w:rsidDel="00AC4AE7">
          <w:rPr>
            <w:noProof/>
            <w:webHidden/>
          </w:rPr>
        </w:r>
        <w:r w:rsidR="00D6629A" w:rsidDel="00AC4AE7">
          <w:rPr>
            <w:noProof/>
            <w:webHidden/>
          </w:rPr>
          <w:fldChar w:fldCharType="separate"/>
        </w:r>
        <w:r w:rsidR="00D6629A" w:rsidDel="00AC4AE7">
          <w:rPr>
            <w:noProof/>
            <w:webHidden/>
          </w:rPr>
          <w:delText>63</w:delText>
        </w:r>
        <w:r w:rsidR="00D6629A" w:rsidDel="00AC4AE7">
          <w:rPr>
            <w:noProof/>
            <w:webHidden/>
          </w:rPr>
          <w:fldChar w:fldCharType="end"/>
        </w:r>
        <w:r w:rsidDel="00AC4AE7">
          <w:rPr>
            <w:noProof/>
          </w:rPr>
          <w:fldChar w:fldCharType="end"/>
        </w:r>
      </w:del>
    </w:p>
    <w:p w14:paraId="62D22C07" w14:textId="6AFD30CF" w:rsidR="00D6629A" w:rsidDel="00AC4AE7" w:rsidRDefault="00000000" w:rsidP="00AC4AE7">
      <w:pPr>
        <w:rPr>
          <w:del w:id="4654" w:author="Jarema Piekutowski" w:date="2022-09-08T08:48:00Z"/>
          <w:rFonts w:eastAsiaTheme="minorEastAsia"/>
          <w:noProof/>
          <w:sz w:val="22"/>
          <w:szCs w:val="22"/>
          <w:lang w:eastAsia="pl-PL"/>
        </w:rPr>
        <w:pPrChange w:id="4655" w:author="Jarema Piekutowski" w:date="2022-09-08T08:48:00Z">
          <w:pPr>
            <w:pStyle w:val="Spisilustracji"/>
            <w:tabs>
              <w:tab w:val="right" w:leader="dot" w:pos="9060"/>
            </w:tabs>
          </w:pPr>
        </w:pPrChange>
      </w:pPr>
      <w:del w:id="4656" w:author="Jarema Piekutowski" w:date="2022-09-08T08:48:00Z">
        <w:r w:rsidDel="00AC4AE7">
          <w:fldChar w:fldCharType="begin"/>
        </w:r>
        <w:r w:rsidDel="00AC4AE7">
          <w:delInstrText xml:space="preserve"> HYPERLINK \l "_Toc112692632" </w:delInstrText>
        </w:r>
        <w:r w:rsidDel="00AC4AE7">
          <w:fldChar w:fldCharType="separate"/>
        </w:r>
        <w:r w:rsidR="00D6629A" w:rsidRPr="00B37AB6" w:rsidDel="00AC4AE7">
          <w:rPr>
            <w:rStyle w:val="Hipercze"/>
            <w:noProof/>
          </w:rPr>
          <w:delText>Tabela 15 Struktura próby do badania CAWI/CATI beneficjentów osi 1 POPW 2014-2020</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_Toc112692632 \h </w:delInstrText>
        </w:r>
        <w:r w:rsidR="00D6629A" w:rsidDel="00AC4AE7">
          <w:rPr>
            <w:noProof/>
            <w:webHidden/>
          </w:rPr>
        </w:r>
        <w:r w:rsidR="00D6629A" w:rsidDel="00AC4AE7">
          <w:rPr>
            <w:noProof/>
            <w:webHidden/>
          </w:rPr>
          <w:fldChar w:fldCharType="separate"/>
        </w:r>
        <w:r w:rsidR="00D6629A" w:rsidDel="00AC4AE7">
          <w:rPr>
            <w:noProof/>
            <w:webHidden/>
          </w:rPr>
          <w:delText>67</w:delText>
        </w:r>
        <w:r w:rsidR="00D6629A" w:rsidDel="00AC4AE7">
          <w:rPr>
            <w:noProof/>
            <w:webHidden/>
          </w:rPr>
          <w:fldChar w:fldCharType="end"/>
        </w:r>
        <w:r w:rsidDel="00AC4AE7">
          <w:rPr>
            <w:noProof/>
          </w:rPr>
          <w:fldChar w:fldCharType="end"/>
        </w:r>
      </w:del>
    </w:p>
    <w:p w14:paraId="33EFF078" w14:textId="4EFFE949" w:rsidR="00D6629A" w:rsidDel="00AC4AE7" w:rsidRDefault="00000000" w:rsidP="00AC4AE7">
      <w:pPr>
        <w:rPr>
          <w:del w:id="4657" w:author="Jarema Piekutowski" w:date="2022-09-08T08:48:00Z"/>
          <w:rFonts w:eastAsiaTheme="minorEastAsia"/>
          <w:noProof/>
          <w:sz w:val="22"/>
          <w:szCs w:val="22"/>
          <w:lang w:eastAsia="pl-PL"/>
        </w:rPr>
        <w:pPrChange w:id="4658" w:author="Jarema Piekutowski" w:date="2022-09-08T08:48:00Z">
          <w:pPr>
            <w:pStyle w:val="Spisilustracji"/>
            <w:tabs>
              <w:tab w:val="right" w:leader="dot" w:pos="9060"/>
            </w:tabs>
          </w:pPr>
        </w:pPrChange>
      </w:pPr>
      <w:del w:id="4659" w:author="Jarema Piekutowski" w:date="2022-09-08T08:48:00Z">
        <w:r w:rsidDel="00AC4AE7">
          <w:fldChar w:fldCharType="begin"/>
        </w:r>
        <w:r w:rsidDel="00AC4AE7">
          <w:delInstrText xml:space="preserve"> HYPERLINK \l "_Toc112692633" </w:delInstrText>
        </w:r>
        <w:r w:rsidDel="00AC4AE7">
          <w:fldChar w:fldCharType="separate"/>
        </w:r>
        <w:r w:rsidR="00D6629A" w:rsidRPr="00B37AB6" w:rsidDel="00AC4AE7">
          <w:rPr>
            <w:rStyle w:val="Hipercze"/>
            <w:noProof/>
          </w:rPr>
          <w:delText>Tabela 16 Panel ekspertów dla Osi Priorytetowej I - Przedsiębiorcza Polska Wschodnia</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_Toc112692633 \h </w:delInstrText>
        </w:r>
        <w:r w:rsidR="00D6629A" w:rsidDel="00AC4AE7">
          <w:rPr>
            <w:noProof/>
            <w:webHidden/>
          </w:rPr>
        </w:r>
        <w:r w:rsidR="00D6629A" w:rsidDel="00AC4AE7">
          <w:rPr>
            <w:noProof/>
            <w:webHidden/>
          </w:rPr>
          <w:fldChar w:fldCharType="separate"/>
        </w:r>
        <w:r w:rsidR="00D6629A" w:rsidDel="00AC4AE7">
          <w:rPr>
            <w:noProof/>
            <w:webHidden/>
          </w:rPr>
          <w:delText>74</w:delText>
        </w:r>
        <w:r w:rsidR="00D6629A" w:rsidDel="00AC4AE7">
          <w:rPr>
            <w:noProof/>
            <w:webHidden/>
          </w:rPr>
          <w:fldChar w:fldCharType="end"/>
        </w:r>
        <w:r w:rsidDel="00AC4AE7">
          <w:rPr>
            <w:noProof/>
          </w:rPr>
          <w:fldChar w:fldCharType="end"/>
        </w:r>
      </w:del>
    </w:p>
    <w:p w14:paraId="16E902F7" w14:textId="5FF55B95" w:rsidR="00D6629A" w:rsidDel="00AC4AE7" w:rsidRDefault="00000000" w:rsidP="00AC4AE7">
      <w:pPr>
        <w:rPr>
          <w:del w:id="4660" w:author="Jarema Piekutowski" w:date="2022-09-08T08:48:00Z"/>
          <w:rFonts w:eastAsiaTheme="minorEastAsia"/>
          <w:noProof/>
          <w:sz w:val="22"/>
          <w:szCs w:val="22"/>
          <w:lang w:eastAsia="pl-PL"/>
        </w:rPr>
        <w:pPrChange w:id="4661" w:author="Jarema Piekutowski" w:date="2022-09-08T08:48:00Z">
          <w:pPr>
            <w:pStyle w:val="Spisilustracji"/>
            <w:tabs>
              <w:tab w:val="right" w:leader="dot" w:pos="9060"/>
            </w:tabs>
          </w:pPr>
        </w:pPrChange>
      </w:pPr>
      <w:del w:id="4662" w:author="Jarema Piekutowski" w:date="2022-09-08T08:48:00Z">
        <w:r w:rsidDel="00AC4AE7">
          <w:fldChar w:fldCharType="begin"/>
        </w:r>
        <w:r w:rsidDel="00AC4AE7">
          <w:delInstrText xml:space="preserve"> HYPERLINK \l "_Toc112692634" </w:delInstrText>
        </w:r>
        <w:r w:rsidDel="00AC4AE7">
          <w:fldChar w:fldCharType="separate"/>
        </w:r>
        <w:r w:rsidR="00D6629A" w:rsidRPr="00B37AB6" w:rsidDel="00AC4AE7">
          <w:rPr>
            <w:rStyle w:val="Hipercze"/>
            <w:noProof/>
          </w:rPr>
          <w:delText>Tabela 17 Panel ekspertów dla Osi Priorytetowej II – Nowoczesna infrastruktura transportowa</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_Toc112692634 \h </w:delInstrText>
        </w:r>
        <w:r w:rsidR="00D6629A" w:rsidDel="00AC4AE7">
          <w:rPr>
            <w:noProof/>
            <w:webHidden/>
          </w:rPr>
        </w:r>
        <w:r w:rsidR="00D6629A" w:rsidDel="00AC4AE7">
          <w:rPr>
            <w:noProof/>
            <w:webHidden/>
          </w:rPr>
          <w:fldChar w:fldCharType="separate"/>
        </w:r>
        <w:r w:rsidR="00D6629A" w:rsidDel="00AC4AE7">
          <w:rPr>
            <w:noProof/>
            <w:webHidden/>
          </w:rPr>
          <w:delText>75</w:delText>
        </w:r>
        <w:r w:rsidR="00D6629A" w:rsidDel="00AC4AE7">
          <w:rPr>
            <w:noProof/>
            <w:webHidden/>
          </w:rPr>
          <w:fldChar w:fldCharType="end"/>
        </w:r>
        <w:r w:rsidDel="00AC4AE7">
          <w:rPr>
            <w:noProof/>
          </w:rPr>
          <w:fldChar w:fldCharType="end"/>
        </w:r>
      </w:del>
    </w:p>
    <w:p w14:paraId="04236945" w14:textId="5979FB09" w:rsidR="00D6629A" w:rsidDel="00AC4AE7" w:rsidRDefault="00000000" w:rsidP="00AC4AE7">
      <w:pPr>
        <w:rPr>
          <w:del w:id="4663" w:author="Jarema Piekutowski" w:date="2022-09-08T08:48:00Z"/>
          <w:rFonts w:eastAsiaTheme="minorEastAsia"/>
          <w:noProof/>
          <w:sz w:val="22"/>
          <w:szCs w:val="22"/>
          <w:lang w:eastAsia="pl-PL"/>
        </w:rPr>
        <w:pPrChange w:id="4664" w:author="Jarema Piekutowski" w:date="2022-09-08T08:48:00Z">
          <w:pPr>
            <w:pStyle w:val="Spisilustracji"/>
            <w:tabs>
              <w:tab w:val="right" w:leader="dot" w:pos="9060"/>
            </w:tabs>
          </w:pPr>
        </w:pPrChange>
      </w:pPr>
      <w:del w:id="4665" w:author="Jarema Piekutowski" w:date="2022-09-08T08:48:00Z">
        <w:r w:rsidDel="00AC4AE7">
          <w:fldChar w:fldCharType="begin"/>
        </w:r>
        <w:r w:rsidDel="00AC4AE7">
          <w:delInstrText xml:space="preserve"> HYPERLINK \l "_Toc112692635" </w:delInstrText>
        </w:r>
        <w:r w:rsidDel="00AC4AE7">
          <w:fldChar w:fldCharType="separate"/>
        </w:r>
        <w:r w:rsidR="00D6629A" w:rsidRPr="00B37AB6" w:rsidDel="00AC4AE7">
          <w:rPr>
            <w:rStyle w:val="Hipercze"/>
            <w:noProof/>
          </w:rPr>
          <w:delText>Tabela 18 Wywiady pogłębione dla Osi Priorytetowej III – Ponadregionalna infrastruktura kolejowa</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_Toc112692635 \h </w:delInstrText>
        </w:r>
        <w:r w:rsidR="00D6629A" w:rsidDel="00AC4AE7">
          <w:rPr>
            <w:noProof/>
            <w:webHidden/>
          </w:rPr>
        </w:r>
        <w:r w:rsidR="00D6629A" w:rsidDel="00AC4AE7">
          <w:rPr>
            <w:noProof/>
            <w:webHidden/>
          </w:rPr>
          <w:fldChar w:fldCharType="separate"/>
        </w:r>
        <w:r w:rsidR="00D6629A" w:rsidDel="00AC4AE7">
          <w:rPr>
            <w:noProof/>
            <w:webHidden/>
          </w:rPr>
          <w:delText>78</w:delText>
        </w:r>
        <w:r w:rsidR="00D6629A" w:rsidDel="00AC4AE7">
          <w:rPr>
            <w:noProof/>
            <w:webHidden/>
          </w:rPr>
          <w:fldChar w:fldCharType="end"/>
        </w:r>
        <w:r w:rsidDel="00AC4AE7">
          <w:rPr>
            <w:noProof/>
          </w:rPr>
          <w:fldChar w:fldCharType="end"/>
        </w:r>
      </w:del>
    </w:p>
    <w:p w14:paraId="5D8A1DA2" w14:textId="36071108" w:rsidR="00D6629A" w:rsidDel="00AC4AE7" w:rsidRDefault="00000000" w:rsidP="00AC4AE7">
      <w:pPr>
        <w:rPr>
          <w:del w:id="4666" w:author="Jarema Piekutowski" w:date="2022-09-08T08:48:00Z"/>
          <w:rFonts w:eastAsiaTheme="minorEastAsia"/>
          <w:noProof/>
          <w:sz w:val="22"/>
          <w:szCs w:val="22"/>
          <w:lang w:eastAsia="pl-PL"/>
        </w:rPr>
        <w:pPrChange w:id="4667" w:author="Jarema Piekutowski" w:date="2022-09-08T08:48:00Z">
          <w:pPr>
            <w:pStyle w:val="Spisilustracji"/>
            <w:tabs>
              <w:tab w:val="right" w:leader="dot" w:pos="9060"/>
            </w:tabs>
          </w:pPr>
        </w:pPrChange>
      </w:pPr>
      <w:del w:id="4668" w:author="Jarema Piekutowski" w:date="2022-09-08T08:48:00Z">
        <w:r w:rsidDel="00AC4AE7">
          <w:fldChar w:fldCharType="begin"/>
        </w:r>
        <w:r w:rsidDel="00AC4AE7">
          <w:delInstrText xml:space="preserve"> HYPERLINK \l "_Toc112692636" </w:delInstrText>
        </w:r>
        <w:r w:rsidDel="00AC4AE7">
          <w:fldChar w:fldCharType="separate"/>
        </w:r>
        <w:r w:rsidR="00D6629A" w:rsidRPr="00B37AB6" w:rsidDel="00AC4AE7">
          <w:rPr>
            <w:rStyle w:val="Hipercze"/>
            <w:noProof/>
          </w:rPr>
          <w:delText>Tabela 19 Opis metod badawczych planowanych do zastosowania w ramach oceny EAV w zakresie integracji europejskiej i osiągania celów UE</w:delText>
        </w:r>
        <w:r w:rsidR="00D6629A" w:rsidDel="00AC4AE7">
          <w:rPr>
            <w:noProof/>
            <w:webHidden/>
          </w:rPr>
          <w:tab/>
        </w:r>
        <w:r w:rsidR="00D6629A" w:rsidDel="00AC4AE7">
          <w:rPr>
            <w:noProof/>
            <w:webHidden/>
          </w:rPr>
          <w:fldChar w:fldCharType="begin"/>
        </w:r>
        <w:r w:rsidR="00D6629A" w:rsidDel="00AC4AE7">
          <w:rPr>
            <w:noProof/>
            <w:webHidden/>
          </w:rPr>
          <w:delInstrText xml:space="preserve"> PAGEREF _Toc112692636 \h </w:delInstrText>
        </w:r>
        <w:r w:rsidR="00D6629A" w:rsidDel="00AC4AE7">
          <w:rPr>
            <w:noProof/>
            <w:webHidden/>
          </w:rPr>
        </w:r>
        <w:r w:rsidR="00D6629A" w:rsidDel="00AC4AE7">
          <w:rPr>
            <w:noProof/>
            <w:webHidden/>
          </w:rPr>
          <w:fldChar w:fldCharType="separate"/>
        </w:r>
        <w:r w:rsidR="00D6629A" w:rsidDel="00AC4AE7">
          <w:rPr>
            <w:noProof/>
            <w:webHidden/>
          </w:rPr>
          <w:delText>98</w:delText>
        </w:r>
        <w:r w:rsidR="00D6629A" w:rsidDel="00AC4AE7">
          <w:rPr>
            <w:noProof/>
            <w:webHidden/>
          </w:rPr>
          <w:fldChar w:fldCharType="end"/>
        </w:r>
        <w:r w:rsidDel="00AC4AE7">
          <w:rPr>
            <w:noProof/>
          </w:rPr>
          <w:fldChar w:fldCharType="end"/>
        </w:r>
      </w:del>
    </w:p>
    <w:p w14:paraId="6E902560" w14:textId="08C0EA69" w:rsidR="00F32B8F" w:rsidRPr="006503C5" w:rsidDel="00AC4AE7" w:rsidRDefault="00F502A3" w:rsidP="00AC4AE7">
      <w:pPr>
        <w:rPr>
          <w:del w:id="4669" w:author="Jarema Piekutowski" w:date="2022-09-08T08:48:00Z"/>
          <w:rStyle w:val="normaltextrun"/>
        </w:rPr>
        <w:pPrChange w:id="4670" w:author="Jarema Piekutowski" w:date="2022-09-08T08:48:00Z">
          <w:pPr>
            <w:pStyle w:val="Nagwek1"/>
          </w:pPr>
        </w:pPrChange>
      </w:pPr>
      <w:del w:id="4671" w:author="Jarema Piekutowski" w:date="2022-09-08T08:48:00Z">
        <w:r w:rsidDel="00AC4AE7">
          <w:fldChar w:fldCharType="end"/>
        </w:r>
        <w:r w:rsidR="006503C5" w:rsidRPr="006503C5" w:rsidDel="00AC4AE7">
          <w:rPr>
            <w:rStyle w:val="normaltextrun"/>
          </w:rPr>
          <w:delText>Spis rysunków</w:delText>
        </w:r>
      </w:del>
    </w:p>
    <w:p w14:paraId="7D08EF40" w14:textId="5C159147" w:rsidR="00D72235" w:rsidDel="00AC4AE7" w:rsidRDefault="006503C5" w:rsidP="00AC4AE7">
      <w:pPr>
        <w:rPr>
          <w:del w:id="4672" w:author="Jarema Piekutowski" w:date="2022-09-08T08:48:00Z"/>
          <w:rFonts w:eastAsiaTheme="minorEastAsia"/>
          <w:noProof/>
          <w:sz w:val="22"/>
          <w:szCs w:val="22"/>
          <w:lang w:eastAsia="pl-PL"/>
        </w:rPr>
        <w:pPrChange w:id="4673" w:author="Jarema Piekutowski" w:date="2022-09-08T08:48:00Z">
          <w:pPr>
            <w:pStyle w:val="Spisilustracji"/>
            <w:tabs>
              <w:tab w:val="right" w:leader="dot" w:pos="9060"/>
            </w:tabs>
          </w:pPr>
        </w:pPrChange>
      </w:pPr>
      <w:del w:id="4674" w:author="Jarema Piekutowski" w:date="2022-09-08T08:48:00Z">
        <w:r w:rsidDel="00AC4AE7">
          <w:fldChar w:fldCharType="begin"/>
        </w:r>
        <w:r w:rsidDel="00AC4AE7">
          <w:delInstrText xml:space="preserve"> TOC \h \z \c "Rysunek" </w:delInstrText>
        </w:r>
        <w:r w:rsidDel="00AC4AE7">
          <w:fldChar w:fldCharType="separate"/>
        </w:r>
        <w:r w:rsidR="00000000" w:rsidDel="00AC4AE7">
          <w:fldChar w:fldCharType="begin"/>
        </w:r>
        <w:r w:rsidR="00000000" w:rsidDel="00AC4AE7">
          <w:delInstrText xml:space="preserve"> HYPERLINK \l "_Toc112693103" </w:delInstrText>
        </w:r>
        <w:r w:rsidR="00000000" w:rsidDel="00AC4AE7">
          <w:fldChar w:fldCharType="separate"/>
        </w:r>
        <w:r w:rsidR="00D72235" w:rsidRPr="00D9369F" w:rsidDel="00AC4AE7">
          <w:rPr>
            <w:rStyle w:val="Hipercze"/>
            <w:noProof/>
            <w:lang w:eastAsia="pl-PL"/>
          </w:rPr>
          <w:delText>Rysunek 1 Elementy składowe teorii</w:delText>
        </w:r>
        <w:r w:rsidR="00D72235" w:rsidDel="00AC4AE7">
          <w:rPr>
            <w:noProof/>
            <w:webHidden/>
          </w:rPr>
          <w:tab/>
        </w:r>
        <w:r w:rsidR="00D72235" w:rsidDel="00AC4AE7">
          <w:rPr>
            <w:noProof/>
            <w:webHidden/>
          </w:rPr>
          <w:fldChar w:fldCharType="begin"/>
        </w:r>
        <w:r w:rsidR="00D72235" w:rsidDel="00AC4AE7">
          <w:rPr>
            <w:noProof/>
            <w:webHidden/>
          </w:rPr>
          <w:delInstrText xml:space="preserve"> PAGEREF _Toc112693103 \h </w:delInstrText>
        </w:r>
        <w:r w:rsidR="00D72235" w:rsidDel="00AC4AE7">
          <w:rPr>
            <w:noProof/>
            <w:webHidden/>
          </w:rPr>
        </w:r>
        <w:r w:rsidR="00D72235" w:rsidDel="00AC4AE7">
          <w:rPr>
            <w:noProof/>
            <w:webHidden/>
          </w:rPr>
          <w:fldChar w:fldCharType="separate"/>
        </w:r>
        <w:r w:rsidR="00D72235" w:rsidDel="00AC4AE7">
          <w:rPr>
            <w:noProof/>
            <w:webHidden/>
          </w:rPr>
          <w:delText>50</w:delText>
        </w:r>
        <w:r w:rsidR="00D72235" w:rsidDel="00AC4AE7">
          <w:rPr>
            <w:noProof/>
            <w:webHidden/>
          </w:rPr>
          <w:fldChar w:fldCharType="end"/>
        </w:r>
        <w:r w:rsidR="00000000" w:rsidDel="00AC4AE7">
          <w:rPr>
            <w:noProof/>
          </w:rPr>
          <w:fldChar w:fldCharType="end"/>
        </w:r>
      </w:del>
    </w:p>
    <w:p w14:paraId="5ACF5E2A" w14:textId="5FC1819F" w:rsidR="00D72235" w:rsidDel="00AC4AE7" w:rsidRDefault="00000000" w:rsidP="00AC4AE7">
      <w:pPr>
        <w:rPr>
          <w:del w:id="4675" w:author="Jarema Piekutowski" w:date="2022-09-08T08:48:00Z"/>
          <w:rFonts w:eastAsiaTheme="minorEastAsia"/>
          <w:noProof/>
          <w:sz w:val="22"/>
          <w:szCs w:val="22"/>
          <w:lang w:eastAsia="pl-PL"/>
        </w:rPr>
        <w:pPrChange w:id="4676" w:author="Jarema Piekutowski" w:date="2022-09-08T08:48:00Z">
          <w:pPr>
            <w:pStyle w:val="Spisilustracji"/>
            <w:tabs>
              <w:tab w:val="right" w:leader="dot" w:pos="9060"/>
            </w:tabs>
          </w:pPr>
        </w:pPrChange>
      </w:pPr>
      <w:del w:id="4677" w:author="Jarema Piekutowski" w:date="2022-09-08T08:48:00Z">
        <w:r w:rsidDel="00AC4AE7">
          <w:fldChar w:fldCharType="begin"/>
        </w:r>
        <w:r w:rsidDel="00AC4AE7">
          <w:delInstrText xml:space="preserve"> HYPERLINK "file:///C:\\Users\\czapl\\Documents\\Ola\\EVALU\\PROJEKTY\\2022_ex%20post%20POPW\\Raport%20metodologiczny%20POPW%20-%20projekt%2029.08_ak.docx" \l "_Toc112693104" </w:delInstrText>
        </w:r>
        <w:r w:rsidDel="00AC4AE7">
          <w:fldChar w:fldCharType="separate"/>
        </w:r>
        <w:r w:rsidR="00D72235" w:rsidRPr="00D9369F" w:rsidDel="00AC4AE7">
          <w:rPr>
            <w:rStyle w:val="Hipercze"/>
            <w:noProof/>
          </w:rPr>
          <w:delText>Rysunek 2 Model logiczny interwencji publicznej</w:delText>
        </w:r>
        <w:r w:rsidR="00D72235" w:rsidDel="00AC4AE7">
          <w:rPr>
            <w:noProof/>
            <w:webHidden/>
          </w:rPr>
          <w:tab/>
        </w:r>
        <w:r w:rsidR="00D72235" w:rsidDel="00AC4AE7">
          <w:rPr>
            <w:noProof/>
            <w:webHidden/>
          </w:rPr>
          <w:fldChar w:fldCharType="begin"/>
        </w:r>
        <w:r w:rsidR="00D72235" w:rsidDel="00AC4AE7">
          <w:rPr>
            <w:noProof/>
            <w:webHidden/>
          </w:rPr>
          <w:delInstrText xml:space="preserve"> PAGEREF _Toc112693104 \h </w:delInstrText>
        </w:r>
        <w:r w:rsidR="00D72235" w:rsidDel="00AC4AE7">
          <w:rPr>
            <w:noProof/>
            <w:webHidden/>
          </w:rPr>
        </w:r>
        <w:r w:rsidR="00D72235" w:rsidDel="00AC4AE7">
          <w:rPr>
            <w:noProof/>
            <w:webHidden/>
          </w:rPr>
          <w:fldChar w:fldCharType="separate"/>
        </w:r>
        <w:r w:rsidR="00D72235" w:rsidDel="00AC4AE7">
          <w:rPr>
            <w:noProof/>
            <w:webHidden/>
          </w:rPr>
          <w:delText>52</w:delText>
        </w:r>
        <w:r w:rsidR="00D72235" w:rsidDel="00AC4AE7">
          <w:rPr>
            <w:noProof/>
            <w:webHidden/>
          </w:rPr>
          <w:fldChar w:fldCharType="end"/>
        </w:r>
        <w:r w:rsidDel="00AC4AE7">
          <w:rPr>
            <w:noProof/>
          </w:rPr>
          <w:fldChar w:fldCharType="end"/>
        </w:r>
      </w:del>
    </w:p>
    <w:p w14:paraId="03AD41D0" w14:textId="36AE60D2" w:rsidR="006503C5" w:rsidRPr="007B718B" w:rsidDel="00AC4AE7" w:rsidRDefault="006503C5" w:rsidP="00AC4AE7">
      <w:pPr>
        <w:rPr>
          <w:del w:id="4678" w:author="Jarema Piekutowski" w:date="2022-09-08T08:48:00Z"/>
        </w:rPr>
        <w:pPrChange w:id="4679" w:author="Jarema Piekutowski" w:date="2022-09-08T08:48:00Z">
          <w:pPr/>
        </w:pPrChange>
      </w:pPr>
      <w:del w:id="4680" w:author="Jarema Piekutowski" w:date="2022-09-08T08:48:00Z">
        <w:r w:rsidDel="00AC4AE7">
          <w:fldChar w:fldCharType="end"/>
        </w:r>
      </w:del>
    </w:p>
    <w:p w14:paraId="5FA0841F" w14:textId="77777777" w:rsidR="001D0179" w:rsidRPr="0023505C" w:rsidRDefault="001D0179" w:rsidP="00AC4AE7"/>
    <w:p w14:paraId="2BF9866F" w14:textId="77777777" w:rsidR="001D0179" w:rsidRPr="0023505C" w:rsidRDefault="001D0179" w:rsidP="00B43A29"/>
    <w:p w14:paraId="1F9C0A67" w14:textId="76F594DC" w:rsidR="00DE5920" w:rsidRPr="006036F6" w:rsidRDefault="00DE5920" w:rsidP="00B43A29"/>
    <w:sectPr w:rsidR="00DE5920" w:rsidRPr="006036F6" w:rsidSect="00E33295">
      <w:footerReference w:type="default" r:id="rId56"/>
      <w:pgSz w:w="11906" w:h="16838"/>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4" w:author="Marta Brzozowska" w:date="2022-08-31T08:45:00Z" w:initials="MB">
    <w:p w14:paraId="2C87E3BC" w14:textId="27DF89E8" w:rsidR="00AE5359" w:rsidRDefault="00AE5359" w:rsidP="00AE5359">
      <w:r>
        <w:rPr>
          <w:rStyle w:val="Odwoaniedokomentarza"/>
        </w:rPr>
        <w:annotationRef/>
      </w:r>
      <w:r>
        <w:t>Jak rozumieć to zdanie w kontekście zdania z poprzedniej strony: „</w:t>
      </w:r>
      <w:r w:rsidRPr="0083264A">
        <w:t>od roku 2013 wystąpił coraz silniejszy trend wzrostowy z wyraźną sezonowością</w:t>
      </w:r>
      <w:r>
        <w:t>„</w:t>
      </w:r>
      <w:r w:rsidR="00FD287A">
        <w:t xml:space="preserve"> i na kolejnej stronie: „</w:t>
      </w:r>
      <w:r w:rsidR="00FD287A" w:rsidRPr="0083264A">
        <w:t>zaobserwowany trend nie jest istotny statystycznie dla całego szeregu czasowego.</w:t>
      </w:r>
      <w:r w:rsidR="00FD287A">
        <w:t>”</w:t>
      </w:r>
    </w:p>
    <w:p w14:paraId="0B7C5879" w14:textId="7BECF5C7" w:rsidR="00FD287A" w:rsidRPr="0083264A" w:rsidRDefault="00FD287A" w:rsidP="00AE5359">
      <w:r>
        <w:t>Czy moglibyście Państwo nam trochę te kwestie objaśnić?</w:t>
      </w:r>
      <w:r w:rsidR="005F52F9">
        <w:t xml:space="preserve"> Jest trend, czy nie ma?</w:t>
      </w:r>
    </w:p>
    <w:p w14:paraId="1F370A2A" w14:textId="743878DD" w:rsidR="00AE5359" w:rsidRDefault="00AE5359">
      <w:pPr>
        <w:pStyle w:val="Tekstkomentarza"/>
      </w:pPr>
    </w:p>
  </w:comment>
  <w:comment w:id="285" w:author="Jarema Piekutowski" w:date="2022-09-07T13:55:00Z" w:initials="JP">
    <w:p w14:paraId="6555A18C" w14:textId="77777777" w:rsidR="000D2844" w:rsidRDefault="00F14F79" w:rsidP="00EC10F0">
      <w:pPr>
        <w:pStyle w:val="Tekstkomentarza"/>
      </w:pPr>
      <w:r>
        <w:rPr>
          <w:rStyle w:val="Odwoaniedokomentarza"/>
        </w:rPr>
        <w:annotationRef/>
      </w:r>
      <w:r w:rsidR="000D2844">
        <w:t>Rozwinięto wypowiedź. Wyjaśnienie dotyczące trendu znajduje się też dalej w akapicie zaczynającym się od słów "Choć obecna sytuacja wskazuje wyraźnie na silny trend wzrostowy w latach 2015-2020..."</w:t>
      </w:r>
    </w:p>
  </w:comment>
  <w:comment w:id="292" w:author="Marta Brzozowska" w:date="2022-08-31T09:23:00Z" w:initials="MB">
    <w:p w14:paraId="1809AA00" w14:textId="0D513CE7" w:rsidR="00FD287A" w:rsidRDefault="00FD287A">
      <w:pPr>
        <w:pStyle w:val="Tekstkomentarza"/>
      </w:pPr>
      <w:r>
        <w:rPr>
          <w:rStyle w:val="Odwoaniedokomentarza"/>
        </w:rPr>
        <w:annotationRef/>
      </w:r>
      <w:r>
        <w:t xml:space="preserve"> Brakuje słowa.</w:t>
      </w:r>
      <w:r w:rsidRPr="00FD287A">
        <w:t xml:space="preserve"> </w:t>
      </w:r>
      <w:r>
        <w:t>Należałoby zastosować?</w:t>
      </w:r>
    </w:p>
    <w:p w14:paraId="7E0B1056" w14:textId="173B8E98" w:rsidR="002713E0" w:rsidRDefault="002713E0">
      <w:pPr>
        <w:pStyle w:val="Tekstkomentarza"/>
      </w:pPr>
    </w:p>
  </w:comment>
  <w:comment w:id="293" w:author="Jarema Piekutowski" w:date="2022-09-07T13:57:00Z" w:initials="JP">
    <w:p w14:paraId="67309AD5" w14:textId="77777777" w:rsidR="000D2844" w:rsidRDefault="000D2844" w:rsidP="00380123">
      <w:pPr>
        <w:pStyle w:val="Tekstkomentarza"/>
      </w:pPr>
      <w:r>
        <w:rPr>
          <w:rStyle w:val="Odwoaniedokomentarza"/>
        </w:rPr>
        <w:annotationRef/>
      </w:r>
      <w:r>
        <w:t>Tak - poprawiono</w:t>
      </w:r>
    </w:p>
  </w:comment>
  <w:comment w:id="295" w:author="Marta Brzozowska" w:date="2022-08-31T09:32:00Z" w:initials="MB">
    <w:p w14:paraId="3CEA9A98" w14:textId="665CC9EE" w:rsidR="004138DD" w:rsidRDefault="004138DD">
      <w:pPr>
        <w:pStyle w:val="Tekstkomentarza"/>
      </w:pPr>
      <w:r>
        <w:rPr>
          <w:rStyle w:val="Odwoaniedokomentarza"/>
        </w:rPr>
        <w:annotationRef/>
      </w:r>
      <w:r>
        <w:t xml:space="preserve">Prośba, aby </w:t>
      </w:r>
      <w:r w:rsidR="005E4BAD">
        <w:t xml:space="preserve">w raporcie końcowym (zadanie 2) </w:t>
      </w:r>
      <w:r>
        <w:t xml:space="preserve">wyjaśniając </w:t>
      </w:r>
      <w:r w:rsidR="00977134">
        <w:t>prognozowaną</w:t>
      </w:r>
      <w:r>
        <w:t xml:space="preserve"> wartość, odnieść się też do tego, co mierzy wskaźnik i co zadzi</w:t>
      </w:r>
      <w:r w:rsidR="000D0B12">
        <w:t>ało się</w:t>
      </w:r>
      <w:r>
        <w:t xml:space="preserve"> w gospodarce, że jego wartość w ostatnich latach wzrastała. </w:t>
      </w:r>
    </w:p>
  </w:comment>
  <w:comment w:id="296" w:author="Jarema Piekutowski" w:date="2022-09-07T13:58:00Z" w:initials="JP">
    <w:p w14:paraId="24619DC6" w14:textId="77777777" w:rsidR="000D2844" w:rsidRDefault="000D2844" w:rsidP="00606800">
      <w:pPr>
        <w:pStyle w:val="Tekstkomentarza"/>
      </w:pPr>
      <w:r>
        <w:rPr>
          <w:rStyle w:val="Odwoaniedokomentarza"/>
        </w:rPr>
        <w:annotationRef/>
      </w:r>
      <w:r>
        <w:t>OK</w:t>
      </w:r>
    </w:p>
  </w:comment>
  <w:comment w:id="300" w:author="Marta Brzozowska" w:date="2022-08-31T09:39:00Z" w:initials="MB">
    <w:p w14:paraId="790A4526" w14:textId="5CC042FB" w:rsidR="00797B05" w:rsidRDefault="00797B05">
      <w:pPr>
        <w:pStyle w:val="Tekstkomentarza"/>
      </w:pPr>
      <w:r>
        <w:rPr>
          <w:rStyle w:val="Odwoaniedokomentarza"/>
        </w:rPr>
        <w:annotationRef/>
      </w:r>
      <w:r>
        <w:t>unikalnych</w:t>
      </w:r>
    </w:p>
  </w:comment>
  <w:comment w:id="301" w:author="Jarema Piekutowski" w:date="2022-09-07T13:58:00Z" w:initials="JP">
    <w:p w14:paraId="6DFD4705" w14:textId="77777777" w:rsidR="000D2844" w:rsidRDefault="000D2844" w:rsidP="001D47F5">
      <w:pPr>
        <w:pStyle w:val="Tekstkomentarza"/>
      </w:pPr>
      <w:r>
        <w:rPr>
          <w:rStyle w:val="Odwoaniedokomentarza"/>
        </w:rPr>
        <w:annotationRef/>
      </w:r>
      <w:r>
        <w:t>Dodano</w:t>
      </w:r>
    </w:p>
  </w:comment>
  <w:comment w:id="303" w:author="Marta Brzozowska" w:date="2022-08-31T09:38:00Z" w:initials="MB">
    <w:p w14:paraId="4631ED7D" w14:textId="3B41C5DA" w:rsidR="00797B05" w:rsidRDefault="00797B05">
      <w:pPr>
        <w:pStyle w:val="Tekstkomentarza"/>
      </w:pPr>
      <w:r>
        <w:rPr>
          <w:rStyle w:val="Odwoaniedokomentarza"/>
        </w:rPr>
        <w:annotationRef/>
      </w:r>
      <w:r>
        <w:t>Unikalnych przedsiębiorstw (w stosunku do obecnej grupy)</w:t>
      </w:r>
    </w:p>
  </w:comment>
  <w:comment w:id="304" w:author="Jarema Piekutowski" w:date="2022-09-07T13:58:00Z" w:initials="JP">
    <w:p w14:paraId="6528DF8C" w14:textId="77777777" w:rsidR="000D2844" w:rsidRDefault="000D2844" w:rsidP="008A6E32">
      <w:pPr>
        <w:pStyle w:val="Tekstkomentarza"/>
      </w:pPr>
      <w:r>
        <w:rPr>
          <w:rStyle w:val="Odwoaniedokomentarza"/>
        </w:rPr>
        <w:annotationRef/>
      </w:r>
      <w:r>
        <w:t>Dodano</w:t>
      </w:r>
    </w:p>
  </w:comment>
  <w:comment w:id="306" w:author="Błażejczyk-Kielan Anna" w:date="2022-08-31T14:51:00Z" w:initials="BA">
    <w:p w14:paraId="3E7C8744" w14:textId="5370A344" w:rsidR="00811852" w:rsidRDefault="00811852">
      <w:pPr>
        <w:pStyle w:val="Tekstkomentarza"/>
      </w:pPr>
      <w:r>
        <w:rPr>
          <w:rStyle w:val="Odwoaniedokomentarza"/>
        </w:rPr>
        <w:annotationRef/>
      </w:r>
      <w:r>
        <w:t>Niejasne (styl)</w:t>
      </w:r>
    </w:p>
  </w:comment>
  <w:comment w:id="307" w:author="Jarema Piekutowski" w:date="2022-09-07T13:59:00Z" w:initials="JP">
    <w:p w14:paraId="4ADA9081" w14:textId="77777777" w:rsidR="000D2844" w:rsidRDefault="000D2844" w:rsidP="00D42B20">
      <w:pPr>
        <w:pStyle w:val="Tekstkomentarza"/>
      </w:pPr>
      <w:r>
        <w:rPr>
          <w:rStyle w:val="Odwoaniedokomentarza"/>
        </w:rPr>
        <w:annotationRef/>
      </w:r>
      <w:r>
        <w:t>Poprawiono</w:t>
      </w:r>
    </w:p>
  </w:comment>
  <w:comment w:id="313" w:author="Marta Brzozowska" w:date="2022-08-31T09:45:00Z" w:initials="MB">
    <w:p w14:paraId="34634B82" w14:textId="684B6176" w:rsidR="00A83C4E" w:rsidRDefault="00A83C4E">
      <w:pPr>
        <w:pStyle w:val="Tekstkomentarza"/>
      </w:pPr>
      <w:r>
        <w:rPr>
          <w:rStyle w:val="Odwoaniedokomentarza"/>
        </w:rPr>
        <w:annotationRef/>
      </w:r>
      <w:r>
        <w:t>To na pewno są właściwe wykresy? Wyglądają tak samo jak dla wskaźnika rezultatu w PI 3a.</w:t>
      </w:r>
    </w:p>
  </w:comment>
  <w:comment w:id="315" w:author="Marta Brzozowska" w:date="2022-08-31T09:46:00Z" w:initials="MB">
    <w:p w14:paraId="1DD84848" w14:textId="4F12CA56" w:rsidR="00A83C4E" w:rsidRDefault="00A83C4E">
      <w:pPr>
        <w:pStyle w:val="Tekstkomentarza"/>
      </w:pPr>
      <w:r>
        <w:rPr>
          <w:rStyle w:val="Odwoaniedokomentarza"/>
        </w:rPr>
        <w:annotationRef/>
      </w:r>
      <w:r>
        <w:t>Na którym z wykresów dotyczących dekompozycji widać trend liniowy?</w:t>
      </w:r>
    </w:p>
  </w:comment>
  <w:comment w:id="316" w:author="Jarema Piekutowski" w:date="2022-09-07T14:04:00Z" w:initials="JP">
    <w:p w14:paraId="065717AE" w14:textId="77777777" w:rsidR="005D0FB3" w:rsidRDefault="005D0FB3" w:rsidP="00EF2AE7">
      <w:pPr>
        <w:pStyle w:val="Tekstkomentarza"/>
      </w:pPr>
      <w:r>
        <w:rPr>
          <w:rStyle w:val="Odwoaniedokomentarza"/>
        </w:rPr>
        <w:annotationRef/>
      </w:r>
      <w:r>
        <w:t>W poprzedniej wersji omyłkowo wstawiono w tej części niewłaściwe wykresy. W obecnej zostały one wymienione na właściwe. Trend widać na wykresie drugim ("Trend").</w:t>
      </w:r>
    </w:p>
  </w:comment>
  <w:comment w:id="321" w:author="Marta Brzozowska" w:date="2022-08-31T09:50:00Z" w:initials="MB">
    <w:p w14:paraId="1EE9175E" w14:textId="306521ED" w:rsidR="00A83C4E" w:rsidRDefault="00A83C4E">
      <w:pPr>
        <w:pStyle w:val="Tekstkomentarza"/>
      </w:pPr>
      <w:r>
        <w:rPr>
          <w:rStyle w:val="Odwoaniedokomentarza"/>
        </w:rPr>
        <w:annotationRef/>
      </w:r>
      <w:r>
        <w:t xml:space="preserve">Prośba o umieszczenie na początku raportu informacji, jaki kurs przyjęliście Państwo do przeliczeń alokacji. </w:t>
      </w:r>
    </w:p>
  </w:comment>
  <w:comment w:id="322" w:author="Marta Brzozowska" w:date="2022-08-31T09:58:00Z" w:initials="MB">
    <w:p w14:paraId="2E7CC974" w14:textId="5B6782C7" w:rsidR="00E46D69" w:rsidRDefault="00E46D69">
      <w:pPr>
        <w:pStyle w:val="Tekstkomentarza"/>
      </w:pPr>
      <w:r>
        <w:rPr>
          <w:rStyle w:val="Odwoaniedokomentarza"/>
        </w:rPr>
        <w:annotationRef/>
      </w:r>
      <w:r>
        <w:t>W SZOOP nie ma wartości docelowych</w:t>
      </w:r>
      <w:r w:rsidR="00F61B32">
        <w:t xml:space="preserve"> dla wsk. covidowych</w:t>
      </w:r>
      <w:r>
        <w:t>, ale w Programie są określone. Do nich trzeba odnieść wartości osiągnięte z WoD.</w:t>
      </w:r>
    </w:p>
  </w:comment>
  <w:comment w:id="327" w:author="Marta Brzozowska" w:date="2022-09-02T08:29:00Z" w:initials="MB">
    <w:p w14:paraId="6D06B520" w14:textId="2A55A421" w:rsidR="00665187" w:rsidRDefault="00665187">
      <w:pPr>
        <w:pStyle w:val="Tekstkomentarza"/>
      </w:pPr>
      <w:r>
        <w:rPr>
          <w:rStyle w:val="Odwoaniedokomentarza"/>
        </w:rPr>
        <w:annotationRef/>
      </w:r>
      <w:r w:rsidR="00483A6C">
        <w:t xml:space="preserve">Zakresem badania są objęte wskaźniki zawarte w dokumencie programowym (pkt III SOPZ). Proszę odwoływać się do niego, jeśli chodzi o rodzaj i wartość docelową wskaźników. </w:t>
      </w:r>
      <w:r>
        <w:t>Inf.Q powinna być traktowana pomocniczo, odnosi się do SZOOP.</w:t>
      </w:r>
    </w:p>
  </w:comment>
  <w:comment w:id="328" w:author="Marta Brzozowska" w:date="2022-09-02T08:40:00Z" w:initials="MB">
    <w:p w14:paraId="566EBF53" w14:textId="5485C593" w:rsidR="00483A6C" w:rsidRDefault="00483A6C">
      <w:pPr>
        <w:pStyle w:val="Tekstkomentarza"/>
      </w:pPr>
      <w:r>
        <w:rPr>
          <w:rStyle w:val="Odwoaniedokomentarza"/>
        </w:rPr>
        <w:annotationRef/>
      </w:r>
      <w:r>
        <w:t>Do przeliczenia</w:t>
      </w:r>
    </w:p>
  </w:comment>
  <w:comment w:id="329" w:author="Marta Brzozowska" w:date="2022-09-02T08:30:00Z" w:initials="MB">
    <w:p w14:paraId="1DC71F3A" w14:textId="77E620A4" w:rsidR="00665187" w:rsidRDefault="00665187">
      <w:pPr>
        <w:pStyle w:val="Tekstkomentarza"/>
      </w:pPr>
      <w:r>
        <w:rPr>
          <w:rStyle w:val="Odwoaniedokomentarza"/>
        </w:rPr>
        <w:annotationRef/>
      </w:r>
      <w:r>
        <w:t>1550</w:t>
      </w:r>
    </w:p>
  </w:comment>
  <w:comment w:id="330" w:author="Marta Brzozowska" w:date="2022-08-31T10:00:00Z" w:initials="MB">
    <w:p w14:paraId="4654F5EE" w14:textId="265FE5DB" w:rsidR="00E46D69" w:rsidRDefault="00E46D69">
      <w:pPr>
        <w:pStyle w:val="Tekstkomentarza"/>
      </w:pPr>
      <w:r>
        <w:rPr>
          <w:rStyle w:val="Odwoaniedokomentarza"/>
        </w:rPr>
        <w:annotationRef/>
      </w:r>
      <w:r>
        <w:t>Trzeba przeliczyć dla wartości docelowych określonych w POPW (dokumencie programowym)</w:t>
      </w:r>
    </w:p>
  </w:comment>
  <w:comment w:id="331" w:author="Marta Brzozowska" w:date="2022-08-31T10:14:00Z" w:initials="MB">
    <w:p w14:paraId="79EE384E" w14:textId="1C5E00D0" w:rsidR="00BA2F89" w:rsidRDefault="00BA2F89">
      <w:pPr>
        <w:pStyle w:val="Tekstkomentarza"/>
      </w:pPr>
      <w:r>
        <w:rPr>
          <w:rStyle w:val="Odwoaniedokomentarza"/>
        </w:rPr>
        <w:annotationRef/>
      </w:r>
      <w:r>
        <w:t>jw</w:t>
      </w:r>
    </w:p>
  </w:comment>
  <w:comment w:id="332" w:author="Marta Brzozowska" w:date="2022-09-02T08:30:00Z" w:initials="MB">
    <w:p w14:paraId="38C5EF09" w14:textId="77777777" w:rsidR="00665187" w:rsidRDefault="00665187" w:rsidP="00665187">
      <w:pPr>
        <w:pStyle w:val="Tekstkomentarza"/>
      </w:pPr>
      <w:r>
        <w:rPr>
          <w:rStyle w:val="Odwoaniedokomentarza"/>
        </w:rPr>
        <w:annotationRef/>
      </w:r>
      <w:r>
        <w:rPr>
          <w:rStyle w:val="Odwoaniedokomentarza"/>
        </w:rPr>
        <w:annotationRef/>
      </w:r>
      <w:r>
        <w:t>1550</w:t>
      </w:r>
    </w:p>
    <w:p w14:paraId="754E4D43" w14:textId="1C7008BC" w:rsidR="00665187" w:rsidRDefault="00665187">
      <w:pPr>
        <w:pStyle w:val="Tekstkomentarza"/>
      </w:pPr>
    </w:p>
  </w:comment>
  <w:comment w:id="333" w:author="Marta Brzozowska" w:date="2022-08-31T10:00:00Z" w:initials="MB">
    <w:p w14:paraId="26599ECF" w14:textId="230795D0" w:rsidR="00E46D69" w:rsidRDefault="00E46D69">
      <w:pPr>
        <w:pStyle w:val="Tekstkomentarza"/>
      </w:pPr>
      <w:r>
        <w:rPr>
          <w:rStyle w:val="Odwoaniedokomentarza"/>
        </w:rPr>
        <w:annotationRef/>
      </w:r>
      <w:r>
        <w:t>jw</w:t>
      </w:r>
    </w:p>
  </w:comment>
  <w:comment w:id="334" w:author="Marta Brzozowska" w:date="2022-08-31T10:14:00Z" w:initials="MB">
    <w:p w14:paraId="5D51DF56" w14:textId="2657D4F7" w:rsidR="00BA2F89" w:rsidRDefault="00BA2F89">
      <w:pPr>
        <w:pStyle w:val="Tekstkomentarza"/>
      </w:pPr>
      <w:r>
        <w:rPr>
          <w:rStyle w:val="Odwoaniedokomentarza"/>
        </w:rPr>
        <w:annotationRef/>
      </w:r>
      <w:r>
        <w:t>jw</w:t>
      </w:r>
    </w:p>
  </w:comment>
  <w:comment w:id="335" w:author="Marta Brzozowska" w:date="2022-09-02T08:30:00Z" w:initials="MB">
    <w:p w14:paraId="110BCD52" w14:textId="2E15A6F6" w:rsidR="00665187" w:rsidRDefault="00665187">
      <w:pPr>
        <w:pStyle w:val="Tekstkomentarza"/>
      </w:pPr>
      <w:r>
        <w:rPr>
          <w:rStyle w:val="Odwoaniedokomentarza"/>
        </w:rPr>
        <w:annotationRef/>
      </w:r>
      <w:r>
        <w:t>113 581 780</w:t>
      </w:r>
    </w:p>
  </w:comment>
  <w:comment w:id="336" w:author="Marta Brzozowska" w:date="2022-08-31T10:01:00Z" w:initials="MB">
    <w:p w14:paraId="750B1BD5" w14:textId="763E8B7E" w:rsidR="00E46D69" w:rsidRDefault="00E46D69">
      <w:pPr>
        <w:pStyle w:val="Tekstkomentarza"/>
      </w:pPr>
      <w:r>
        <w:rPr>
          <w:rStyle w:val="Odwoaniedokomentarza"/>
        </w:rPr>
        <w:annotationRef/>
      </w:r>
      <w:r>
        <w:t>jw.</w:t>
      </w:r>
    </w:p>
  </w:comment>
  <w:comment w:id="337" w:author="Marta Brzozowska" w:date="2022-08-31T10:14:00Z" w:initials="MB">
    <w:p w14:paraId="1291D0B7" w14:textId="39DF7200" w:rsidR="00BA2F89" w:rsidRDefault="00BA2F89">
      <w:pPr>
        <w:pStyle w:val="Tekstkomentarza"/>
      </w:pPr>
      <w:r>
        <w:rPr>
          <w:rStyle w:val="Odwoaniedokomentarza"/>
        </w:rPr>
        <w:annotationRef/>
      </w:r>
      <w:r>
        <w:t>Jw.</w:t>
      </w:r>
    </w:p>
  </w:comment>
  <w:comment w:id="340" w:author="Marta Brzozowska" w:date="2022-09-02T08:40:00Z" w:initials="MB">
    <w:p w14:paraId="32865C75" w14:textId="27E423C5" w:rsidR="00483A6C" w:rsidRDefault="00483A6C">
      <w:pPr>
        <w:pStyle w:val="Tekstkomentarza"/>
      </w:pPr>
      <w:r>
        <w:rPr>
          <w:rStyle w:val="Odwoaniedokomentarza"/>
        </w:rPr>
        <w:annotationRef/>
      </w:r>
      <w:r>
        <w:t>Do przeliczenia</w:t>
      </w:r>
    </w:p>
  </w:comment>
  <w:comment w:id="341" w:author="Marta Brzozowska" w:date="2022-08-31T10:05:00Z" w:initials="MB">
    <w:p w14:paraId="4801D6C7" w14:textId="24AB9788" w:rsidR="00BA2F89" w:rsidRDefault="00BA2F89">
      <w:pPr>
        <w:pStyle w:val="Tekstkomentarza"/>
      </w:pPr>
      <w:r>
        <w:rPr>
          <w:rStyle w:val="Odwoaniedokomentarza"/>
        </w:rPr>
        <w:annotationRef/>
      </w:r>
      <w:r>
        <w:t>Covidowe wskaźniki nie przekroczą</w:t>
      </w:r>
    </w:p>
  </w:comment>
  <w:comment w:id="342" w:author="Marta Brzozowska" w:date="2022-08-31T10:14:00Z" w:initials="MB">
    <w:p w14:paraId="5FF91890" w14:textId="0E1899D8" w:rsidR="00A437A1" w:rsidRDefault="00A437A1">
      <w:pPr>
        <w:pStyle w:val="Tekstkomentarza"/>
      </w:pPr>
      <w:r>
        <w:rPr>
          <w:rStyle w:val="Odwoaniedokomentarza"/>
        </w:rPr>
        <w:annotationRef/>
      </w:r>
      <w:r>
        <w:t>Do dodania wskaźniki covidowe</w:t>
      </w:r>
    </w:p>
  </w:comment>
  <w:comment w:id="343" w:author="Marta Brzozowska" w:date="2022-08-31T10:15:00Z" w:initials="MB">
    <w:p w14:paraId="60D2B0E9" w14:textId="7281A793" w:rsidR="00A437A1" w:rsidRDefault="00A437A1">
      <w:pPr>
        <w:pStyle w:val="Tekstkomentarza"/>
      </w:pPr>
      <w:r>
        <w:rPr>
          <w:rStyle w:val="Odwoaniedokomentarza"/>
        </w:rPr>
        <w:annotationRef/>
      </w:r>
      <w:r>
        <w:t>Liczyliście Państwo dla projektów zakończonych? Czy chodzi o wartość z Inf.Q, która podana jest dla ostatniego WoP (niekoniecznie końcowego).</w:t>
      </w:r>
    </w:p>
  </w:comment>
  <w:comment w:id="344" w:author="Marta Brzozowska" w:date="2022-08-31T10:16:00Z" w:initials="MB">
    <w:p w14:paraId="7306B560" w14:textId="4CE47002" w:rsidR="00A437A1" w:rsidRDefault="00A437A1">
      <w:pPr>
        <w:pStyle w:val="Tekstkomentarza"/>
      </w:pPr>
      <w:r>
        <w:rPr>
          <w:rStyle w:val="Odwoaniedokomentarza"/>
        </w:rPr>
        <w:annotationRef/>
      </w:r>
      <w:r>
        <w:t>Czy to nie będzie ostatecznie oznaczało rozwiązania umowy?</w:t>
      </w:r>
    </w:p>
  </w:comment>
  <w:comment w:id="346" w:author="Marta Brzozowska" w:date="2022-08-31T10:19:00Z" w:initials="MB">
    <w:p w14:paraId="6980314D" w14:textId="77777777" w:rsidR="00A95EAF" w:rsidRDefault="00A95EAF" w:rsidP="00A95EAF">
      <w:pPr>
        <w:pStyle w:val="Tekstkomentarza"/>
      </w:pPr>
      <w:r>
        <w:rPr>
          <w:rStyle w:val="Odwoaniedokomentarza"/>
        </w:rPr>
        <w:annotationRef/>
      </w:r>
      <w:r>
        <w:t>To na pewno są właściwe wykresy? Wyglądają tak samo jak dla wskaźnika rezultatu w PI 3a.</w:t>
      </w:r>
    </w:p>
    <w:p w14:paraId="139E71E2" w14:textId="75F03E12" w:rsidR="00A95EAF" w:rsidRDefault="00A95EAF">
      <w:pPr>
        <w:pStyle w:val="Tekstkomentarza"/>
      </w:pPr>
    </w:p>
  </w:comment>
  <w:comment w:id="348" w:author="Marta Brzozowska" w:date="2022-08-31T10:20:00Z" w:initials="MB">
    <w:p w14:paraId="69D95A48" w14:textId="77777777" w:rsidR="00A95EAF" w:rsidRDefault="00A95EAF">
      <w:pPr>
        <w:pStyle w:val="Tekstkomentarza"/>
      </w:pPr>
      <w:r>
        <w:rPr>
          <w:rStyle w:val="Odwoaniedokomentarza"/>
        </w:rPr>
        <w:annotationRef/>
      </w:r>
      <w:r>
        <w:t>Na którym wykresie widać trend liniowy?</w:t>
      </w:r>
    </w:p>
    <w:p w14:paraId="303CD07B" w14:textId="77777777" w:rsidR="00A33DA2" w:rsidRDefault="00A33DA2">
      <w:pPr>
        <w:pStyle w:val="Tekstkomentarza"/>
      </w:pPr>
    </w:p>
    <w:p w14:paraId="1C8A3659" w14:textId="7AE3E697" w:rsidR="00A33DA2" w:rsidRDefault="00A33DA2">
      <w:pPr>
        <w:pStyle w:val="Tekstkomentarza"/>
      </w:pPr>
      <w:r>
        <w:t xml:space="preserve">Ten wskaźnik z zasady będzie miał trend rosnący, bo podaje dane kumulatywnie. </w:t>
      </w:r>
      <w:r w:rsidR="00433481">
        <w:t>Nie ma możliwości, żeby dane w kolejnym roku były niższe od poprzedniego.</w:t>
      </w:r>
    </w:p>
  </w:comment>
  <w:comment w:id="349" w:author="Jarema Piekutowski" w:date="2022-09-07T14:06:00Z" w:initials="JP">
    <w:p w14:paraId="74F60D6F" w14:textId="77777777" w:rsidR="00750F27" w:rsidRDefault="005D0FB3" w:rsidP="008423A1">
      <w:pPr>
        <w:pStyle w:val="Tekstkomentarza"/>
      </w:pPr>
      <w:r>
        <w:rPr>
          <w:rStyle w:val="Odwoaniedokomentarza"/>
        </w:rPr>
        <w:annotationRef/>
      </w:r>
      <w:r w:rsidR="00750F27">
        <w:t>Wymieniono wykres na właściwy. Prognozy w obecnej wersji zostały przygotowane przy uwzględnieniu ww. założenia kumulacji.</w:t>
      </w:r>
    </w:p>
  </w:comment>
  <w:comment w:id="375" w:author="Marta Brzozowska" w:date="2022-08-31T10:24:00Z" w:initials="MB">
    <w:p w14:paraId="3D9A1AF2" w14:textId="037C1AA3" w:rsidR="00C91585" w:rsidRDefault="00C91585">
      <w:pPr>
        <w:pStyle w:val="Tekstkomentarza"/>
      </w:pPr>
      <w:r>
        <w:rPr>
          <w:rStyle w:val="Odwoaniedokomentarza"/>
        </w:rPr>
        <w:annotationRef/>
      </w:r>
      <w:r>
        <w:t>Zabrakło wykresu</w:t>
      </w:r>
    </w:p>
  </w:comment>
  <w:comment w:id="379" w:author="Marta Brzozowska" w:date="2022-08-31T10:41:00Z" w:initials="MB">
    <w:p w14:paraId="751DD52A" w14:textId="77777777" w:rsidR="009C32FC" w:rsidRDefault="00061ADC">
      <w:pPr>
        <w:pStyle w:val="Tekstkomentarza"/>
      </w:pPr>
      <w:r>
        <w:rPr>
          <w:rStyle w:val="Odwoaniedokomentarza"/>
        </w:rPr>
        <w:annotationRef/>
      </w:r>
      <w:r>
        <w:t>Możemy przecież podać wartość na podstawie UoD bez NIP powtarzających się  i to będzie bardziej realne niż przyjmowanie założeń</w:t>
      </w:r>
      <w:r w:rsidR="009C32FC">
        <w:t xml:space="preserve"> ex-ante</w:t>
      </w:r>
      <w:r>
        <w:t>.</w:t>
      </w:r>
      <w:r w:rsidR="00C43181">
        <w:t xml:space="preserve"> </w:t>
      </w:r>
    </w:p>
    <w:p w14:paraId="002E9C4D" w14:textId="169592B0" w:rsidR="00061ADC" w:rsidRDefault="00665187">
      <w:pPr>
        <w:pStyle w:val="Tekstkomentarza"/>
      </w:pPr>
      <w:r>
        <w:t xml:space="preserve">Mamy tą wartość z </w:t>
      </w:r>
      <w:r w:rsidR="00C43181">
        <w:t xml:space="preserve"> Inf2Q22 – </w:t>
      </w:r>
      <w:r w:rsidR="00C43181" w:rsidRPr="00C43181">
        <w:rPr>
          <w:b/>
          <w:bCs/>
        </w:rPr>
        <w:t>3302.</w:t>
      </w:r>
      <w:r w:rsidR="00061ADC">
        <w:t xml:space="preserve"> </w:t>
      </w:r>
    </w:p>
    <w:p w14:paraId="1C9302A8" w14:textId="793FD823" w:rsidR="00C43181" w:rsidRDefault="00C43181">
      <w:pPr>
        <w:pStyle w:val="Tekstkomentarza"/>
      </w:pPr>
      <w:r>
        <w:t>Oznacza to prognozowane przekroczenie wartości docelowej.</w:t>
      </w:r>
    </w:p>
  </w:comment>
  <w:comment w:id="381" w:author="Gromek-Wichrowska Katarzyna" w:date="2022-09-01T12:45:00Z" w:initials="GWK">
    <w:p w14:paraId="5BA4D40F" w14:textId="7C48C5CC" w:rsidR="00D745F0" w:rsidRDefault="00D745F0">
      <w:pPr>
        <w:pStyle w:val="Tekstkomentarza"/>
      </w:pPr>
      <w:r>
        <w:rPr>
          <w:rStyle w:val="Odwoaniedokomentarza"/>
        </w:rPr>
        <w:annotationRef/>
      </w:r>
      <w:r>
        <w:t xml:space="preserve">To jest stan na koniec II kwartału, bo jak to możliwe że WoD zostały złożone na kwotę niższą niż budżet naboru a umowy zostały zakontraktowane na kwotę znacznie wyższą. Do weryfikacji ten zapis. Może jakoś inaczej to trzeba ująć. </w:t>
      </w:r>
    </w:p>
  </w:comment>
  <w:comment w:id="382" w:author="Marta Brzozowska" w:date="2022-09-02T08:26:00Z" w:initials="MB">
    <w:p w14:paraId="5BF85611" w14:textId="32EE13B3" w:rsidR="00665187" w:rsidRDefault="00665187">
      <w:pPr>
        <w:pStyle w:val="Tekstkomentarza"/>
      </w:pPr>
      <w:r>
        <w:rPr>
          <w:rStyle w:val="Odwoaniedokomentarza"/>
        </w:rPr>
        <w:annotationRef/>
      </w:r>
      <w:r>
        <w:t>Wydaje mi się, że Wykonawca posługuje się wartością umów z 2Q22, a alokacją na nabór z 2016/17. Prawdopodobnie zwiększono dofinansowanie umów w trakcie ich realizacji. Prośba do Wykonawcy o sprawdzenie i odpowiednie ujęcie zapisów.</w:t>
      </w:r>
    </w:p>
  </w:comment>
  <w:comment w:id="383" w:author="Marta Brzozowska" w:date="2022-08-31T12:03:00Z" w:initials="MB">
    <w:p w14:paraId="1E0E792E" w14:textId="1AEE4576" w:rsidR="00CF7011" w:rsidRDefault="00CF7011">
      <w:pPr>
        <w:pStyle w:val="Tekstkomentarza"/>
      </w:pPr>
      <w:r>
        <w:rPr>
          <w:rStyle w:val="Odwoaniedokomentarza"/>
        </w:rPr>
        <w:annotationRef/>
      </w:r>
      <w:r>
        <w:t>Mają Państwo na myśli alokację w PI 4e?</w:t>
      </w:r>
    </w:p>
  </w:comment>
  <w:comment w:id="384" w:author="Gromek-Wichrowska Katarzyna" w:date="2022-09-01T12:47:00Z" w:initials="GWK">
    <w:p w14:paraId="0ED924BE" w14:textId="2456F3E5" w:rsidR="00D745F0" w:rsidRDefault="00D745F0">
      <w:pPr>
        <w:pStyle w:val="Tekstkomentarza"/>
      </w:pPr>
      <w:r>
        <w:rPr>
          <w:rStyle w:val="Odwoaniedokomentarza"/>
        </w:rPr>
        <w:annotationRef/>
      </w:r>
      <w:r>
        <w:t>Wymienione zostały poniżej tylko trzy wskaźniki</w:t>
      </w:r>
    </w:p>
  </w:comment>
  <w:comment w:id="389" w:author="Marta Brzozowska" w:date="2022-09-02T08:45:00Z" w:initials="MB">
    <w:p w14:paraId="3A11C64E" w14:textId="2224EE8A" w:rsidR="00433481" w:rsidRDefault="00433481">
      <w:pPr>
        <w:pStyle w:val="Tekstkomentarza"/>
      </w:pPr>
      <w:r>
        <w:rPr>
          <w:rStyle w:val="Odwoaniedokomentarza"/>
        </w:rPr>
        <w:annotationRef/>
      </w:r>
      <w:r>
        <w:t>To jest za duże uproszczenie. Wydaje się nieuprawnione</w:t>
      </w:r>
      <w:r w:rsidR="001C2871">
        <w:t xml:space="preserve"> i nierealne</w:t>
      </w:r>
      <w:r>
        <w:t xml:space="preserve">. </w:t>
      </w:r>
    </w:p>
    <w:p w14:paraId="14122864" w14:textId="5EFFB0DE" w:rsidR="00433481" w:rsidRDefault="00433481">
      <w:pPr>
        <w:pStyle w:val="Tekstkomentarza"/>
      </w:pPr>
      <w:r>
        <w:t xml:space="preserve">Trzeba w badaniu dokładniej przyjrzeć się wpływowi pandemii na wartość wskaźnika w przyszłości. Trzeba poszukać badań, </w:t>
      </w:r>
      <w:r w:rsidR="00C64568">
        <w:t xml:space="preserve">które mówią o zachowanych po pandemii, </w:t>
      </w:r>
      <w:r>
        <w:t xml:space="preserve">uwzględnić w rozmowach z beneficjentami, jakie są tendencje po zniesieniu obostrzeń. Czy i kiedy ew. wskaźnik będzie rósł i do jakiego poziomu ew. może wrócić? Czy to na pewno będzie wartość sprzed pandemii z 2019 r.? Koniecznie trzeba lepiej uzasadnić przyjęte scenariusze, ew. je zmodyfikować. </w:t>
      </w:r>
    </w:p>
  </w:comment>
  <w:comment w:id="390" w:author="Jarema Piekutowski" w:date="2022-09-07T14:19:00Z" w:initials="JP">
    <w:p w14:paraId="6183C07D" w14:textId="77777777" w:rsidR="00540864" w:rsidRDefault="00540864" w:rsidP="00230FCD">
      <w:pPr>
        <w:pStyle w:val="Tekstkomentarza"/>
      </w:pPr>
      <w:r>
        <w:rPr>
          <w:rStyle w:val="Odwoaniedokomentarza"/>
        </w:rPr>
        <w:annotationRef/>
      </w:r>
      <w:r>
        <w:t>Z tego powodu we wstępnej wersji przyjęto scenariusz pesymistyczny, co zostało uzasadnione w dalszej części materiału.</w:t>
      </w:r>
    </w:p>
  </w:comment>
  <w:comment w:id="405" w:author="Błażejczyk-Kielan Anna" w:date="2022-08-31T15:42:00Z" w:initials="BA">
    <w:p w14:paraId="027044FE" w14:textId="114A7E52" w:rsidR="00811852" w:rsidRDefault="00811852">
      <w:pPr>
        <w:pStyle w:val="Tekstkomentarza"/>
      </w:pPr>
      <w:r>
        <w:rPr>
          <w:rStyle w:val="Odwoaniedokomentarza"/>
        </w:rPr>
        <w:annotationRef/>
      </w:r>
      <w:r>
        <w:t>gramat</w:t>
      </w:r>
    </w:p>
  </w:comment>
  <w:comment w:id="404" w:author="Marta Brzozowska" w:date="2022-08-31T13:16:00Z" w:initials="MB">
    <w:p w14:paraId="013F6EAB" w14:textId="77777777" w:rsidR="005B4C9A" w:rsidRDefault="005B4C9A">
      <w:pPr>
        <w:pStyle w:val="Tekstkomentarza"/>
      </w:pPr>
      <w:r>
        <w:rPr>
          <w:rStyle w:val="Odwoaniedokomentarza"/>
        </w:rPr>
        <w:annotationRef/>
      </w:r>
      <w:r>
        <w:t>A</w:t>
      </w:r>
      <w:r w:rsidR="009E4982">
        <w:t xml:space="preserve"> uwzględniono</w:t>
      </w:r>
      <w:r>
        <w:t xml:space="preserve"> ryzyko ich</w:t>
      </w:r>
      <w:r w:rsidR="009E4982">
        <w:t xml:space="preserve"> nie</w:t>
      </w:r>
      <w:r>
        <w:t>zakończenia?</w:t>
      </w:r>
    </w:p>
    <w:p w14:paraId="73FA626A" w14:textId="78A905A0" w:rsidR="00AC2E11" w:rsidRDefault="00AC2E11">
      <w:pPr>
        <w:pStyle w:val="Tekstkomentarza"/>
      </w:pPr>
      <w:r>
        <w:t>W badaniu trzeba będzie się nad tym pochylić.</w:t>
      </w:r>
    </w:p>
  </w:comment>
  <w:comment w:id="406" w:author="Marta Brzozowska" w:date="2022-08-31T13:21:00Z" w:initials="MB">
    <w:p w14:paraId="6F02A0EC" w14:textId="77777777" w:rsidR="005D1DE8" w:rsidRDefault="005D1DE8">
      <w:pPr>
        <w:pStyle w:val="Tekstkomentarza"/>
      </w:pPr>
      <w:r>
        <w:rPr>
          <w:rStyle w:val="Odwoaniedokomentarza"/>
        </w:rPr>
        <w:annotationRef/>
      </w:r>
      <w:r>
        <w:t>Niejasne. Chodzi o projekty POPW? Projekt, który miał się zakończyć w 2021 już się zakończył?</w:t>
      </w:r>
    </w:p>
    <w:p w14:paraId="05D5B805" w14:textId="1FFEFED8" w:rsidR="004F7007" w:rsidRDefault="006D677D">
      <w:pPr>
        <w:pStyle w:val="Tekstkomentarza"/>
      </w:pPr>
      <w:r>
        <w:t>N</w:t>
      </w:r>
      <w:r w:rsidR="004F7007">
        <w:t>a wartość wskaźnika WDDT wpływają nie tylko projekty POPW. Skąd pewność, że inne projekty drogowe w PW wpływające na wartość wskaźnika zostaną zrealizowane? Przeanalizowano je?</w:t>
      </w:r>
    </w:p>
  </w:comment>
  <w:comment w:id="408" w:author="Marta Brzozowska" w:date="2022-08-31T13:25:00Z" w:initials="MB">
    <w:p w14:paraId="5C8A245E" w14:textId="1617A0FF" w:rsidR="004F7007" w:rsidRDefault="004F7007">
      <w:pPr>
        <w:pStyle w:val="Tekstkomentarza"/>
      </w:pPr>
      <w:r>
        <w:rPr>
          <w:rStyle w:val="Odwoaniedokomentarza"/>
        </w:rPr>
        <w:annotationRef/>
      </w:r>
      <w:r>
        <w:t>Zgodnie z zapisami POPW</w:t>
      </w:r>
    </w:p>
  </w:comment>
  <w:comment w:id="426" w:author="Marta Brzozowska" w:date="2022-08-31T13:30:00Z" w:initials="MB">
    <w:p w14:paraId="25E01EEC" w14:textId="76FA853E" w:rsidR="00D276BB" w:rsidRDefault="00D276BB">
      <w:pPr>
        <w:pStyle w:val="Tekstkomentarza"/>
      </w:pPr>
      <w:r>
        <w:rPr>
          <w:rStyle w:val="Odwoaniedokomentarza"/>
        </w:rPr>
        <w:annotationRef/>
      </w:r>
      <w:r w:rsidR="003D13D0">
        <w:t>Realokacja jest procedowana, ale nie doszła jeszcze formalnie do KE</w:t>
      </w:r>
      <w:r>
        <w:t xml:space="preserve">. IŻ chciałaby przenieść te środki z osi II do III. </w:t>
      </w:r>
      <w:r w:rsidR="0047758D">
        <w:t xml:space="preserve">Nie możemy pisać o tym w trybie dokonanym. </w:t>
      </w:r>
    </w:p>
  </w:comment>
  <w:comment w:id="428" w:author="Marta Brzozowska" w:date="2022-08-31T14:28:00Z" w:initials="MB">
    <w:p w14:paraId="28C60D9F" w14:textId="5CB394F2" w:rsidR="0011229D" w:rsidRDefault="0011229D">
      <w:pPr>
        <w:pStyle w:val="Tekstkomentarza"/>
      </w:pPr>
      <w:r>
        <w:rPr>
          <w:rStyle w:val="Odwoaniedokomentarza"/>
        </w:rPr>
        <w:annotationRef/>
      </w:r>
      <w:r>
        <w:t>To nie jest wskaźnik programowy. Nie jest przedmiotem badania, jeśli nie ma wpływu na kwestie w nim analizowane.</w:t>
      </w:r>
    </w:p>
  </w:comment>
  <w:comment w:id="429" w:author="Marta Brzozowska" w:date="2022-09-02T08:59:00Z" w:initials="MB">
    <w:p w14:paraId="7F99F0DA" w14:textId="0F692D49" w:rsidR="00114F22" w:rsidRDefault="00114F22">
      <w:pPr>
        <w:pStyle w:val="Tekstkomentarza"/>
      </w:pPr>
      <w:r>
        <w:rPr>
          <w:rStyle w:val="Odwoaniedokomentarza"/>
        </w:rPr>
        <w:annotationRef/>
      </w:r>
      <w:r>
        <w:t>Nie ma tego wskaźnika w programie.</w:t>
      </w:r>
    </w:p>
  </w:comment>
  <w:comment w:id="430" w:author="Marta Brzozowska" w:date="2022-09-02T08:59:00Z" w:initials="MB">
    <w:p w14:paraId="50FAF37B" w14:textId="4BA08EE7" w:rsidR="00114F22" w:rsidRDefault="00114F22">
      <w:pPr>
        <w:pStyle w:val="Tekstkomentarza"/>
      </w:pPr>
      <w:r>
        <w:rPr>
          <w:rStyle w:val="Odwoaniedokomentarza"/>
        </w:rPr>
        <w:annotationRef/>
      </w:r>
      <w:r>
        <w:t>Jw.</w:t>
      </w:r>
    </w:p>
  </w:comment>
  <w:comment w:id="436" w:author="Marta Brzozowska" w:date="2022-08-31T14:30:00Z" w:initials="MB">
    <w:p w14:paraId="7065F289" w14:textId="72040E8B" w:rsidR="0011229D" w:rsidRDefault="0011229D">
      <w:pPr>
        <w:pStyle w:val="Tekstkomentarza"/>
      </w:pPr>
      <w:r>
        <w:rPr>
          <w:rStyle w:val="Odwoaniedokomentarza"/>
        </w:rPr>
        <w:annotationRef/>
      </w:r>
      <w:r>
        <w:t xml:space="preserve">W programie ta zmiana nie jest jeszcze wprowadzona. Jest procedowana. Zmiana ta wymaga decyzji KE. </w:t>
      </w:r>
    </w:p>
  </w:comment>
  <w:comment w:id="437" w:author="Gromek-Wichrowska Katarzyna" w:date="2022-09-01T13:06:00Z" w:initials="GWK">
    <w:p w14:paraId="0958DA73" w14:textId="19371061" w:rsidR="00D745F0" w:rsidRDefault="00D745F0">
      <w:pPr>
        <w:pStyle w:val="Tekstkomentarza"/>
      </w:pPr>
      <w:r>
        <w:rPr>
          <w:rStyle w:val="Odwoaniedokomentarza"/>
        </w:rPr>
        <w:annotationRef/>
      </w:r>
      <w:r>
        <w:t>Dodatkowo nasuwa się pytanie jakie ma to znaczenie dla prognozy osiągnięcia wskaźników i ma być gwarancją braku zagrożenia dla osiągnięcia ich wartości docelowych?</w:t>
      </w:r>
    </w:p>
  </w:comment>
  <w:comment w:id="438" w:author="Marta Brzozowska" w:date="2022-09-02T09:08:00Z" w:initials="MB">
    <w:p w14:paraId="7EA51B5B" w14:textId="1E4F650B" w:rsidR="008179A2" w:rsidRDefault="008179A2">
      <w:pPr>
        <w:pStyle w:val="Tekstkomentarza"/>
      </w:pPr>
      <w:r>
        <w:rPr>
          <w:rStyle w:val="Odwoaniedokomentarza"/>
        </w:rPr>
        <w:annotationRef/>
      </w:r>
      <w:r>
        <w:t xml:space="preserve"> Byłabym ostrożna z formułowaniem wniosków</w:t>
      </w:r>
      <w:r w:rsidR="009C5FEB">
        <w:t>, że osiągniecie wartości docelowej nie jest zagrożone</w:t>
      </w:r>
      <w:r>
        <w:t xml:space="preserve">. </w:t>
      </w:r>
      <w:r w:rsidR="005F221E">
        <w:t>Z</w:t>
      </w:r>
      <w:r>
        <w:t xml:space="preserve">wracacie </w:t>
      </w:r>
      <w:r w:rsidR="005F221E">
        <w:t xml:space="preserve">Państwo </w:t>
      </w:r>
      <w:r>
        <w:t>uwagę</w:t>
      </w:r>
      <w:r w:rsidR="009C5FEB">
        <w:t xml:space="preserve"> w zdaniu wyżej na </w:t>
      </w:r>
      <w:r>
        <w:t>„</w:t>
      </w:r>
      <w:r w:rsidRPr="00421D31">
        <w:t>ryzyko niezakończenia realizacji zakontraktowanych projektów</w:t>
      </w:r>
      <w:r w:rsidR="009C5FEB">
        <w:t>”.</w:t>
      </w:r>
      <w:r w:rsidR="005F221E">
        <w:t xml:space="preserve"> Na razie osiągnięta wartość =0.</w:t>
      </w:r>
    </w:p>
  </w:comment>
  <w:comment w:id="447" w:author="Marta Brzozowska" w:date="2022-08-31T14:32:00Z" w:initials="MB">
    <w:p w14:paraId="20AED413" w14:textId="2E7A0D0B" w:rsidR="0011229D" w:rsidRDefault="0011229D">
      <w:pPr>
        <w:pStyle w:val="Tekstkomentarza"/>
      </w:pPr>
      <w:r>
        <w:rPr>
          <w:rStyle w:val="Odwoaniedokomentarza"/>
        </w:rPr>
        <w:annotationRef/>
      </w:r>
      <w:r>
        <w:t>Tego wskaźnika nie ma w programie na poziomie PI. To wskaźnik SZOOP.</w:t>
      </w:r>
      <w:r w:rsidR="005F221E">
        <w:t xml:space="preserve"> Do usunięcia.</w:t>
      </w:r>
    </w:p>
  </w:comment>
  <w:comment w:id="448" w:author="Marta Brzozowska" w:date="2022-08-31T14:35:00Z" w:initials="MB">
    <w:p w14:paraId="094C9BCD" w14:textId="57B28949" w:rsidR="0011229D" w:rsidRDefault="0011229D">
      <w:pPr>
        <w:pStyle w:val="Tekstkomentarza"/>
      </w:pPr>
      <w:r>
        <w:rPr>
          <w:rStyle w:val="Odwoaniedokomentarza"/>
        </w:rPr>
        <w:annotationRef/>
      </w:r>
      <w:r w:rsidR="004D2501">
        <w:t>Proszę uwzględnić nazwę wskaźnika zapisaną w</w:t>
      </w:r>
      <w:r>
        <w:t xml:space="preserve"> program</w:t>
      </w:r>
      <w:r w:rsidR="004D2501">
        <w:t>ie</w:t>
      </w:r>
      <w:r>
        <w:t>: Wskaźnik kolejowej dostępności transportowej Polski Wschodniej (na bazie wskaźnika WMDT)</w:t>
      </w:r>
    </w:p>
  </w:comment>
  <w:comment w:id="449" w:author="Marta Brzozowska" w:date="2022-08-31T14:34:00Z" w:initials="MB">
    <w:p w14:paraId="3251B204" w14:textId="0DD065E2" w:rsidR="0011229D" w:rsidRDefault="0011229D">
      <w:pPr>
        <w:pStyle w:val="Tekstkomentarza"/>
      </w:pPr>
      <w:r>
        <w:rPr>
          <w:rStyle w:val="Odwoaniedokomentarza"/>
        </w:rPr>
        <w:annotationRef/>
      </w:r>
      <w:r>
        <w:t>Wskaźnik nie ma jednostki miary. W programie jest wpisana: „miara syntetyczna”</w:t>
      </w:r>
    </w:p>
  </w:comment>
  <w:comment w:id="461" w:author="Marta Brzozowska" w:date="2022-08-31T14:37:00Z" w:initials="MB">
    <w:p w14:paraId="7857731B" w14:textId="6967A83C" w:rsidR="005E678A" w:rsidRDefault="005E678A">
      <w:pPr>
        <w:pStyle w:val="Tekstkomentarza"/>
      </w:pPr>
      <w:r>
        <w:rPr>
          <w:rStyle w:val="Odwoaniedokomentarza"/>
        </w:rPr>
        <w:annotationRef/>
      </w:r>
      <w:r>
        <w:t>No, właśnie, a wskaźnik był szacowany na przełomie 2020/2</w:t>
      </w:r>
      <w:r w:rsidR="004D2501">
        <w:t>1</w:t>
      </w:r>
      <w:r>
        <w:t xml:space="preserve">. Czy mamy pewność, że prognozowana wówczas wartość zostanie osiągnięta? Czy </w:t>
      </w:r>
      <w:r w:rsidR="00C25774">
        <w:t>projekty</w:t>
      </w:r>
      <w:r>
        <w:t xml:space="preserve"> przyjęte do szacowania tego wskaźnika zostaną w pełni zrealizowane? </w:t>
      </w:r>
      <w:r w:rsidR="004D2501">
        <w:t xml:space="preserve">Proszę o przeanalizowanie tych kwestii w badaniu. Bez tego trudno jest mówić o </w:t>
      </w:r>
      <w:r>
        <w:t xml:space="preserve"> ostatecznym poziomie realizacji wskaźnika.</w:t>
      </w:r>
      <w:r w:rsidR="004D2501">
        <w:t xml:space="preserve"> </w:t>
      </w:r>
    </w:p>
  </w:comment>
  <w:comment w:id="471" w:author="Marta Brzozowska" w:date="2022-09-02T09:15:00Z" w:initials="MB">
    <w:p w14:paraId="2F9F18B3" w14:textId="20DAE283" w:rsidR="0020392C" w:rsidRDefault="0020392C">
      <w:pPr>
        <w:pStyle w:val="Tekstkomentarza"/>
      </w:pPr>
      <w:r>
        <w:rPr>
          <w:rStyle w:val="Odwoaniedokomentarza"/>
        </w:rPr>
        <w:annotationRef/>
      </w:r>
      <w:r>
        <w:t xml:space="preserve">To jest cel do zrealizowania, a nie prognoza. </w:t>
      </w:r>
    </w:p>
  </w:comment>
  <w:comment w:id="494" w:author="Marta Brzozowska" w:date="2022-09-02T09:42:00Z" w:initials="MB">
    <w:p w14:paraId="571DBD87" w14:textId="773C4AFE" w:rsidR="005740C0" w:rsidRDefault="005740C0">
      <w:pPr>
        <w:pStyle w:val="Tekstkomentarza"/>
      </w:pPr>
      <w:r>
        <w:rPr>
          <w:rStyle w:val="Odwoaniedokomentarza"/>
        </w:rPr>
        <w:annotationRef/>
      </w:r>
      <w:r>
        <w:t>Brakuje hipotez dla wskaźników rezultatu (strategicznego). Proszę uzupełnić.</w:t>
      </w:r>
    </w:p>
  </w:comment>
  <w:comment w:id="535" w:author="Marta Brzozowska" w:date="2022-08-31T14:43:00Z" w:initials="MB">
    <w:p w14:paraId="48FB73ED" w14:textId="037628A8" w:rsidR="00B33D59" w:rsidRDefault="00B33D59">
      <w:pPr>
        <w:pStyle w:val="Tekstkomentarza"/>
      </w:pPr>
      <w:r>
        <w:rPr>
          <w:rStyle w:val="Odwoaniedokomentarza"/>
        </w:rPr>
        <w:annotationRef/>
      </w:r>
      <w:r>
        <w:t>To chyba nie jest zbyt trafne określenie. Trzeba zrezygnować albo inaczej ująć. Mamy obecnie w trakcie realizacji 5UoD</w:t>
      </w:r>
      <w:r w:rsidR="000256EB">
        <w:t>, które</w:t>
      </w:r>
      <w:r w:rsidR="00D02FCE">
        <w:t xml:space="preserve"> jeszcze</w:t>
      </w:r>
      <w:r w:rsidR="000256EB">
        <w:t xml:space="preserve"> realizują ten wskaźnik.</w:t>
      </w:r>
      <w:r w:rsidR="00373848">
        <w:t xml:space="preserve"> Nawet gdybyśmy rozwiązali 1, to nie zrealizowalibyśmy wskaźników. Tutaj każdy projekt ma znaczenie i nie ma mowy o ich „skali”.</w:t>
      </w:r>
    </w:p>
  </w:comment>
  <w:comment w:id="555" w:author="Marta Brzozowska" w:date="2022-08-31T14:51:00Z" w:initials="MB">
    <w:p w14:paraId="5F845CCF" w14:textId="65551BBB" w:rsidR="000256EB" w:rsidRDefault="000256EB">
      <w:pPr>
        <w:pStyle w:val="Tekstkomentarza"/>
      </w:pPr>
      <w:r>
        <w:rPr>
          <w:rStyle w:val="Odwoaniedokomentarza"/>
        </w:rPr>
        <w:annotationRef/>
      </w:r>
      <w:r>
        <w:t>Chyba wartość, a nie kształt wskaźnika.</w:t>
      </w:r>
    </w:p>
  </w:comment>
  <w:comment w:id="580" w:author="Marta Brzozowska" w:date="2022-08-31T14:53:00Z" w:initials="MB">
    <w:p w14:paraId="5CBC1C85" w14:textId="63DF5D40" w:rsidR="000256EB" w:rsidRDefault="000256EB">
      <w:pPr>
        <w:pStyle w:val="Tekstkomentarza"/>
      </w:pPr>
      <w:r>
        <w:rPr>
          <w:rStyle w:val="Odwoaniedokomentarza"/>
        </w:rPr>
        <w:annotationRef/>
      </w:r>
      <w:r>
        <w:t>Przy przekroczeniu trzeba także zbadać przyczyny, a nie tylko stwierdzić fakt. Prośba o uwzględnienie w planowanych działaniach badawczych.</w:t>
      </w:r>
    </w:p>
  </w:comment>
  <w:comment w:id="588" w:author="Marta Brzozowska" w:date="2022-08-31T14:54:00Z" w:initials="MB">
    <w:p w14:paraId="0B095B36" w14:textId="4A810466" w:rsidR="000256EB" w:rsidRDefault="000256EB">
      <w:pPr>
        <w:pStyle w:val="Tekstkomentarza"/>
      </w:pPr>
      <w:r>
        <w:rPr>
          <w:rStyle w:val="Odwoaniedokomentarza"/>
        </w:rPr>
        <w:annotationRef/>
      </w:r>
      <w:r>
        <w:t>O jakich dokładnie wskaźnikach mówimy. Jeśli o wsk. dt. liczby przedsiębiorstw, to są w projekcie 0-1</w:t>
      </w:r>
      <w:r w:rsidR="00A50B6D">
        <w:t>. Albo beneficjent zrealizuje projekt, albo nie.</w:t>
      </w:r>
    </w:p>
  </w:comment>
  <w:comment w:id="592" w:author="Marta Brzozowska" w:date="2022-09-02T09:19:00Z" w:initials="MB">
    <w:p w14:paraId="67026A87" w14:textId="60DDD4A7" w:rsidR="00D02FCE" w:rsidRDefault="00D02FCE">
      <w:pPr>
        <w:pStyle w:val="Tekstkomentarza"/>
      </w:pPr>
      <w:r>
        <w:rPr>
          <w:rStyle w:val="Odwoaniedokomentarza"/>
        </w:rPr>
        <w:annotationRef/>
      </w:r>
      <w:r>
        <w:t>Jakie wskaźniki i w jakim odsetku? Jaki one mają związek z konkretnymi wskaźnikami programowymi w PI 3b?</w:t>
      </w:r>
    </w:p>
  </w:comment>
  <w:comment w:id="597" w:author="Marta Brzozowska" w:date="2022-08-31T14:56:00Z" w:initials="MB">
    <w:p w14:paraId="264C7695" w14:textId="3C124023" w:rsidR="00A50B6D" w:rsidRDefault="00A50B6D" w:rsidP="001E4845">
      <w:pPr>
        <w:pStyle w:val="Tekstkomentarza"/>
      </w:pPr>
      <w:r>
        <w:rPr>
          <w:rStyle w:val="Odwoaniedokomentarza"/>
        </w:rPr>
        <w:annotationRef/>
      </w:r>
    </w:p>
    <w:p w14:paraId="45154E05" w14:textId="5165649C" w:rsidR="00A50B6D" w:rsidRDefault="001E4845" w:rsidP="001E4845">
      <w:pPr>
        <w:pStyle w:val="Tekstkomentarza"/>
      </w:pPr>
      <w:r>
        <w:t xml:space="preserve">Albo jest tutaj zrobiony bardzo duży przeskok myślowy i nie rozumiem go, albo przyjęto błędne założenia. Proszę zatem o dodatkowe, konkretne wyjaśnienia do tej hipotezy: o jakich wskaźnikach mowa? Które wskaźniki na poziomie projektu? Jaki to ma związek ze wskaźnikami w programie? </w:t>
      </w:r>
    </w:p>
    <w:p w14:paraId="0897F787" w14:textId="2BE90AB4" w:rsidR="00A50B6D" w:rsidRDefault="00A50B6D">
      <w:pPr>
        <w:pStyle w:val="Tekstkomentarza"/>
      </w:pPr>
    </w:p>
  </w:comment>
  <w:comment w:id="610" w:author="Marta Brzozowska" w:date="2022-08-31T15:02:00Z" w:initials="MB">
    <w:p w14:paraId="02CEEDA5" w14:textId="220EB510" w:rsidR="001E4845" w:rsidRDefault="001E4845">
      <w:pPr>
        <w:pStyle w:val="Tekstkomentarza"/>
      </w:pPr>
      <w:r>
        <w:rPr>
          <w:rStyle w:val="Odwoaniedokomentarza"/>
        </w:rPr>
        <w:annotationRef/>
      </w:r>
      <w:r>
        <w:t>A jak już zostanie pozytywnie zweryfikowane, to proszę pamiętać o zbadaniu przyczyn odchylenia.</w:t>
      </w:r>
    </w:p>
  </w:comment>
  <w:comment w:id="621" w:author="Marta Brzozowska" w:date="2022-09-02T09:20:00Z" w:initials="MB">
    <w:p w14:paraId="1E506826" w14:textId="39D1896B" w:rsidR="00D92095" w:rsidRDefault="00D92095">
      <w:pPr>
        <w:pStyle w:val="Tekstkomentarza"/>
      </w:pPr>
      <w:r>
        <w:rPr>
          <w:rStyle w:val="Odwoaniedokomentarza"/>
        </w:rPr>
        <w:annotationRef/>
      </w:r>
      <w:r>
        <w:t>W raporcie jest mowa też o innych czynnikach, nie tylko tym. Trzeb</w:t>
      </w:r>
      <w:r w:rsidR="00625940">
        <w:t>a</w:t>
      </w:r>
      <w:r>
        <w:t xml:space="preserve"> uzupełnić.</w:t>
      </w:r>
    </w:p>
  </w:comment>
  <w:comment w:id="625" w:author="Marta Brzozowska" w:date="2022-09-02T09:21:00Z" w:initials="MB">
    <w:p w14:paraId="59FED673" w14:textId="34311BAA" w:rsidR="0012638D" w:rsidRDefault="0012638D">
      <w:pPr>
        <w:pStyle w:val="Tekstkomentarza"/>
      </w:pPr>
      <w:r>
        <w:rPr>
          <w:rStyle w:val="Odwoaniedokomentarza"/>
        </w:rPr>
        <w:annotationRef/>
      </w:r>
      <w:r>
        <w:t>To już powinno być zrobione na etapie RM.</w:t>
      </w:r>
    </w:p>
  </w:comment>
  <w:comment w:id="637" w:author="Marta Brzozowska" w:date="2022-09-02T09:23:00Z" w:initials="MB">
    <w:p w14:paraId="25A9301B" w14:textId="78B689CF" w:rsidR="00512733" w:rsidRDefault="00512733">
      <w:pPr>
        <w:pStyle w:val="Tekstkomentarza"/>
      </w:pPr>
      <w:r>
        <w:rPr>
          <w:rStyle w:val="Odwoaniedokomentarza"/>
        </w:rPr>
        <w:annotationRef/>
      </w:r>
      <w:r>
        <w:t>Hipoteza jest błędnie wyprowadzona.</w:t>
      </w:r>
    </w:p>
    <w:p w14:paraId="76F904CE" w14:textId="720A46F5" w:rsidR="00512733" w:rsidRDefault="00512733" w:rsidP="00512733">
      <w:pPr>
        <w:pStyle w:val="Tekstkomentarza"/>
      </w:pPr>
      <w:r>
        <w:t>Byłaby uprawniona, gdyby 80% na podstawie WoP i 135% na podstawie UoD odnoszone było do tych samym projektów zakończonych</w:t>
      </w:r>
      <w:r w:rsidR="00976206">
        <w:t>, a tak nie jest.</w:t>
      </w:r>
    </w:p>
    <w:p w14:paraId="2DB29F6B" w14:textId="78C111E0" w:rsidR="00512733" w:rsidRDefault="00512733" w:rsidP="00512733">
      <w:pPr>
        <w:pStyle w:val="Tekstkomentarza"/>
      </w:pPr>
    </w:p>
    <w:p w14:paraId="0E0A861B" w14:textId="78964762" w:rsidR="00512733" w:rsidRDefault="00512733">
      <w:pPr>
        <w:pStyle w:val="Tekstkomentarza"/>
      </w:pPr>
    </w:p>
  </w:comment>
  <w:comment w:id="638" w:author="Marta Brzozowska" w:date="2022-09-02T09:22:00Z" w:initials="MB">
    <w:p w14:paraId="5AFF16AF" w14:textId="7D68915B" w:rsidR="0012638D" w:rsidRDefault="0012638D">
      <w:pPr>
        <w:pStyle w:val="Tekstkomentarza"/>
      </w:pPr>
      <w:r>
        <w:rPr>
          <w:rStyle w:val="Odwoaniedokomentarza"/>
        </w:rPr>
        <w:annotationRef/>
      </w:r>
      <w:r>
        <w:t>Ten powód nie ma wpływu na wskaźniki w PI 3b</w:t>
      </w:r>
      <w:r w:rsidR="0037696B">
        <w:t>, na PI 3c  już tak</w:t>
      </w:r>
      <w:r>
        <w:t>?</w:t>
      </w:r>
      <w:r w:rsidR="00936A7A">
        <w:t xml:space="preserve"> </w:t>
      </w:r>
      <w:r w:rsidR="0037696B">
        <w:t>Niejasny sposób wnioskowania.</w:t>
      </w:r>
    </w:p>
  </w:comment>
  <w:comment w:id="726" w:author="Gromek-Wichrowska Katarzyna" w:date="2022-09-01T13:22:00Z" w:initials="GWK">
    <w:p w14:paraId="707C2896" w14:textId="371C6925" w:rsidR="00D745F0" w:rsidRDefault="00D745F0">
      <w:pPr>
        <w:pStyle w:val="Tekstkomentarza"/>
      </w:pPr>
      <w:r>
        <w:rPr>
          <w:rStyle w:val="Odwoaniedokomentarza"/>
        </w:rPr>
        <w:annotationRef/>
      </w:r>
      <w:r>
        <w:t>Brakuje 7d</w:t>
      </w:r>
    </w:p>
  </w:comment>
  <w:comment w:id="734" w:author="Marta Brzozowska" w:date="2022-09-02T09:40:00Z" w:initials="MB">
    <w:p w14:paraId="0F1C239B" w14:textId="7760698D" w:rsidR="00A548A2" w:rsidRDefault="00840C98">
      <w:pPr>
        <w:pStyle w:val="Tekstkomentarza"/>
      </w:pPr>
      <w:r>
        <w:rPr>
          <w:rStyle w:val="Odwoaniedokomentarza"/>
        </w:rPr>
        <w:annotationRef/>
      </w:r>
      <w:r>
        <w:t xml:space="preserve">To </w:t>
      </w:r>
      <w:r w:rsidR="00A548A2">
        <w:t>niewłaściwa hipoteza.</w:t>
      </w:r>
    </w:p>
    <w:p w14:paraId="1621F9E8" w14:textId="00CDEF42" w:rsidR="00840C98" w:rsidRDefault="00A548A2">
      <w:pPr>
        <w:pStyle w:val="Tekstkomentarza"/>
      </w:pPr>
      <w:r>
        <w:t xml:space="preserve">Z tego </w:t>
      </w:r>
      <w:r w:rsidR="00840C98">
        <w:t>pow</w:t>
      </w:r>
      <w:r>
        <w:t>odu</w:t>
      </w:r>
      <w:r w:rsidR="00840C98">
        <w:t xml:space="preserve"> w mid-termie zwiększyliśmy wartości docelowe tych wskaźników.</w:t>
      </w:r>
    </w:p>
    <w:p w14:paraId="06D7F7BA" w14:textId="48BE375E" w:rsidR="00840C98" w:rsidRDefault="00840C98">
      <w:pPr>
        <w:pStyle w:val="Tekstkomentarza"/>
      </w:pPr>
      <w:r>
        <w:t xml:space="preserve">Po 2019 r. to trzeba szukać powodów gdzieś indziej. </w:t>
      </w:r>
    </w:p>
  </w:comment>
  <w:comment w:id="763" w:author="Marta Brzozowska" w:date="2022-09-02T10:32:00Z" w:initials="MB">
    <w:p w14:paraId="0016C423" w14:textId="01596A46" w:rsidR="0037696B" w:rsidRDefault="0037696B">
      <w:pPr>
        <w:pStyle w:val="Tekstkomentarza"/>
      </w:pPr>
      <w:r>
        <w:rPr>
          <w:rStyle w:val="Odwoaniedokomentarza"/>
        </w:rPr>
        <w:annotationRef/>
      </w:r>
      <w:r>
        <w:t>PI?</w:t>
      </w:r>
    </w:p>
  </w:comment>
  <w:comment w:id="1002" w:author="Ciekot Aleksandra" w:date="2022-09-01T09:49:00Z" w:initials="CA">
    <w:p w14:paraId="09C1D8FF" w14:textId="5B285805" w:rsidR="0011480D" w:rsidRDefault="0011480D">
      <w:pPr>
        <w:pStyle w:val="Tekstkomentarza"/>
      </w:pPr>
      <w:r>
        <w:rPr>
          <w:rStyle w:val="Odwoaniedokomentarza"/>
        </w:rPr>
        <w:annotationRef/>
      </w:r>
      <w:r>
        <w:t>Powtórzenie – wytyczne, a więc też załączniki do nich są wymienione powyżej. Ponadto proponujemy zapoznać się również z pozostałymi standardami zgodnie z bieżącymi potrzebami zapewnienia dostępności.</w:t>
      </w:r>
    </w:p>
  </w:comment>
  <w:comment w:id="1013" w:author="Ciekot Aleksandra" w:date="2022-09-01T10:45:00Z" w:initials="CA">
    <w:p w14:paraId="73954B9B" w14:textId="756E908D" w:rsidR="00B03B45" w:rsidRDefault="00B03B45">
      <w:pPr>
        <w:pStyle w:val="Tekstkomentarza"/>
      </w:pPr>
      <w:r>
        <w:rPr>
          <w:rStyle w:val="Odwoaniedokomentarza"/>
        </w:rPr>
        <w:annotationRef/>
      </w:r>
      <w:r>
        <w:t>I jego zmiany</w:t>
      </w:r>
    </w:p>
  </w:comment>
  <w:comment w:id="1041" w:author="Marta Brzozowska" w:date="2022-09-02T12:34:00Z" w:initials="MB">
    <w:p w14:paraId="229348D4" w14:textId="55845AFE" w:rsidR="00D65A86" w:rsidRDefault="00D65A86">
      <w:pPr>
        <w:pStyle w:val="Tekstkomentarza"/>
      </w:pPr>
      <w:r>
        <w:rPr>
          <w:rStyle w:val="Odwoaniedokomentarza"/>
        </w:rPr>
        <w:annotationRef/>
      </w:r>
      <w:r w:rsidR="00EF7B98">
        <w:t>Po co</w:t>
      </w:r>
      <w:r>
        <w:t>?</w:t>
      </w:r>
    </w:p>
  </w:comment>
  <w:comment w:id="1065" w:author="Ciekot Aleksandra" w:date="2022-09-01T10:58:00Z" w:initials="CA">
    <w:p w14:paraId="64285025" w14:textId="2073B8E2" w:rsidR="007021DD" w:rsidRDefault="007021DD">
      <w:pPr>
        <w:pStyle w:val="Tekstkomentarza"/>
      </w:pPr>
      <w:r>
        <w:rPr>
          <w:rStyle w:val="Odwoaniedokomentarza"/>
        </w:rPr>
        <w:annotationRef/>
      </w:r>
      <w:r>
        <w:t>Mamy jeszcze ocenę komplementarności wsparcia przedsiębiorstw w PW</w:t>
      </w:r>
    </w:p>
  </w:comment>
  <w:comment w:id="1075" w:author="Marta Brzozowska" w:date="2022-09-02T12:39:00Z" w:initials="MB">
    <w:p w14:paraId="528146AC" w14:textId="0AF3CC82" w:rsidR="00D65A86" w:rsidRDefault="00D65A86">
      <w:pPr>
        <w:pStyle w:val="Tekstkomentarza"/>
      </w:pPr>
      <w:r>
        <w:rPr>
          <w:rStyle w:val="Odwoaniedokomentarza"/>
        </w:rPr>
        <w:annotationRef/>
      </w:r>
      <w:r>
        <w:t>To badanie dotyczy pierwszych kryteriów wyboru projektów. Do  czego może być użyteczne?</w:t>
      </w:r>
    </w:p>
  </w:comment>
  <w:comment w:id="1083" w:author="Marta Brzozowska" w:date="2022-09-02T12:36:00Z" w:initials="MB">
    <w:p w14:paraId="1CD18913" w14:textId="77777777" w:rsidR="00D65A86" w:rsidRDefault="00D65A86">
      <w:pPr>
        <w:pStyle w:val="Tekstkomentarza"/>
      </w:pPr>
      <w:r>
        <w:rPr>
          <w:rStyle w:val="Odwoaniedokomentarza"/>
        </w:rPr>
        <w:annotationRef/>
      </w:r>
      <w:r>
        <w:t>Brakuje Barometru innowacyjności POPW.</w:t>
      </w:r>
    </w:p>
    <w:p w14:paraId="493B3C03" w14:textId="77777777" w:rsidR="00166D87" w:rsidRDefault="00166D87">
      <w:pPr>
        <w:pStyle w:val="Tekstkomentarza"/>
      </w:pPr>
    </w:p>
    <w:p w14:paraId="3BD8527E" w14:textId="6A979CEE" w:rsidR="00166D87" w:rsidRDefault="00166D87" w:rsidP="00166D87">
      <w:pPr>
        <w:pStyle w:val="Tekstpodstawowy"/>
        <w:spacing w:before="0" w:line="259" w:lineRule="auto"/>
        <w:jc w:val="center"/>
        <w:rPr>
          <w:rFonts w:asciiTheme="majorHAnsi" w:hAnsiTheme="majorHAnsi"/>
          <w:bCs/>
          <w:sz w:val="40"/>
          <w:szCs w:val="64"/>
        </w:rPr>
      </w:pPr>
      <w:r>
        <w:t xml:space="preserve">Użyteczne byłoby też: </w:t>
      </w:r>
      <w:r w:rsidRPr="00166D87">
        <w:rPr>
          <w:rFonts w:asciiTheme="majorHAnsi" w:hAnsiTheme="majorHAnsi"/>
          <w:bCs/>
          <w:i/>
          <w:sz w:val="48"/>
          <w:szCs w:val="48"/>
        </w:rPr>
        <w:t xml:space="preserve">Ocena wpływu realizacji polityki spójności na kształtowanie się wybranych wskaźników makroekonomicznych na poziomie krajowym i regionalnym za pomocą modelu EUImpactMOD. </w:t>
      </w:r>
      <w:r w:rsidRPr="00166D87">
        <w:rPr>
          <w:rFonts w:asciiTheme="majorHAnsi" w:hAnsiTheme="majorHAnsi"/>
          <w:bCs/>
          <w:sz w:val="40"/>
          <w:szCs w:val="64"/>
        </w:rPr>
        <w:t>RAPORT 2020</w:t>
      </w:r>
    </w:p>
    <w:p w14:paraId="556C4055" w14:textId="34ECEFF8" w:rsidR="00650939" w:rsidRDefault="00650939" w:rsidP="00166D87">
      <w:pPr>
        <w:pStyle w:val="Tekstpodstawowy"/>
        <w:spacing w:before="0" w:line="259" w:lineRule="auto"/>
        <w:jc w:val="center"/>
        <w:rPr>
          <w:rFonts w:asciiTheme="majorHAnsi" w:hAnsiTheme="majorHAnsi"/>
          <w:bCs/>
          <w:sz w:val="40"/>
          <w:szCs w:val="64"/>
        </w:rPr>
      </w:pPr>
    </w:p>
    <w:p w14:paraId="2408558B" w14:textId="77777777" w:rsidR="00650939" w:rsidRDefault="00650939" w:rsidP="00650939">
      <w:pPr>
        <w:autoSpaceDE w:val="0"/>
        <w:autoSpaceDN w:val="0"/>
        <w:adjustRightInd w:val="0"/>
        <w:spacing w:before="0" w:after="0" w:line="240" w:lineRule="auto"/>
        <w:rPr>
          <w:rFonts w:ascii="ArialMT" w:hAnsi="ArialMT" w:cs="ArialMT"/>
          <w:sz w:val="28"/>
          <w:szCs w:val="28"/>
        </w:rPr>
      </w:pPr>
      <w:r>
        <w:rPr>
          <w:rFonts w:asciiTheme="majorHAnsi" w:hAnsiTheme="majorHAnsi"/>
          <w:bCs/>
          <w:sz w:val="40"/>
          <w:szCs w:val="64"/>
        </w:rPr>
        <w:t xml:space="preserve">Warto zapoznać się z wynikami kontroli NIK dt. 1.2 POPW - </w:t>
      </w:r>
      <w:r>
        <w:rPr>
          <w:rFonts w:ascii="ArialMT" w:hAnsi="ArialMT" w:cs="ArialMT"/>
          <w:sz w:val="28"/>
          <w:szCs w:val="28"/>
        </w:rPr>
        <w:t>INTERNACJONALIZACJA</w:t>
      </w:r>
    </w:p>
    <w:p w14:paraId="00BED6F0" w14:textId="1BB2DBB7" w:rsidR="00650939" w:rsidRPr="00166D87" w:rsidRDefault="00650939" w:rsidP="00650939">
      <w:pPr>
        <w:pStyle w:val="Tekstpodstawowy"/>
        <w:spacing w:before="0" w:line="259" w:lineRule="auto"/>
        <w:jc w:val="center"/>
        <w:rPr>
          <w:rFonts w:asciiTheme="majorHAnsi" w:hAnsiTheme="majorHAnsi"/>
          <w:bCs/>
          <w:sz w:val="40"/>
          <w:szCs w:val="64"/>
        </w:rPr>
      </w:pPr>
      <w:r>
        <w:rPr>
          <w:rFonts w:ascii="ArialMT" w:hAnsi="ArialMT" w:cs="ArialMT"/>
          <w:sz w:val="28"/>
          <w:szCs w:val="28"/>
        </w:rPr>
        <w:t>MAŁYCH I ŚREDNICH PRZEDSIĘBIORSTW</w:t>
      </w:r>
      <w:r w:rsidR="00FC1593">
        <w:rPr>
          <w:rFonts w:ascii="ArialMT" w:hAnsi="ArialMT" w:cs="ArialMT"/>
          <w:sz w:val="28"/>
          <w:szCs w:val="28"/>
        </w:rPr>
        <w:t xml:space="preserve"> </w:t>
      </w:r>
    </w:p>
    <w:p w14:paraId="13F004D0" w14:textId="74E191F9" w:rsidR="00166D87" w:rsidRDefault="00166D87">
      <w:pPr>
        <w:pStyle w:val="Tekstkomentarza"/>
      </w:pPr>
    </w:p>
  </w:comment>
  <w:comment w:id="1086" w:author="Marta Brzozowska" w:date="2022-09-02T12:36:00Z" w:initials="MB">
    <w:p w14:paraId="54E6C823" w14:textId="08F1F1FF" w:rsidR="00D65A86" w:rsidRDefault="00D65A86">
      <w:pPr>
        <w:pStyle w:val="Tekstkomentarza"/>
      </w:pPr>
      <w:r>
        <w:rPr>
          <w:rStyle w:val="Odwoaniedokomentarza"/>
        </w:rPr>
        <w:annotationRef/>
      </w:r>
      <w:r>
        <w:t>Do czego będą wykorzystane te ewaluacje z poprzedniej perspektywy</w:t>
      </w:r>
      <w:r w:rsidR="00DD326D">
        <w:t xml:space="preserve"> (PORPW/POIG/RPO)</w:t>
      </w:r>
      <w:r>
        <w:t>?</w:t>
      </w:r>
    </w:p>
  </w:comment>
  <w:comment w:id="1140" w:author="Pokorski Jacek" w:date="2022-09-02T14:16:00Z" w:initials="PJ">
    <w:p w14:paraId="725211FB" w14:textId="228E8E91" w:rsidR="00811852" w:rsidRDefault="00811852">
      <w:pPr>
        <w:pStyle w:val="Tekstkomentarza"/>
      </w:pPr>
      <w:r>
        <w:rPr>
          <w:rStyle w:val="Odwoaniedokomentarza"/>
        </w:rPr>
        <w:annotationRef/>
      </w:r>
      <w:r>
        <w:t xml:space="preserve">W ewaluacji ex post I osi POPW, którą planujemy na lata 2022-2023, uwzględniamy m.in. poniższe źródła badawczo-ewaluacyjne. Cześć z nich - wydaje mi się  że - również mogłaby (powinna?) </w:t>
      </w:r>
      <w:r w:rsidR="008F1267">
        <w:t xml:space="preserve">kontekstowo </w:t>
      </w:r>
      <w:r>
        <w:t>zostać uwzględniona przez Ewaluatora Evalu&amp;Ecorys.</w:t>
      </w:r>
    </w:p>
    <w:p w14:paraId="051318DC" w14:textId="77777777" w:rsidR="00811852" w:rsidRDefault="00811852">
      <w:pPr>
        <w:pStyle w:val="Tekstkomentarza"/>
      </w:pPr>
    </w:p>
    <w:p w14:paraId="317A1441" w14:textId="77777777" w:rsidR="00811852" w:rsidRDefault="00811852">
      <w:pPr>
        <w:pStyle w:val="Tekstkomentarza"/>
      </w:pPr>
    </w:p>
    <w:p w14:paraId="04DAEFF7" w14:textId="77777777" w:rsidR="00811852" w:rsidRDefault="00811852" w:rsidP="00811852">
      <w:pPr>
        <w:pStyle w:val="Akapitzlist"/>
        <w:numPr>
          <w:ilvl w:val="0"/>
          <w:numId w:val="85"/>
        </w:numPr>
        <w:spacing w:before="100" w:after="160" w:line="252" w:lineRule="auto"/>
        <w:contextualSpacing w:val="0"/>
      </w:pPr>
      <w:r w:rsidRPr="00634EA7">
        <w:t>Ewaluacja ex ante Programu Operacyjnego Polska Wschodnia 2014-2020</w:t>
      </w:r>
      <w:r>
        <w:t xml:space="preserve"> (MFiPR 2016)</w:t>
      </w:r>
    </w:p>
    <w:p w14:paraId="03BD88BA" w14:textId="7667EF83" w:rsidR="00811852" w:rsidRDefault="00811852" w:rsidP="00811852">
      <w:pPr>
        <w:pStyle w:val="Akapitzlist"/>
        <w:spacing w:before="100" w:after="160" w:line="252" w:lineRule="auto"/>
        <w:ind w:left="0" w:firstLine="360"/>
        <w:contextualSpacing w:val="0"/>
      </w:pPr>
      <w:r>
        <w:t xml:space="preserve">    (…)</w:t>
      </w:r>
    </w:p>
    <w:p w14:paraId="193308E9" w14:textId="77777777" w:rsidR="00811852" w:rsidRDefault="00811852" w:rsidP="00811852">
      <w:pPr>
        <w:pStyle w:val="Akapitzlist"/>
        <w:numPr>
          <w:ilvl w:val="0"/>
          <w:numId w:val="85"/>
        </w:numPr>
        <w:spacing w:before="100" w:after="160" w:line="252" w:lineRule="auto"/>
        <w:contextualSpacing w:val="0"/>
      </w:pPr>
      <w:r>
        <w:t>Ewaluacja on-going Programu Operacyjnego Polska Wschodnia 2014-2020, w tym:</w:t>
      </w:r>
    </w:p>
    <w:p w14:paraId="55E9951B" w14:textId="6AED0E28" w:rsidR="00811852" w:rsidRDefault="00811852" w:rsidP="00811852">
      <w:pPr>
        <w:spacing w:before="100" w:after="160" w:line="252" w:lineRule="auto"/>
        <w:ind w:left="1080"/>
      </w:pPr>
      <w:r>
        <w:t>(…)</w:t>
      </w:r>
    </w:p>
    <w:p w14:paraId="7D0A0B11" w14:textId="77777777" w:rsidR="00811852" w:rsidRDefault="00811852" w:rsidP="00811852">
      <w:pPr>
        <w:pStyle w:val="Akapitzlist"/>
        <w:numPr>
          <w:ilvl w:val="1"/>
          <w:numId w:val="85"/>
        </w:numPr>
        <w:spacing w:before="100" w:after="160" w:line="252" w:lineRule="auto"/>
        <w:contextualSpacing w:val="0"/>
      </w:pPr>
      <w:r w:rsidRPr="00C81D3B">
        <w:t>Barometr Innowacyjności.</w:t>
      </w:r>
      <w:r>
        <w:t xml:space="preserve"> </w:t>
      </w:r>
      <w:r w:rsidRPr="00C81D3B">
        <w:t>Program Operacyjny Polska Wschodnia</w:t>
      </w:r>
      <w:r>
        <w:t xml:space="preserve">. Raporty on-going (PARP 2018-2021) – w ramach projektu przeprowadzono 8 rund badania; w ramach rund opracowano raporty podsumowujące wyniki badania w przekroju działań (1.1.2, 1.2, 1.3.1, 1.4, 1.5) lub wybranych kategorii tematycznych (np. innowacyjność, konkurencyjność, zatrudnienie, umiędzynarodowienie); końcowe rundy uwzględniają raportowanie w dwóch układach czasowych (pomiar początkowy – w trakcie realizacji projektów, pomiar końcowy – w rok po zakończeniu projektów). </w:t>
      </w:r>
    </w:p>
    <w:p w14:paraId="0557785A" w14:textId="77777777" w:rsidR="00811852" w:rsidRDefault="00811852" w:rsidP="00811852">
      <w:pPr>
        <w:pStyle w:val="Akapitzlist"/>
        <w:numPr>
          <w:ilvl w:val="1"/>
          <w:numId w:val="85"/>
        </w:numPr>
        <w:spacing w:before="100" w:after="160" w:line="252" w:lineRule="auto"/>
        <w:contextualSpacing w:val="0"/>
      </w:pPr>
      <w:r>
        <w:t xml:space="preserve">Barometr Innowacyjności. Program Operacyjny Polska Wschodnia. Raport końcowy (PARP 2022) – opracowanie podsumowujące skumulowane wyniki ww. badań on-going. </w:t>
      </w:r>
    </w:p>
    <w:p w14:paraId="07B0BAD6" w14:textId="77777777" w:rsidR="00811852" w:rsidRDefault="00811852" w:rsidP="00811852">
      <w:pPr>
        <w:pStyle w:val="Akapitzlist"/>
        <w:numPr>
          <w:ilvl w:val="1"/>
          <w:numId w:val="85"/>
        </w:numPr>
        <w:spacing w:before="100" w:after="160" w:line="252" w:lineRule="auto"/>
        <w:contextualSpacing w:val="0"/>
      </w:pPr>
      <w:r>
        <w:t xml:space="preserve">Barometr Innowacyjności. Efekty bieżące wsparcia udzielonego w ramach wybranych instrumentów POPW 2014- 2020. Raport z analiz ad hoc (PARP 2021) – raport zawiera wyniki analiz kontrfaktycznych dot. efektów działań 1.3.1 i 1.4 POPW na podstawie danych SP GUS do 2018 r. oraz analizy typu </w:t>
      </w:r>
      <w:r w:rsidRPr="00221B14">
        <w:rPr>
          <w:i/>
        </w:rPr>
        <w:t>credit capacity</w:t>
      </w:r>
      <w:r>
        <w:t xml:space="preserve"> wybranych wniosków/Wnioskodawców. </w:t>
      </w:r>
    </w:p>
    <w:p w14:paraId="21FC68AE" w14:textId="2625FACB" w:rsidR="00811852" w:rsidRPr="00701625" w:rsidRDefault="00811852" w:rsidP="00811852">
      <w:pPr>
        <w:pStyle w:val="Akapitzlist"/>
        <w:spacing w:before="100" w:after="160" w:line="252" w:lineRule="auto"/>
        <w:ind w:left="0"/>
        <w:contextualSpacing w:val="0"/>
      </w:pPr>
      <w:r>
        <w:t>(…)</w:t>
      </w:r>
    </w:p>
    <w:p w14:paraId="6B4892E1" w14:textId="77777777" w:rsidR="00811852" w:rsidRDefault="00811852" w:rsidP="00811852">
      <w:pPr>
        <w:pStyle w:val="Akapitzlist"/>
        <w:numPr>
          <w:ilvl w:val="0"/>
          <w:numId w:val="85"/>
        </w:numPr>
        <w:spacing w:before="100" w:after="160" w:line="252" w:lineRule="auto"/>
        <w:contextualSpacing w:val="0"/>
      </w:pPr>
      <w:r w:rsidRPr="00A11B19">
        <w:t>Analizy efektów wybranych działań POIR i POPW na poziomie sektorowym i makroekonomicznym za pomocą modelu makroekonomicznego</w:t>
      </w:r>
      <w:r>
        <w:t>, w tym:</w:t>
      </w:r>
    </w:p>
    <w:p w14:paraId="5A37C05E" w14:textId="77777777" w:rsidR="00811852" w:rsidRDefault="00811852" w:rsidP="00811852">
      <w:pPr>
        <w:pStyle w:val="Akapitzlist"/>
        <w:numPr>
          <w:ilvl w:val="1"/>
          <w:numId w:val="85"/>
        </w:numPr>
        <w:spacing w:before="100" w:after="160" w:line="252" w:lineRule="auto"/>
        <w:contextualSpacing w:val="0"/>
      </w:pPr>
      <w:r>
        <w:t xml:space="preserve">Raporty z 7 faz modelowania makroekonomicznego (PARP 2019-2022), przygotowane na podstawie aktualizowanych (co pół roku) baz danych beneficjentów POIR i POPW i danych makroekonomicznych oraz z wykorzystaniem modelu typu DSGE – VESPA WISE Europa (raporty uwzględniały analizy porównawcze efektów makro- dla programów POPW i POIR lub Polski Wschodniej vs. Reszta kraju, oraz profile tematyczne np. wpływ Covid-19, wpływ programów na wskaźniki makrośrodowiskowe). </w:t>
      </w:r>
    </w:p>
    <w:p w14:paraId="27DBAF17" w14:textId="1C8B0863" w:rsidR="00811852" w:rsidRDefault="00811852" w:rsidP="00811852">
      <w:pPr>
        <w:pStyle w:val="Akapitzlist"/>
        <w:spacing w:before="100" w:after="160" w:line="252" w:lineRule="auto"/>
        <w:ind w:left="0"/>
        <w:contextualSpacing w:val="0"/>
      </w:pPr>
      <w:r>
        <w:t>(…)</w:t>
      </w:r>
    </w:p>
    <w:p w14:paraId="31D8D023" w14:textId="77777777" w:rsidR="00811852" w:rsidRPr="00C81D3B" w:rsidRDefault="00811852" w:rsidP="00811852">
      <w:pPr>
        <w:pStyle w:val="Akapitzlist"/>
        <w:numPr>
          <w:ilvl w:val="0"/>
          <w:numId w:val="85"/>
        </w:numPr>
        <w:spacing w:before="100" w:after="160" w:line="252" w:lineRule="auto"/>
        <w:contextualSpacing w:val="0"/>
      </w:pPr>
      <w:r>
        <w:t xml:space="preserve">Analizy kontrfaktyczne efektów POPW 2014–2020. Analiza ekspercka na potrzeby programowania następcy POPW na lata 2021–2027. Raport końcowy (PARP 2021) – raport zawiera wyniki analiz kontrfaktyczny dot. efektów działań 1.2, 1.3.1 i 1.4 POPW na podstawie danych spółek wnioskodawców z eKRS do 2020 r., oraz analizy typu </w:t>
      </w:r>
      <w:r w:rsidRPr="00B94D5E">
        <w:rPr>
          <w:i/>
        </w:rPr>
        <w:t>credit capacity</w:t>
      </w:r>
      <w:r>
        <w:t xml:space="preserve"> wybranych wniosków/Wnioskodawców (w szczególności firm mikro-)</w:t>
      </w:r>
    </w:p>
    <w:p w14:paraId="65B58CD4" w14:textId="77777777" w:rsidR="00811852" w:rsidRDefault="00811852" w:rsidP="00811852">
      <w:pPr>
        <w:pStyle w:val="Akapitzlist"/>
        <w:numPr>
          <w:ilvl w:val="0"/>
          <w:numId w:val="85"/>
        </w:numPr>
        <w:spacing w:before="100" w:after="160" w:line="252" w:lineRule="auto"/>
        <w:contextualSpacing w:val="0"/>
      </w:pPr>
      <w:r w:rsidRPr="00634EA7">
        <w:t>Ewaluacja pilotażu instrumentu Platformy Startowe dla nowych pomysłów – działanie 1.1 PO PW</w:t>
      </w:r>
      <w:r>
        <w:t xml:space="preserve">, w tym: </w:t>
      </w:r>
    </w:p>
    <w:p w14:paraId="00E8911D" w14:textId="77777777" w:rsidR="00811852" w:rsidRDefault="00811852" w:rsidP="00811852">
      <w:pPr>
        <w:pStyle w:val="Akapitzlist"/>
        <w:numPr>
          <w:ilvl w:val="1"/>
          <w:numId w:val="85"/>
        </w:numPr>
        <w:spacing w:before="100" w:after="160" w:line="252" w:lineRule="auto"/>
        <w:contextualSpacing w:val="0"/>
      </w:pPr>
      <w:r>
        <w:t>Etap I Ewaluacja tematyczna ekosystemu Platform Startowych. Raport końcowy (PARP 2016)</w:t>
      </w:r>
    </w:p>
    <w:p w14:paraId="7513AED1" w14:textId="5F4831C1" w:rsidR="00811852" w:rsidRDefault="00811852" w:rsidP="00811852">
      <w:pPr>
        <w:pStyle w:val="Akapitzlist"/>
        <w:numPr>
          <w:ilvl w:val="1"/>
          <w:numId w:val="85"/>
        </w:numPr>
        <w:spacing w:before="100" w:after="160" w:line="252" w:lineRule="auto"/>
        <w:contextualSpacing w:val="0"/>
      </w:pPr>
      <w:r>
        <w:t>Etap II Ewaluacja ex-post pilotażu Platform Startowych. Raport końcowy (PARP 2017).</w:t>
      </w:r>
    </w:p>
    <w:p w14:paraId="6FA9A24F" w14:textId="7DAFD967" w:rsidR="00811852" w:rsidRDefault="00811852" w:rsidP="00811852">
      <w:pPr>
        <w:pStyle w:val="Akapitzlist"/>
        <w:spacing w:before="100" w:after="160" w:line="252" w:lineRule="auto"/>
        <w:ind w:left="0"/>
        <w:contextualSpacing w:val="0"/>
      </w:pPr>
      <w:r>
        <w:t>(…)</w:t>
      </w:r>
    </w:p>
    <w:p w14:paraId="33293A7D" w14:textId="51DB0C18" w:rsidR="00811852" w:rsidRDefault="00811852" w:rsidP="00811852">
      <w:pPr>
        <w:pStyle w:val="Akapitzlist"/>
        <w:numPr>
          <w:ilvl w:val="0"/>
          <w:numId w:val="85"/>
        </w:numPr>
        <w:spacing w:before="100" w:after="160" w:line="252" w:lineRule="auto"/>
        <w:contextualSpacing w:val="0"/>
      </w:pPr>
      <w:r>
        <w:rPr>
          <w:rStyle w:val="Odwoaniedokomentarza"/>
        </w:rPr>
        <w:annotationRef/>
      </w:r>
      <w:r>
        <w:t xml:space="preserve"> Internacjonalizacja Małych i Średnich Przedsiębiorstw. Raport z kontroli (NIK 2022)  </w:t>
      </w:r>
    </w:p>
    <w:p w14:paraId="65ADF9B7" w14:textId="5899D5ED" w:rsidR="00811852" w:rsidRDefault="00811852">
      <w:pPr>
        <w:pStyle w:val="Tekstkomentarza"/>
      </w:pPr>
    </w:p>
    <w:p w14:paraId="20B0C1F0" w14:textId="76B86CC4" w:rsidR="00811852" w:rsidRDefault="00811852">
      <w:pPr>
        <w:pStyle w:val="Tekstkomentarza"/>
      </w:pPr>
    </w:p>
    <w:p w14:paraId="1C31A3BA" w14:textId="77777777" w:rsidR="00811852" w:rsidRDefault="00811852">
      <w:pPr>
        <w:pStyle w:val="Tekstkomentarza"/>
      </w:pPr>
    </w:p>
  </w:comment>
  <w:comment w:id="1135" w:author="Pokorski Jacek" w:date="2022-09-02T15:34:00Z" w:initials="PJ">
    <w:p w14:paraId="5C4D4B05" w14:textId="770F6CA5" w:rsidR="00AC7A17" w:rsidRDefault="00AC7A17">
      <w:pPr>
        <w:pStyle w:val="Tekstkomentarza"/>
      </w:pPr>
      <w:r>
        <w:rPr>
          <w:rStyle w:val="Odwoaniedokomentarza"/>
        </w:rPr>
        <w:annotationRef/>
      </w:r>
      <w:r>
        <w:t xml:space="preserve">Jeśli są brane pod uwagę działania nie koniecznie bezpośrednio związane z POPW, może warto uwzględnić w analizach desk wnioski z ewaluacji pomocy publicznej w SSE (2020, raport Evalu/Ecorys na zlecenie MRiT), w tym zakresie, w jakim odnosi się do Polski Wschodniej. </w:t>
      </w:r>
    </w:p>
    <w:p w14:paraId="25C7DC4C" w14:textId="1213A9E7" w:rsidR="00AC7A17" w:rsidRDefault="00AC7A17">
      <w:pPr>
        <w:pStyle w:val="Tekstkomentarza"/>
      </w:pPr>
    </w:p>
    <w:p w14:paraId="1769C6F5" w14:textId="1F8849A6" w:rsidR="00AC7A17" w:rsidRDefault="00AC7A17">
      <w:pPr>
        <w:pStyle w:val="Tekstkomentarza"/>
      </w:pPr>
      <w:r>
        <w:t xml:space="preserve">Analogicznie można uwzględnić też raport PARP finansowany z POIR „Wzornictwo przemyślane…” (są w nim ujęte pewne obserwacje dot. 1.4 POPW, oraz rekomendacje dot. wsparcia wzornictwa w nowej perspektywie (w tym w ramach FEPW). </w:t>
      </w:r>
    </w:p>
  </w:comment>
  <w:comment w:id="1178" w:author="Marta Brzozowska" w:date="2022-09-02T12:52:00Z" w:initials="MB">
    <w:p w14:paraId="44DD6D99" w14:textId="0AF1E290" w:rsidR="00DD326D" w:rsidRDefault="00DD326D">
      <w:pPr>
        <w:pStyle w:val="Tekstkomentarza"/>
      </w:pPr>
      <w:r>
        <w:rPr>
          <w:rStyle w:val="Odwoaniedokomentarza"/>
        </w:rPr>
        <w:annotationRef/>
      </w:r>
      <w:r>
        <w:t xml:space="preserve">Skąd? Jakie </w:t>
      </w:r>
      <w:r w:rsidR="00625940">
        <w:t>są</w:t>
      </w:r>
      <w:r>
        <w:t xml:space="preserve"> ich źródł</w:t>
      </w:r>
      <w:r w:rsidR="00625940">
        <w:t>a</w:t>
      </w:r>
      <w:r>
        <w:t>?</w:t>
      </w:r>
    </w:p>
  </w:comment>
  <w:comment w:id="1237" w:author="Ciekot Aleksandra" w:date="2022-09-01T07:47:00Z" w:initials="CA">
    <w:p w14:paraId="22DAD000" w14:textId="3E99B2E9" w:rsidR="00930B7D" w:rsidRDefault="00930B7D">
      <w:pPr>
        <w:pStyle w:val="Tekstkomentarza"/>
      </w:pPr>
      <w:r>
        <w:rPr>
          <w:rStyle w:val="Odwoaniedokomentarza"/>
        </w:rPr>
        <w:annotationRef/>
      </w:r>
      <w:r>
        <w:t xml:space="preserve">Proponuję przeprowadzenie z IZ min. 2 wywiadów – </w:t>
      </w:r>
      <w:r w:rsidR="00194BAF">
        <w:t xml:space="preserve">1 </w:t>
      </w:r>
      <w:r>
        <w:t xml:space="preserve">z przedstawicielem DPP w zakresie przedsiębiorczości i </w:t>
      </w:r>
      <w:r w:rsidR="00194BAF">
        <w:t xml:space="preserve">1 </w:t>
      </w:r>
      <w:r>
        <w:t>w zakresie działań transportowych</w:t>
      </w:r>
    </w:p>
  </w:comment>
  <w:comment w:id="1249" w:author="Marta Brzozowska" w:date="2022-09-02T12:59:00Z" w:initials="MB">
    <w:p w14:paraId="74D61F70" w14:textId="17751CDE" w:rsidR="00000338" w:rsidRDefault="00000338">
      <w:pPr>
        <w:pStyle w:val="Tekstkomentarza"/>
      </w:pPr>
      <w:r>
        <w:rPr>
          <w:rStyle w:val="Odwoaniedokomentarza"/>
        </w:rPr>
        <w:annotationRef/>
      </w:r>
      <w:r>
        <w:t>Tutaj prawdopodobnie można zrobić 1 wywiad.</w:t>
      </w:r>
    </w:p>
  </w:comment>
  <w:comment w:id="1263" w:author="Błażejczyk-Kielan Anna" w:date="2022-09-01T09:05:00Z" w:initials="BA">
    <w:p w14:paraId="2A0974D0" w14:textId="6366666A" w:rsidR="00811852" w:rsidRDefault="00811852">
      <w:pPr>
        <w:pStyle w:val="Tekstkomentarza"/>
      </w:pPr>
      <w:r>
        <w:rPr>
          <w:rStyle w:val="Odwoaniedokomentarza"/>
        </w:rPr>
        <w:annotationRef/>
      </w:r>
      <w:r>
        <w:t>brak wskazania osoby</w:t>
      </w:r>
    </w:p>
  </w:comment>
  <w:comment w:id="1264" w:author="Pokorski Jacek" w:date="2022-09-02T14:28:00Z" w:initials="PJ">
    <w:p w14:paraId="2740AA87" w14:textId="42BA177D" w:rsidR="00811852" w:rsidRDefault="00811852">
      <w:pPr>
        <w:pStyle w:val="Tekstkomentarza"/>
      </w:pPr>
      <w:r>
        <w:rPr>
          <w:rStyle w:val="Odwoaniedokomentarza"/>
        </w:rPr>
        <w:annotationRef/>
      </w:r>
      <w:r>
        <w:t>tu „przedstawiciel Departamentu Projektów Infrastrukturalnych” (dyr. Berliński lub dyr. Wybacz)</w:t>
      </w:r>
    </w:p>
  </w:comment>
  <w:comment w:id="1267" w:author="Pokorski Jacek" w:date="2022-09-02T14:29:00Z" w:initials="PJ">
    <w:p w14:paraId="7E8CA0CF" w14:textId="3DD17739" w:rsidR="00811852" w:rsidRDefault="00811852">
      <w:pPr>
        <w:pStyle w:val="Tekstkomentarza"/>
      </w:pPr>
      <w:r>
        <w:rPr>
          <w:rStyle w:val="Odwoaniedokomentarza"/>
        </w:rPr>
        <w:annotationRef/>
      </w:r>
      <w:r>
        <w:t xml:space="preserve">Prawdopodobnie na jednym wywiadzie można uwzględnić zakres wsparcia 1.4 i 1.3.1 (ta sama osoba reprezentuje DWI w tych działaniach); to samo z 1.1.1 i 1.1.2 (przedstawiciel DRS). </w:t>
      </w:r>
    </w:p>
  </w:comment>
  <w:comment w:id="1277" w:author="Pokorski Jacek" w:date="2022-09-02T14:30:00Z" w:initials="PJ">
    <w:p w14:paraId="28ADA73B" w14:textId="2504C64B" w:rsidR="00811852" w:rsidRDefault="00811852">
      <w:pPr>
        <w:pStyle w:val="Tekstkomentarza"/>
      </w:pPr>
      <w:r>
        <w:rPr>
          <w:rStyle w:val="Odwoaniedokomentarza"/>
        </w:rPr>
        <w:annotationRef/>
      </w:r>
      <w:r>
        <w:t xml:space="preserve">Jw. Raczej na jednym wywiadzie. </w:t>
      </w:r>
    </w:p>
  </w:comment>
  <w:comment w:id="1287" w:author="Marta Brzozowska" w:date="2022-09-02T13:00:00Z" w:initials="MB">
    <w:p w14:paraId="174986A5" w14:textId="6C601026" w:rsidR="00000338" w:rsidRDefault="00000338">
      <w:pPr>
        <w:pStyle w:val="Tekstkomentarza"/>
      </w:pPr>
      <w:r>
        <w:rPr>
          <w:rStyle w:val="Odwoaniedokomentarza"/>
        </w:rPr>
        <w:annotationRef/>
      </w:r>
      <w:r>
        <w:t>W zakresie monitorowania, to Dep. Kontroli nie jest właściwy. Chyba, że interesują Państwa inne kwestie niż samo monitorowani</w:t>
      </w:r>
      <w:r w:rsidR="00194BAF">
        <w:t>e czyli jak wskaźniki wypadają w kontrolach.</w:t>
      </w:r>
    </w:p>
    <w:p w14:paraId="02E13476" w14:textId="68D92EBE" w:rsidR="00000338" w:rsidRDefault="00000338">
      <w:pPr>
        <w:pStyle w:val="Tekstkomentarza"/>
      </w:pPr>
      <w:r>
        <w:t xml:space="preserve">W zakresie monitorowania wskaźników, to  trzeba pytać poszczególnych przedstawicieli IP odpowiedzialnych za wdrażanie działań POPW. </w:t>
      </w:r>
    </w:p>
  </w:comment>
  <w:comment w:id="1323" w:author="Ciekot Aleksandra" w:date="2022-09-02T15:00:00Z" w:initials="CA">
    <w:p w14:paraId="7DF5CF29" w14:textId="17BA7B40" w:rsidR="00BF1B7F" w:rsidRDefault="00BF1B7F">
      <w:pPr>
        <w:pStyle w:val="Tekstkomentarza"/>
      </w:pPr>
      <w:r>
        <w:rPr>
          <w:rStyle w:val="Odwoaniedokomentarza"/>
        </w:rPr>
        <w:annotationRef/>
      </w:r>
      <w:r w:rsidRPr="00AD544E">
        <w:t>Nie ma potrzeby pytania wszystkich beneficjentów na poziomie wszystkich wskaźników projektowych o problemy z realizacją wartości docelowych, przyczyn odchylenia od wartości docelowych, czy środków zaradczych</w:t>
      </w:r>
      <w:r>
        <w:t>.</w:t>
      </w:r>
      <w:r w:rsidRPr="00AD544E">
        <w:t xml:space="preserve"> Przedmiotem badania są bowiem wskaźniki programowe, a nie projektowe. Tylko w przypadku problemów w realizacji wskaźników programowych, a więc konkretnych działań może być użyteczne </w:t>
      </w:r>
      <w:r>
        <w:t>badanie tego aspektu</w:t>
      </w:r>
    </w:p>
  </w:comment>
  <w:comment w:id="1341" w:author="Marta Brzozowska" w:date="2022-09-02T13:08:00Z" w:initials="MB">
    <w:p w14:paraId="31050D7A" w14:textId="77777777" w:rsidR="00611B13" w:rsidRDefault="00611B13">
      <w:pPr>
        <w:pStyle w:val="Tekstkomentarza"/>
      </w:pPr>
      <w:r>
        <w:rPr>
          <w:rStyle w:val="Odwoaniedokomentarza"/>
        </w:rPr>
        <w:annotationRef/>
      </w:r>
      <w:r>
        <w:t>Dotyczy</w:t>
      </w:r>
      <w:r w:rsidR="00B433D5">
        <w:t xml:space="preserve"> tylko</w:t>
      </w:r>
      <w:r>
        <w:t xml:space="preserve"> beneficjentów niezakończonych projektów w osi II i III.</w:t>
      </w:r>
    </w:p>
    <w:p w14:paraId="4628ECDA" w14:textId="77777777" w:rsidR="00EB07EA" w:rsidRDefault="00B433D5">
      <w:pPr>
        <w:pStyle w:val="Tekstkomentarza"/>
      </w:pPr>
      <w:r>
        <w:t xml:space="preserve">W przypadku przedsiębiorców (oś I) i zakończonych projektów nie ma możliwości zwiększenia dofinansowania. </w:t>
      </w:r>
    </w:p>
    <w:p w14:paraId="5A932DCC" w14:textId="2980840F" w:rsidR="00B433D5" w:rsidRDefault="00B433D5">
      <w:pPr>
        <w:pStyle w:val="Tekstkomentarza"/>
      </w:pPr>
      <w:r>
        <w:t>Biorąc po uwagę terminy kwalifikowalności realizacja nowych projektów też wydaje się już nierealna. Trzeba wziąć też pod uwagę planowane nabor</w:t>
      </w:r>
      <w:r w:rsidR="00194BAF">
        <w:t>y</w:t>
      </w:r>
      <w:r>
        <w:t xml:space="preserve"> (lub ich brak).</w:t>
      </w:r>
    </w:p>
  </w:comment>
  <w:comment w:id="1344" w:author="Ciekot Aleksandra" w:date="2022-09-02T15:00:00Z" w:initials="CA">
    <w:p w14:paraId="00469C9B" w14:textId="061CE710" w:rsidR="00BF1B7F" w:rsidRDefault="00BF1B7F">
      <w:pPr>
        <w:pStyle w:val="Tekstkomentarza"/>
      </w:pPr>
      <w:r>
        <w:rPr>
          <w:rStyle w:val="Odwoaniedokomentarza"/>
        </w:rPr>
        <w:annotationRef/>
      </w:r>
      <w:r>
        <w:t xml:space="preserve">W </w:t>
      </w:r>
      <w:r w:rsidRPr="00AD544E">
        <w:t xml:space="preserve">osi I </w:t>
      </w:r>
      <w:r>
        <w:t>nie ma</w:t>
      </w:r>
      <w:r w:rsidRPr="00AD544E">
        <w:t xml:space="preserve"> możliwoś</w:t>
      </w:r>
      <w:r>
        <w:t>ci</w:t>
      </w:r>
      <w:r w:rsidRPr="00AD544E">
        <w:t xml:space="preserve"> zwiększenia dofinansowania projektów ze względu na pomoc publiczną</w:t>
      </w:r>
    </w:p>
  </w:comment>
  <w:comment w:id="1354" w:author="Marta Brzozowska" w:date="2022-09-02T13:10:00Z" w:initials="MB">
    <w:p w14:paraId="2B13344C" w14:textId="672D8DB9" w:rsidR="00EB07EA" w:rsidRDefault="00EB07EA">
      <w:pPr>
        <w:pStyle w:val="Tekstkomentarza"/>
      </w:pPr>
      <w:r>
        <w:rPr>
          <w:rStyle w:val="Odwoaniedokomentarza"/>
        </w:rPr>
        <w:annotationRef/>
      </w:r>
      <w:r>
        <w:t>Tylko? W ofercie pisaliście Państwo o pozyskaniu danych od beneficjentów działania 2.1 potrzebnych do wyliczenia wpływu POPW na wskaźnik rezultatu w PI 4e.</w:t>
      </w:r>
    </w:p>
  </w:comment>
  <w:comment w:id="1374" w:author="Marta Brzozowska" w:date="2022-09-02T13:25:00Z" w:initials="MB">
    <w:p w14:paraId="44E664AA" w14:textId="3DBBA928" w:rsidR="00B51DB2" w:rsidRDefault="00B51DB2">
      <w:pPr>
        <w:pStyle w:val="Tekstkomentarza"/>
      </w:pPr>
      <w:r>
        <w:rPr>
          <w:rStyle w:val="Odwoaniedokomentarza"/>
        </w:rPr>
        <w:annotationRef/>
      </w:r>
      <w:r>
        <w:t>Nie przesądzałabym na etapie RM, czy będą to zdalne wywiady. Prosimy dostosować ich formę do preferencji respondentów.</w:t>
      </w:r>
    </w:p>
  </w:comment>
  <w:comment w:id="1381" w:author="Ciekot Aleksandra" w:date="2022-09-02T15:01:00Z" w:initials="CA">
    <w:p w14:paraId="769C3BDE" w14:textId="57337998" w:rsidR="00BF1B7F" w:rsidRDefault="00BF1B7F">
      <w:pPr>
        <w:pStyle w:val="Tekstkomentarza"/>
      </w:pPr>
      <w:r>
        <w:rPr>
          <w:rStyle w:val="Odwoaniedokomentarza"/>
        </w:rPr>
        <w:annotationRef/>
      </w:r>
      <w:r>
        <w:t>Powinno być na odwrót, czyli tak jak to zostało opisane powyżej – z przedstawicielami miast wojewódzkich po dwa wywiady w ramach działania 2.1 i 2.2, a z przedstawicielami województw po jednym jako beneficjenta tylko działania 2.2</w:t>
      </w:r>
    </w:p>
  </w:comment>
  <w:comment w:id="1446" w:author="Marta Brzozowska" w:date="2022-09-02T13:24:00Z" w:initials="MB">
    <w:p w14:paraId="20244760" w14:textId="77777777" w:rsidR="00B51DB2" w:rsidRDefault="00B51DB2">
      <w:pPr>
        <w:pStyle w:val="Tekstkomentarza"/>
      </w:pPr>
      <w:r>
        <w:rPr>
          <w:rStyle w:val="Odwoaniedokomentarza"/>
        </w:rPr>
        <w:annotationRef/>
      </w:r>
      <w:r>
        <w:t>Dlaczego do działania 2.1 jest wpisane jako beneficjent województwo?</w:t>
      </w:r>
    </w:p>
    <w:p w14:paraId="3EDF02C8" w14:textId="14ECDCC7" w:rsidR="00194BAF" w:rsidRDefault="00194BAF">
      <w:pPr>
        <w:pStyle w:val="Tekstkomentarza"/>
      </w:pPr>
      <w:r>
        <w:t>Czy miasta nie powinny być  2.1 i 2.2, a woj. – w 2.2.? Proszę o sprawdzenie.</w:t>
      </w:r>
    </w:p>
  </w:comment>
  <w:comment w:id="1501" w:author="Edyta Boratyńska-Karpiej" w:date="2022-09-02T14:45:00Z" w:initials="EB">
    <w:p w14:paraId="3B401C60" w14:textId="5BE82991" w:rsidR="00AC50F9" w:rsidRDefault="00AC50F9">
      <w:pPr>
        <w:pStyle w:val="Tekstkomentarza"/>
      </w:pPr>
      <w:r>
        <w:rPr>
          <w:rStyle w:val="Odwoaniedokomentarza"/>
        </w:rPr>
        <w:annotationRef/>
      </w:r>
      <w:r>
        <w:t>Przyznam ze nie rozumiem tego zdania.</w:t>
      </w:r>
    </w:p>
  </w:comment>
  <w:comment w:id="1499" w:author="Edyta Boratyńska-Karpiej" w:date="2022-09-02T14:45:00Z" w:initials="EB">
    <w:p w14:paraId="134E400C" w14:textId="49B3D305" w:rsidR="00AC50F9" w:rsidRDefault="00AC50F9">
      <w:pPr>
        <w:pStyle w:val="Tekstkomentarza"/>
      </w:pPr>
      <w:r>
        <w:rPr>
          <w:rStyle w:val="Odwoaniedokomentarza"/>
        </w:rPr>
        <w:annotationRef/>
      </w:r>
      <w:r>
        <w:t xml:space="preserve">Wydaje mi się że tutaj należy zmienić założenia. Centrala PKP PLK jest jedna. Jedna inwestycja może przebiegać przez dwa województwa. </w:t>
      </w:r>
    </w:p>
  </w:comment>
  <w:comment w:id="1548" w:author="Pokorski Jacek" w:date="2022-09-02T14:32:00Z" w:initials="PJ">
    <w:p w14:paraId="6C48D7E3" w14:textId="77777777" w:rsidR="00811852" w:rsidRDefault="00811852">
      <w:pPr>
        <w:pStyle w:val="Tekstkomentarza"/>
      </w:pPr>
      <w:r>
        <w:rPr>
          <w:rStyle w:val="Odwoaniedokomentarza"/>
        </w:rPr>
        <w:annotationRef/>
      </w:r>
      <w:r>
        <w:t xml:space="preserve">W zależności do zakresu kwestionariusza – CATI może się sprawdzić do pozyskania danych lub nie. </w:t>
      </w:r>
    </w:p>
    <w:p w14:paraId="0DE9E1AC" w14:textId="295F6E8C" w:rsidR="00811852" w:rsidRDefault="00811852">
      <w:pPr>
        <w:pStyle w:val="Tekstkomentarza"/>
      </w:pPr>
      <w:r>
        <w:t>Ze strony PARP rekomendujemy raczej potraktowanie CATI (zasobów call centre/studia CATI), jako formy ostatecznej do monitu i zachęty respondenta do wypełnienia ankiety samodzielnie w CAWI – rozmowa z człowiekiem-konsultantem będzie działać lepiej niż mailing puszczony masowo i potem monity</w:t>
      </w:r>
      <w:r w:rsidR="00B20AB4">
        <w:t xml:space="preserve"> mailowe</w:t>
      </w:r>
      <w:r>
        <w:t xml:space="preserve">.  </w:t>
      </w:r>
    </w:p>
  </w:comment>
  <w:comment w:id="1561" w:author="Pokorski Jacek" w:date="2022-09-02T15:26:00Z" w:initials="PJ">
    <w:p w14:paraId="72DF6C54" w14:textId="112B79D9" w:rsidR="00EE603F" w:rsidRDefault="00EE603F">
      <w:pPr>
        <w:pStyle w:val="Tekstkomentarza"/>
      </w:pPr>
      <w:r>
        <w:rPr>
          <w:rStyle w:val="Odwoaniedokomentarza"/>
        </w:rPr>
        <w:annotationRef/>
      </w:r>
      <w:r>
        <w:t xml:space="preserve">Proponuję wyłączyć z badania ilościowego też działania 1.1.1 i  1.3.2. Liczebności minimalne. </w:t>
      </w:r>
    </w:p>
    <w:p w14:paraId="4BEE29A3" w14:textId="77777777" w:rsidR="00EE603F" w:rsidRDefault="00EE603F">
      <w:pPr>
        <w:pStyle w:val="Tekstkomentarza"/>
      </w:pPr>
    </w:p>
    <w:p w14:paraId="4085BD3D" w14:textId="03D28D35" w:rsidR="00EE603F" w:rsidRDefault="00EE603F">
      <w:pPr>
        <w:pStyle w:val="Tekstkomentarza"/>
      </w:pPr>
      <w:r>
        <w:t xml:space="preserve">Proponuję uwzględnić beneficjentów tych działań w wywiadach pogłębionych / większej liczbie IDI w tych działaniach (kosztem redukcji/relokacji  kilku wywiadów w pierwotnie zaplanowanych grupach – np. z administracją).  </w:t>
      </w:r>
    </w:p>
  </w:comment>
  <w:comment w:id="1577" w:author="Marta Brzozowska" w:date="2022-09-02T13:33:00Z" w:initials="MB">
    <w:p w14:paraId="00540A9A" w14:textId="203DC7BD" w:rsidR="001C50EB" w:rsidRDefault="001C50EB">
      <w:pPr>
        <w:pStyle w:val="Tekstkomentarza"/>
      </w:pPr>
      <w:r>
        <w:rPr>
          <w:rStyle w:val="Odwoaniedokomentarza"/>
        </w:rPr>
        <w:annotationRef/>
      </w:r>
      <w:r>
        <w:t>Czyli teraz powinien być przedstawiony.</w:t>
      </w:r>
    </w:p>
  </w:comment>
  <w:comment w:id="1572" w:author="Pokorski Jacek" w:date="2022-09-02T14:37:00Z" w:initials="PJ">
    <w:p w14:paraId="1FD8DEA9" w14:textId="07B16ABC" w:rsidR="00BD4C9D" w:rsidRDefault="00BD4C9D">
      <w:pPr>
        <w:pStyle w:val="Tekstkomentarza"/>
      </w:pPr>
      <w:r>
        <w:rPr>
          <w:rStyle w:val="Odwoaniedokomentarza"/>
        </w:rPr>
        <w:annotationRef/>
      </w:r>
      <w:r w:rsidR="00A90619">
        <w:t>Jeśli poda</w:t>
      </w:r>
      <w:r>
        <w:t>jemy błąd i poziom ufności, to powinien odnosić się do warstwy</w:t>
      </w:r>
      <w:r w:rsidR="00DD18C1">
        <w:t xml:space="preserve"> (j</w:t>
      </w:r>
      <w:r>
        <w:t xml:space="preserve">eśli </w:t>
      </w:r>
      <w:r w:rsidR="00DD18C1">
        <w:t xml:space="preserve">mowa o </w:t>
      </w:r>
      <w:r>
        <w:t>dob</w:t>
      </w:r>
      <w:r w:rsidR="00DD18C1">
        <w:t xml:space="preserve">rze </w:t>
      </w:r>
      <w:r>
        <w:t>losowo-warstwowy</w:t>
      </w:r>
      <w:r w:rsidR="00DD18C1">
        <w:t>m) a nie do totalu.</w:t>
      </w:r>
      <w:r>
        <w:t xml:space="preserve"> </w:t>
      </w:r>
    </w:p>
    <w:p w14:paraId="24842F4D" w14:textId="77777777" w:rsidR="00BD4C9D" w:rsidRDefault="00BD4C9D">
      <w:pPr>
        <w:pStyle w:val="Tekstkomentarza"/>
      </w:pPr>
    </w:p>
    <w:p w14:paraId="62C37653" w14:textId="04F54B42" w:rsidR="00BD4C9D" w:rsidRDefault="00BD4C9D">
      <w:pPr>
        <w:pStyle w:val="Tekstkomentarza"/>
      </w:pPr>
      <w:r>
        <w:t xml:space="preserve">Czy jednak faktycznie jest </w:t>
      </w:r>
      <w:r w:rsidR="00DD18C1">
        <w:t xml:space="preserve">losowo </w:t>
      </w:r>
      <w:r>
        <w:t xml:space="preserve">-warstwowy skoro proponujecie Państwo badanie z populacji? </w:t>
      </w:r>
    </w:p>
    <w:p w14:paraId="5D7A9C85" w14:textId="77777777" w:rsidR="00BD4C9D" w:rsidRDefault="00BD4C9D">
      <w:pPr>
        <w:pStyle w:val="Tekstkomentarza"/>
      </w:pPr>
    </w:p>
    <w:p w14:paraId="2477EA1D" w14:textId="4396E869" w:rsidR="00BD4C9D" w:rsidRDefault="00BD4C9D">
      <w:pPr>
        <w:pStyle w:val="Tekstkomentarza"/>
      </w:pPr>
      <w:r>
        <w:t>Jeśli losowo</w:t>
      </w:r>
      <w:r w:rsidR="00DD18C1">
        <w:t>-</w:t>
      </w:r>
      <w:r>
        <w:t xml:space="preserve">, to z każdej warstwy powinna być wylosowana próba i uruchomiona do ankietowania tylko ta liczba </w:t>
      </w:r>
      <w:r w:rsidR="00DD18C1">
        <w:t xml:space="preserve">wylosowanych </w:t>
      </w:r>
      <w:r>
        <w:t>kejsów (wykonawca dąży do wykonania pełnej próby). Jeśli jednak nielosowa, a dobór z całej populacji, należałoby inaczej określić poziom błędu przy zakładanym response rate, uwzględniając poprawkę na populację</w:t>
      </w:r>
      <w:r w:rsidR="00EE603F">
        <w:t xml:space="preserve"> lub inne podejścia. </w:t>
      </w:r>
      <w:r>
        <w:t xml:space="preserve"> </w:t>
      </w:r>
    </w:p>
    <w:p w14:paraId="07D04BA7" w14:textId="77777777" w:rsidR="00BD4C9D" w:rsidRDefault="00BD4C9D">
      <w:pPr>
        <w:pStyle w:val="Tekstkomentarza"/>
      </w:pPr>
    </w:p>
    <w:p w14:paraId="1BAC3FE0" w14:textId="640FAF9A" w:rsidR="00DD18C1" w:rsidRDefault="00BD4C9D">
      <w:pPr>
        <w:pStyle w:val="Tekstkomentarza"/>
      </w:pPr>
      <w:r>
        <w:t xml:space="preserve">Teraz </w:t>
      </w:r>
      <w:r w:rsidR="00DD18C1">
        <w:t>raczej udział w badaniu ma charakter przypadkowy (wypełniają jakieś specyficzne jednostki</w:t>
      </w:r>
      <w:r w:rsidR="00EE603F">
        <w:t>, o</w:t>
      </w:r>
      <w:r w:rsidR="00DD18C1">
        <w:t xml:space="preserve"> nieznanych motywach). </w:t>
      </w:r>
    </w:p>
    <w:p w14:paraId="402D59A2" w14:textId="77777777" w:rsidR="00DD18C1" w:rsidRDefault="00DD18C1">
      <w:pPr>
        <w:pStyle w:val="Tekstkomentarza"/>
      </w:pPr>
    </w:p>
    <w:p w14:paraId="0F62FF51" w14:textId="78946681" w:rsidR="00BD4C9D" w:rsidRDefault="00DD18C1">
      <w:pPr>
        <w:pStyle w:val="Tekstkomentarza"/>
      </w:pPr>
      <w:r>
        <w:t xml:space="preserve">Może warto rozważyć dobór nieproporcjonalny i ustalić kwoty równe, które wykonawca będzie realizował na poziomie każdego lub kluczowych działań (np. po minimum n=100 z 1.1.2, 1.2, 1.3.1 i 1.4)? </w:t>
      </w:r>
    </w:p>
  </w:comment>
  <w:comment w:id="1606" w:author="Marta Brzozowska" w:date="2022-09-02T13:34:00Z" w:initials="MB">
    <w:p w14:paraId="05E91435" w14:textId="419084B0" w:rsidR="00D13824" w:rsidRDefault="00D13824">
      <w:pPr>
        <w:pStyle w:val="Tekstkomentarza"/>
      </w:pPr>
      <w:r>
        <w:rPr>
          <w:rStyle w:val="Odwoaniedokomentarza"/>
        </w:rPr>
        <w:annotationRef/>
      </w:r>
      <w:r>
        <w:t>Najważniejsi są beneficjenci wiodący i to z nimi powinny być te 2 wywiady.</w:t>
      </w:r>
    </w:p>
  </w:comment>
  <w:comment w:id="1607" w:author="Ciekot Aleksandra" w:date="2022-09-02T15:01:00Z" w:initials="CA">
    <w:p w14:paraId="16BDC6F2" w14:textId="700EA6E3" w:rsidR="00BF1B7F" w:rsidRDefault="00BF1B7F">
      <w:pPr>
        <w:pStyle w:val="Tekstkomentarza"/>
      </w:pPr>
      <w:r>
        <w:rPr>
          <w:rStyle w:val="Odwoaniedokomentarza"/>
        </w:rPr>
        <w:annotationRef/>
      </w:r>
      <w:r>
        <w:t xml:space="preserve">Proponuję wziąć pod uwagę wyłącznie beneficjentów wiodących (n=9) bez partnerów. Beneficjent wiodący będzie miał najlepszą wiedzę nt. projektu. Jeśli natomiast nie uda się przeprowadzić z nimi badania, można wziąć pod uwagę partnerów, z zastrzeżeniem, że będą oni z różnych projektów.  </w:t>
      </w:r>
    </w:p>
  </w:comment>
  <w:comment w:id="1654" w:author="Marta Brzozowska" w:date="2022-09-02T13:35:00Z" w:initials="MB">
    <w:p w14:paraId="1917C19D" w14:textId="3C4AC201" w:rsidR="00D13824" w:rsidRDefault="00D13824">
      <w:pPr>
        <w:pStyle w:val="Tekstkomentarza"/>
      </w:pPr>
      <w:r>
        <w:rPr>
          <w:rStyle w:val="Odwoaniedokomentarza"/>
        </w:rPr>
        <w:annotationRef/>
      </w:r>
      <w:r>
        <w:t>Najważniejsi są beneficjenci wiodący i to z nimi powinny być te 11 wywiadów.</w:t>
      </w:r>
    </w:p>
  </w:comment>
  <w:comment w:id="1655" w:author="Ciekot Aleksandra" w:date="2022-09-02T15:02:00Z" w:initials="CA">
    <w:p w14:paraId="5B904FA1" w14:textId="559B51CC" w:rsidR="00BF1B7F" w:rsidRDefault="00BF1B7F">
      <w:pPr>
        <w:pStyle w:val="Tekstkomentarza"/>
      </w:pPr>
      <w:r>
        <w:rPr>
          <w:rStyle w:val="Odwoaniedokomentarza"/>
        </w:rPr>
        <w:annotationRef/>
      </w:r>
      <w:r>
        <w:t>Podobna sytuacja jak w przypadku poddziałania 1.1.1. Umów a więc beneficjentów wiodących mamy 27 – w pierwszej kolejności proponuję ich przebadać, a jeśli z jakiegoś powodu nie uda się do nich dotrzeć to uwzględnić partnerów.</w:t>
      </w:r>
    </w:p>
  </w:comment>
  <w:comment w:id="1666" w:author="Marta Brzozowska" w:date="2022-09-02T13:35:00Z" w:initials="MB">
    <w:p w14:paraId="57F7B9B9" w14:textId="77777777" w:rsidR="000922F3" w:rsidRDefault="000922F3">
      <w:pPr>
        <w:pStyle w:val="Tekstkomentarza"/>
      </w:pPr>
      <w:r>
        <w:rPr>
          <w:rStyle w:val="Odwoaniedokomentarza"/>
        </w:rPr>
        <w:annotationRef/>
      </w:r>
      <w:r>
        <w:t xml:space="preserve">Czy to łącznie etap 1 i 2? i beneficjentów jednocześnie et1 i et2. Nie wiem, czy jest potrzeba w kontekście zaproponowanego celu wywiadów, ankietowanie beneficjentów, którzy skorzystali tylko z et1. </w:t>
      </w:r>
    </w:p>
    <w:p w14:paraId="7C98C979" w14:textId="4D3DF929" w:rsidR="000922F3" w:rsidRDefault="000922F3">
      <w:pPr>
        <w:pStyle w:val="Tekstkomentarza"/>
      </w:pPr>
      <w:r>
        <w:t xml:space="preserve">Proszę o </w:t>
      </w:r>
      <w:r w:rsidR="00817531">
        <w:t xml:space="preserve"> przeanalizowanie problemu i </w:t>
      </w:r>
      <w:r>
        <w:t xml:space="preserve">opinię. </w:t>
      </w:r>
      <w:r w:rsidR="007B78AA">
        <w:t>Etap 1 i etap 2 to 2 odrębne umowy i inny charakter projektów (doradczy i inwestycyjny).</w:t>
      </w:r>
    </w:p>
  </w:comment>
  <w:comment w:id="1786" w:author="Marta Brzozowska" w:date="2022-09-02T13:48:00Z" w:initials="MB">
    <w:p w14:paraId="6015F8D3" w14:textId="56A5C127" w:rsidR="00470819" w:rsidRDefault="00470819">
      <w:pPr>
        <w:pStyle w:val="Tekstkomentarza"/>
      </w:pPr>
      <w:r>
        <w:rPr>
          <w:rStyle w:val="Odwoaniedokomentarza"/>
        </w:rPr>
        <w:annotationRef/>
      </w:r>
      <w:r>
        <w:t>A ni</w:t>
      </w:r>
      <w:r w:rsidR="002A023A">
        <w:t>e</w:t>
      </w:r>
      <w:r>
        <w:t xml:space="preserve"> chodzi bardziej o udział niż nominalną liczbę?</w:t>
      </w:r>
    </w:p>
  </w:comment>
  <w:comment w:id="1864" w:author="Błażejczyk-Kielan Anna" w:date="2022-09-01T10:59:00Z" w:initials="BA">
    <w:p w14:paraId="1361B1FF" w14:textId="7A42DADA" w:rsidR="00811852" w:rsidRDefault="00811852">
      <w:pPr>
        <w:pStyle w:val="Tekstkomentarza"/>
      </w:pPr>
      <w:r>
        <w:rPr>
          <w:rStyle w:val="Odwoaniedokomentarza"/>
        </w:rPr>
        <w:annotationRef/>
      </w:r>
      <w:r>
        <w:t>tutaj brak ciągu logicznego – najpierw o panelach, potem cos o wywiadach (co nie pasuje), potem znowu o panelach.</w:t>
      </w:r>
    </w:p>
  </w:comment>
  <w:comment w:id="1865" w:author="Edyta Boratyńska-Karpiej" w:date="2022-09-02T14:49:00Z" w:initials="EB">
    <w:p w14:paraId="2D873C1A" w14:textId="28B7E38F" w:rsidR="00AC50F9" w:rsidRDefault="00AC50F9">
      <w:pPr>
        <w:pStyle w:val="Tekstkomentarza"/>
      </w:pPr>
      <w:r>
        <w:rPr>
          <w:rStyle w:val="Odwoaniedokomentarza"/>
        </w:rPr>
        <w:annotationRef/>
      </w:r>
      <w:r>
        <w:t>Wydaje mi się ze diada lub triada byłaby bardziej efektywna niż wywiad pogłębiony.</w:t>
      </w:r>
    </w:p>
  </w:comment>
  <w:comment w:id="1868" w:author="Błażejczyk-Kielan Anna" w:date="2022-09-01T11:00:00Z" w:initials="BA">
    <w:p w14:paraId="71D2C7B4" w14:textId="1F7A2B11" w:rsidR="00811852" w:rsidRDefault="00811852">
      <w:pPr>
        <w:pStyle w:val="Tekstkomentarza"/>
      </w:pPr>
      <w:r>
        <w:rPr>
          <w:rStyle w:val="Odwoaniedokomentarza"/>
        </w:rPr>
        <w:annotationRef/>
      </w:r>
      <w:r>
        <w:t>A tu wracamy do tematu panelu.</w:t>
      </w:r>
    </w:p>
  </w:comment>
  <w:comment w:id="1897" w:author="Pokorski Jacek" w:date="2022-09-02T15:30:00Z" w:initials="PJ">
    <w:p w14:paraId="3605D07A" w14:textId="18FC0B04" w:rsidR="00EE603F" w:rsidRDefault="00EE603F">
      <w:pPr>
        <w:pStyle w:val="Tekstkomentarza"/>
      </w:pPr>
      <w:r>
        <w:rPr>
          <w:rStyle w:val="Odwoaniedokomentarza"/>
        </w:rPr>
        <w:annotationRef/>
      </w:r>
      <w:r>
        <w:t xml:space="preserve">Może warto uwzględnić w panelu dra Macieja Bukowskiego (SGH, WISE Europa). Wykonuje dla PARP różnego typu analizy makroekonomiczne (modelowanie) dot. wpływu pomocy POIR i POPW (w tym porównania wpływu wsparcia w Polsce Wschodniej versus w reszcie kraju). Interpretacja ekonomiczna p. Bukowskiego odnośnie </w:t>
      </w:r>
      <w:r w:rsidR="00B20AB4">
        <w:t xml:space="preserve">do </w:t>
      </w:r>
      <w:r>
        <w:t>odnotowanych mechanizmów wpływu pomocy w PW (w tym wpływu w trakcie pandemii) nierzadko jest bardzo interesująca</w:t>
      </w:r>
      <w:r w:rsidR="00B20AB4">
        <w:t xml:space="preserve"> / inspirująca</w:t>
      </w:r>
      <w:r>
        <w:t xml:space="preserve">. </w:t>
      </w:r>
    </w:p>
    <w:p w14:paraId="18F4D529" w14:textId="30EA622B" w:rsidR="004613EB" w:rsidRDefault="004613EB">
      <w:pPr>
        <w:pStyle w:val="Tekstkomentarza"/>
      </w:pPr>
    </w:p>
    <w:p w14:paraId="2AC4E816" w14:textId="5141A690" w:rsidR="004613EB" w:rsidRDefault="004613EB">
      <w:pPr>
        <w:pStyle w:val="Tekstkomentarza"/>
      </w:pPr>
    </w:p>
  </w:comment>
  <w:comment w:id="2250" w:author="Edyta Boratyńska-Karpiej" w:date="2022-09-02T14:53:00Z" w:initials="EB">
    <w:p w14:paraId="71FA38A4" w14:textId="01505749" w:rsidR="00AC50F9" w:rsidRDefault="00AC50F9">
      <w:pPr>
        <w:pStyle w:val="Tekstkomentarza"/>
      </w:pPr>
      <w:r>
        <w:rPr>
          <w:rStyle w:val="Odwoaniedokomentarza"/>
        </w:rPr>
        <w:annotationRef/>
      </w:r>
      <w:r>
        <w:t>Pytanie jaki jest cel 3ech przedstawicieli UTK zapraszać?</w:t>
      </w:r>
    </w:p>
  </w:comment>
  <w:comment w:id="2258" w:author="Edyta Boratyńska-Karpiej" w:date="2022-09-02T14:51:00Z" w:initials="EB">
    <w:p w14:paraId="62EA9CE7" w14:textId="1C822EA7" w:rsidR="00AC50F9" w:rsidRDefault="00AC50F9">
      <w:pPr>
        <w:pStyle w:val="Tekstkomentarza"/>
      </w:pPr>
      <w:r>
        <w:rPr>
          <w:rStyle w:val="Odwoaniedokomentarza"/>
        </w:rPr>
        <w:annotationRef/>
      </w:r>
      <w:r>
        <w:t>Troszkę zdublowane z P.Piotrem Faryną. Może kogoś w zamian?</w:t>
      </w:r>
    </w:p>
  </w:comment>
  <w:comment w:id="2289" w:author="Marta Brzozowska" w:date="2022-09-05T08:32:00Z" w:initials="MB">
    <w:p w14:paraId="59A583F6" w14:textId="451EDDA9" w:rsidR="00AB20AB" w:rsidRDefault="00AB20AB">
      <w:pPr>
        <w:pStyle w:val="Tekstkomentarza"/>
      </w:pPr>
      <w:r>
        <w:rPr>
          <w:rStyle w:val="Odwoaniedokomentarza"/>
        </w:rPr>
        <w:annotationRef/>
      </w:r>
      <w:r>
        <w:t>W badaniu ilościowym nie da rady odnieść się do każdego wskaźnika oddzielnie i podać przyczyn ew. jego odchylenia. Chyba, ze zamysł jest jednak inny, to prośba o wyjaśnienie.</w:t>
      </w:r>
    </w:p>
    <w:p w14:paraId="69FB0D9E" w14:textId="1ECF099A" w:rsidR="00AB20AB" w:rsidRDefault="00AB20AB">
      <w:pPr>
        <w:pStyle w:val="Tekstkomentarza"/>
      </w:pPr>
      <w:r>
        <w:t>Poza tym proszę pamiętać, ze nie chodzi nam o poszczególne wskaźniki projektowe, a o wskaźniki programowe (zgodnie z pkt III OPZ).</w:t>
      </w:r>
    </w:p>
  </w:comment>
  <w:comment w:id="2290" w:author="Marta Brzozowska" w:date="2022-09-05T08:36:00Z" w:initials="MB">
    <w:p w14:paraId="5B546CEA" w14:textId="77777777" w:rsidR="00AB20AB" w:rsidRDefault="00AB20AB">
      <w:pPr>
        <w:pStyle w:val="Tekstkomentarza"/>
      </w:pPr>
      <w:r>
        <w:rPr>
          <w:rStyle w:val="Odwoaniedokomentarza"/>
        </w:rPr>
        <w:annotationRef/>
      </w:r>
      <w:r>
        <w:t>Jeśli w CATI/CAWI maja być zidentyfikowane odchylenia, to z beneficjentami co jeszcze będzie weryfikowane i którymi?</w:t>
      </w:r>
    </w:p>
    <w:p w14:paraId="07B01411" w14:textId="6FC75045" w:rsidR="00AB20AB" w:rsidRDefault="00E02EDB">
      <w:pPr>
        <w:pStyle w:val="Tekstkomentarza"/>
      </w:pPr>
      <w:r>
        <w:t>Prośba</w:t>
      </w:r>
      <w:r w:rsidR="00AB20AB">
        <w:t xml:space="preserve"> o doprecyzowanie,</w:t>
      </w:r>
    </w:p>
  </w:comment>
  <w:comment w:id="2301" w:author="Marta Brzozowska" w:date="2022-09-05T08:40:00Z" w:initials="MB">
    <w:p w14:paraId="03F1AD63" w14:textId="5BE9D302" w:rsidR="001F67F3" w:rsidRDefault="001F67F3">
      <w:pPr>
        <w:pStyle w:val="Tekstkomentarza"/>
      </w:pPr>
      <w:r>
        <w:rPr>
          <w:rStyle w:val="Odwoaniedokomentarza"/>
        </w:rPr>
        <w:annotationRef/>
      </w:r>
      <w:r>
        <w:t>A formie desk research? Prośba o uzupełnienie, w jaki sposób Państwo przeprowadzicie te analizy?</w:t>
      </w:r>
    </w:p>
    <w:p w14:paraId="21C3F916" w14:textId="1ED344A1" w:rsidR="001F67F3" w:rsidRDefault="001F67F3">
      <w:pPr>
        <w:pStyle w:val="Tekstkomentarza"/>
      </w:pPr>
      <w:r>
        <w:t>Skąd będziecie mieli wiedze o środkach zaradczych i ich skuteczności?</w:t>
      </w:r>
    </w:p>
  </w:comment>
  <w:comment w:id="2318" w:author="Marta Brzozowska" w:date="2022-09-05T08:45:00Z" w:initials="MB">
    <w:p w14:paraId="3450D86E" w14:textId="4BA5B5B9" w:rsidR="001F67F3" w:rsidRDefault="001F67F3">
      <w:pPr>
        <w:pStyle w:val="Tekstkomentarza"/>
      </w:pPr>
      <w:r>
        <w:rPr>
          <w:rStyle w:val="Odwoaniedokomentarza"/>
        </w:rPr>
        <w:annotationRef/>
      </w:r>
      <w:r>
        <w:t>Dobrze byłoby</w:t>
      </w:r>
      <w:r w:rsidR="00F95E4B">
        <w:t xml:space="preserve"> także sprawdzić plany naborów.</w:t>
      </w:r>
    </w:p>
  </w:comment>
  <w:comment w:id="2322" w:author="Marta Brzozowska" w:date="2022-09-05T08:50:00Z" w:initials="MB">
    <w:p w14:paraId="2F396941" w14:textId="539E21B7" w:rsidR="00F95E4B" w:rsidRDefault="00F95E4B">
      <w:pPr>
        <w:pStyle w:val="Tekstkomentarza"/>
      </w:pPr>
      <w:r>
        <w:rPr>
          <w:rStyle w:val="Odwoaniedokomentarza"/>
        </w:rPr>
        <w:annotationRef/>
      </w:r>
      <w:r>
        <w:t xml:space="preserve">Czy to konieczne? Czy w projektach PI 4e osiągnięto już max 85% próg dofinansowania? Proszę o sprawdzenie i ew. weryfikacje/uzupelnienie. </w:t>
      </w:r>
    </w:p>
  </w:comment>
  <w:comment w:id="2392" w:author="Marta Brzozowska" w:date="2022-09-05T08:57:00Z" w:initials="MB">
    <w:p w14:paraId="74804929" w14:textId="65197468" w:rsidR="00F95E4B" w:rsidRDefault="00F95E4B">
      <w:pPr>
        <w:pStyle w:val="Tekstkomentarza"/>
      </w:pPr>
      <w:r>
        <w:rPr>
          <w:rStyle w:val="Odwoaniedokomentarza"/>
        </w:rPr>
        <w:annotationRef/>
      </w:r>
      <w:r>
        <w:t>Wszystkich czy tylko POPW?</w:t>
      </w:r>
    </w:p>
  </w:comment>
  <w:comment w:id="2420" w:author="Marta Brzozowska" w:date="2022-09-05T09:26:00Z" w:initials="MB">
    <w:p w14:paraId="6F4B4D0F" w14:textId="5916E5C4" w:rsidR="007414AA" w:rsidRDefault="007414AA">
      <w:pPr>
        <w:pStyle w:val="Tekstkomentarza"/>
      </w:pPr>
      <w:r>
        <w:rPr>
          <w:rStyle w:val="Odwoaniedokomentarza"/>
        </w:rPr>
        <w:annotationRef/>
      </w:r>
      <w:r>
        <w:t>Czy to są zmienne uwzględnione dla oceny wpływu POPW na wszystkie 3 wskaźniki rezultatu w osi I?</w:t>
      </w:r>
    </w:p>
  </w:comment>
  <w:comment w:id="2434" w:author="Marta Brzozowska" w:date="2022-09-05T09:24:00Z" w:initials="MB">
    <w:p w14:paraId="6171190E" w14:textId="063550C9" w:rsidR="007414AA" w:rsidRDefault="007414AA">
      <w:pPr>
        <w:pStyle w:val="Tekstkomentarza"/>
      </w:pPr>
      <w:r>
        <w:rPr>
          <w:rStyle w:val="Odwoaniedokomentarza"/>
        </w:rPr>
        <w:annotationRef/>
      </w:r>
      <w:r>
        <w:t>Poziom?</w:t>
      </w:r>
    </w:p>
  </w:comment>
  <w:comment w:id="2444" w:author="Marta Brzozowska" w:date="2022-09-05T09:24:00Z" w:initials="MB">
    <w:p w14:paraId="4668DB74" w14:textId="08C0E322" w:rsidR="007414AA" w:rsidRDefault="007414AA">
      <w:pPr>
        <w:pStyle w:val="Tekstkomentarza"/>
      </w:pPr>
      <w:r>
        <w:rPr>
          <w:rStyle w:val="Odwoaniedokomentarza"/>
        </w:rPr>
        <w:annotationRef/>
      </w:r>
      <w:r>
        <w:t>Poziom?</w:t>
      </w:r>
    </w:p>
  </w:comment>
  <w:comment w:id="2601" w:author="Marta Brzozowska" w:date="2022-09-05T09:49:00Z" w:initials="MB">
    <w:p w14:paraId="54F2A521" w14:textId="0E99B17C" w:rsidR="00E31B21" w:rsidRDefault="00E31B21">
      <w:pPr>
        <w:pStyle w:val="Tekstkomentarza"/>
      </w:pPr>
      <w:r>
        <w:rPr>
          <w:rStyle w:val="Odwoaniedokomentarza"/>
        </w:rPr>
        <w:annotationRef/>
      </w:r>
      <w:r>
        <w:t xml:space="preserve">Jak to ma się do </w:t>
      </w:r>
      <w:r w:rsidR="00630EB1">
        <w:t>aspektów</w:t>
      </w:r>
      <w:r>
        <w:t xml:space="preserve"> wymienionych wyżej tj. komplementarności i dodatkowości? </w:t>
      </w:r>
    </w:p>
    <w:p w14:paraId="639281FB" w14:textId="108EE4F8" w:rsidR="00E31B21" w:rsidRDefault="00E31B21">
      <w:pPr>
        <w:pStyle w:val="Tekstkomentarza"/>
      </w:pPr>
    </w:p>
  </w:comment>
  <w:comment w:id="2623" w:author="Marta Brzozowska" w:date="2022-09-05T09:50:00Z" w:initials="MB">
    <w:p w14:paraId="6966BCB9" w14:textId="5A0F2179" w:rsidR="00E31B21" w:rsidRDefault="00E31B21">
      <w:pPr>
        <w:pStyle w:val="Tekstkomentarza"/>
      </w:pPr>
      <w:r>
        <w:rPr>
          <w:rStyle w:val="Odwoaniedokomentarza"/>
        </w:rPr>
        <w:annotationRef/>
      </w:r>
      <w:r>
        <w:t>E</w:t>
      </w:r>
      <w:r w:rsidR="00E02EDB">
        <w:t>AV</w:t>
      </w:r>
      <w:r>
        <w:t xml:space="preserve"> POPW miała podlegać ocenie. Przy tym założeniu  nie </w:t>
      </w:r>
      <w:r w:rsidR="00E02EDB">
        <w:t>są</w:t>
      </w:r>
      <w:r>
        <w:t xml:space="preserve"> w ogóle badane aspekty dodatkowości. Zakłada się, ze one są i nie podlegają ocenie. </w:t>
      </w:r>
    </w:p>
    <w:p w14:paraId="376252BB" w14:textId="0556C7F2" w:rsidR="00E31B21" w:rsidRDefault="00E31B21">
      <w:pPr>
        <w:pStyle w:val="Tekstkomentarza"/>
      </w:pPr>
      <w:r>
        <w:t>Jak oceniana będzie przesłanka komplementarności? W jaki sposób nominalna Liczba i wartość projektów POPW maja świadczyć o dodatkowości i komplementarności wsparcia z POPW?</w:t>
      </w:r>
    </w:p>
    <w:p w14:paraId="7BB5D52D" w14:textId="7CDCA2E6" w:rsidR="00E31B21" w:rsidRDefault="00E31B21">
      <w:pPr>
        <w:pStyle w:val="Tekstkomentarza"/>
      </w:pPr>
    </w:p>
  </w:comment>
  <w:comment w:id="2637" w:author="Marta Brzozowska" w:date="2022-09-05T09:55:00Z" w:initials="MB">
    <w:p w14:paraId="5EF757C3" w14:textId="66606FE3" w:rsidR="004034C6" w:rsidRDefault="004034C6">
      <w:pPr>
        <w:pStyle w:val="Tekstkomentarza"/>
      </w:pPr>
      <w:r>
        <w:rPr>
          <w:rStyle w:val="Odwoaniedokomentarza"/>
        </w:rPr>
        <w:annotationRef/>
      </w:r>
      <w:r w:rsidR="00630EB1">
        <w:t>Prośba</w:t>
      </w:r>
      <w:r>
        <w:t xml:space="preserve"> o powiazanie poniższych </w:t>
      </w:r>
      <w:r w:rsidR="00630EB1">
        <w:t>aspektów</w:t>
      </w:r>
      <w:r>
        <w:t xml:space="preserve"> z zasadami dodatkowości i komplementarności. </w:t>
      </w:r>
    </w:p>
  </w:comment>
  <w:comment w:id="2647" w:author="Błażejczyk-Kielan Anna" w:date="2022-09-01T12:20:00Z" w:initials="BA">
    <w:p w14:paraId="719791D7" w14:textId="4C0B574C" w:rsidR="00811852" w:rsidRDefault="00811852">
      <w:pPr>
        <w:pStyle w:val="Tekstkomentarza"/>
      </w:pPr>
      <w:r>
        <w:rPr>
          <w:rStyle w:val="Odwoaniedokomentarza"/>
        </w:rPr>
        <w:annotationRef/>
      </w:r>
      <w:r>
        <w:t>emisyjność</w:t>
      </w:r>
    </w:p>
  </w:comment>
  <w:comment w:id="2663" w:author="Marta Brzozowska" w:date="2022-09-05T09:57:00Z" w:initials="MB">
    <w:p w14:paraId="4346922D" w14:textId="2F62E881" w:rsidR="004034C6" w:rsidRDefault="004034C6">
      <w:pPr>
        <w:pStyle w:val="Tekstkomentarza"/>
      </w:pPr>
      <w:r>
        <w:rPr>
          <w:rStyle w:val="Odwoaniedokomentarza"/>
        </w:rPr>
        <w:annotationRef/>
      </w:r>
      <w:r>
        <w:t>Tak jak mówiliśmy na spotkaniu 17.08. omawiając ofertę</w:t>
      </w:r>
      <w:r w:rsidR="00E02EDB">
        <w:t xml:space="preserve"> -</w:t>
      </w:r>
      <w:r>
        <w:t xml:space="preserve"> </w:t>
      </w:r>
      <w:r w:rsidR="00E02EDB">
        <w:t>s</w:t>
      </w:r>
      <w:r>
        <w:t>ame liczby o niczym nie świadczą. Prosimy o pokazanie, jak będą interpretowane w kontekście komplementarności i dodatkowości POPW?</w:t>
      </w:r>
    </w:p>
    <w:p w14:paraId="1E75A540" w14:textId="1CB13E32" w:rsidR="004034C6" w:rsidRDefault="004034C6">
      <w:pPr>
        <w:pStyle w:val="Tekstkomentarza"/>
      </w:pPr>
      <w:r>
        <w:t xml:space="preserve">Co o </w:t>
      </w:r>
      <w:r w:rsidR="00765E47">
        <w:t>dodatkowości</w:t>
      </w:r>
      <w:r>
        <w:t xml:space="preserve"> POPW </w:t>
      </w:r>
      <w:r w:rsidR="00630EB1">
        <w:t>w</w:t>
      </w:r>
      <w:r>
        <w:t xml:space="preserve"> stosunku do </w:t>
      </w:r>
      <w:r w:rsidR="00765E47">
        <w:t>krajowego</w:t>
      </w:r>
      <w:r>
        <w:t xml:space="preserve"> </w:t>
      </w:r>
      <w:r w:rsidR="00765E47">
        <w:t>wsparcia</w:t>
      </w:r>
      <w:r>
        <w:t xml:space="preserve"> mówi np.  liczba X projektów</w:t>
      </w:r>
      <w:r w:rsidRPr="004034C6">
        <w:t xml:space="preserve"> </w:t>
      </w:r>
      <w:r w:rsidRPr="00584791">
        <w:t>które w eksporcie wykorzystują zagraniczną wartość dodaną pochodzącą z krajów</w:t>
      </w:r>
      <w:r>
        <w:t xml:space="preserve">?  </w:t>
      </w:r>
    </w:p>
  </w:comment>
  <w:comment w:id="2696" w:author="Marta Brzozowska" w:date="2022-09-05T10:06:00Z" w:initials="MB">
    <w:p w14:paraId="65C8969B" w14:textId="68D4470E" w:rsidR="00630EB1" w:rsidRDefault="00630EB1">
      <w:pPr>
        <w:pStyle w:val="Tekstkomentarza"/>
      </w:pPr>
      <w:r>
        <w:rPr>
          <w:rStyle w:val="Odwoaniedokomentarza"/>
        </w:rPr>
        <w:annotationRef/>
      </w:r>
      <w:r>
        <w:t>Udział projektów POPW w czym dokładnie? Jak ma się do komplementarności i dodatkowości jako nadrzędnych przesłanek EVA wg RM?</w:t>
      </w:r>
    </w:p>
  </w:comment>
  <w:comment w:id="2700" w:author="Marta Brzozowska" w:date="2022-09-05T10:07:00Z" w:initials="MB">
    <w:p w14:paraId="396F2476" w14:textId="22F2B5B6" w:rsidR="00630EB1" w:rsidRDefault="00630EB1">
      <w:pPr>
        <w:pStyle w:val="Tekstkomentarza"/>
      </w:pPr>
      <w:r>
        <w:rPr>
          <w:rStyle w:val="Odwoaniedokomentarza"/>
        </w:rPr>
        <w:annotationRef/>
      </w:r>
      <w:r>
        <w:t>W czym dokładnie?</w:t>
      </w:r>
      <w:r w:rsidRPr="00630EB1">
        <w:t xml:space="preserve"> </w:t>
      </w:r>
      <w:r>
        <w:t>Jak ma się do komplementarności i dodatkowości jako nadrzędnych przesłanek EVA wg RM?</w:t>
      </w:r>
    </w:p>
  </w:comment>
  <w:comment w:id="2704" w:author="Marta Brzozowska" w:date="2022-09-05T10:07:00Z" w:initials="MB">
    <w:p w14:paraId="355FF5D2" w14:textId="15CFA85D" w:rsidR="00630EB1" w:rsidRDefault="00630EB1">
      <w:pPr>
        <w:pStyle w:val="Tekstkomentarza"/>
      </w:pPr>
      <w:r>
        <w:rPr>
          <w:rStyle w:val="Odwoaniedokomentarza"/>
        </w:rPr>
        <w:annotationRef/>
      </w:r>
      <w:r>
        <w:t>W czym dokładnie?</w:t>
      </w:r>
      <w:r w:rsidRPr="00630EB1">
        <w:t xml:space="preserve"> </w:t>
      </w:r>
      <w:r>
        <w:t>Jak ma się do komplementarności i dodatkowości jako nadrzędnych przesłanek EVA wg RM?</w:t>
      </w:r>
    </w:p>
  </w:comment>
  <w:comment w:id="2711" w:author="Marta Brzozowska" w:date="2022-09-05T10:08:00Z" w:initials="MB">
    <w:p w14:paraId="5A7AB706" w14:textId="42651BBE" w:rsidR="00630EB1" w:rsidRDefault="00630EB1">
      <w:pPr>
        <w:pStyle w:val="Tekstkomentarza"/>
      </w:pPr>
      <w:r>
        <w:rPr>
          <w:rStyle w:val="Odwoaniedokomentarza"/>
        </w:rPr>
        <w:annotationRef/>
      </w:r>
      <w:r>
        <w:t>jw</w:t>
      </w:r>
    </w:p>
  </w:comment>
  <w:comment w:id="2718" w:author="Marta Brzozowska" w:date="2022-09-05T10:09:00Z" w:initials="MB">
    <w:p w14:paraId="3BE62A54" w14:textId="68A12307" w:rsidR="00630EB1" w:rsidRDefault="00630EB1">
      <w:pPr>
        <w:pStyle w:val="Tekstkomentarza"/>
      </w:pPr>
      <w:r>
        <w:rPr>
          <w:rStyle w:val="Odwoaniedokomentarza"/>
        </w:rPr>
        <w:annotationRef/>
      </w:r>
      <w:r>
        <w:t>jw</w:t>
      </w:r>
    </w:p>
  </w:comment>
  <w:comment w:id="2722" w:author="Marta Brzozowska" w:date="2022-09-05T10:09:00Z" w:initials="MB">
    <w:p w14:paraId="08C9B85C" w14:textId="295CEAA8" w:rsidR="00630EB1" w:rsidRDefault="00630EB1">
      <w:pPr>
        <w:pStyle w:val="Tekstkomentarza"/>
      </w:pPr>
      <w:r>
        <w:rPr>
          <w:rStyle w:val="Odwoaniedokomentarza"/>
        </w:rPr>
        <w:annotationRef/>
      </w:r>
      <w:r>
        <w:t>jw.</w:t>
      </w:r>
    </w:p>
  </w:comment>
  <w:comment w:id="2743" w:author="Marta Brzozowska" w:date="2022-09-05T10:17:00Z" w:initials="MB">
    <w:p w14:paraId="5DE79527" w14:textId="51A8CE75" w:rsidR="00465FFB" w:rsidRDefault="00465FFB">
      <w:pPr>
        <w:pStyle w:val="Tekstkomentarza"/>
      </w:pPr>
      <w:r>
        <w:rPr>
          <w:rStyle w:val="Odwoaniedokomentarza"/>
        </w:rPr>
        <w:annotationRef/>
      </w:r>
      <w:r>
        <w:t>Są takie?</w:t>
      </w:r>
    </w:p>
  </w:comment>
  <w:comment w:id="2747" w:author="Marta Brzozowska" w:date="2022-09-05T10:32:00Z" w:initials="MB">
    <w:p w14:paraId="6A7C6D18" w14:textId="39842E56" w:rsidR="00AC213D" w:rsidRDefault="00AC213D">
      <w:pPr>
        <w:pStyle w:val="Tekstkomentarza"/>
      </w:pPr>
      <w:r>
        <w:rPr>
          <w:rStyle w:val="Odwoaniedokomentarza"/>
        </w:rPr>
        <w:annotationRef/>
      </w:r>
      <w:r>
        <w:t>To jest potrzebne do oceny komplementarności?</w:t>
      </w:r>
    </w:p>
  </w:comment>
  <w:comment w:id="2751" w:author="Marta Brzozowska" w:date="2022-09-05T10:33:00Z" w:initials="MB">
    <w:p w14:paraId="1EF269CB" w14:textId="440B5CD8" w:rsidR="00AC213D" w:rsidRDefault="00AC213D">
      <w:pPr>
        <w:pStyle w:val="Tekstkomentarza"/>
      </w:pPr>
      <w:r>
        <w:rPr>
          <w:rStyle w:val="Odwoaniedokomentarza"/>
        </w:rPr>
        <w:annotationRef/>
      </w:r>
      <w:r>
        <w:t xml:space="preserve">A to jest inny aspekt niż komplementarności i dodatkowość? Czy to w ramach komplementarności będzie analizowane? </w:t>
      </w:r>
    </w:p>
  </w:comment>
  <w:comment w:id="2765" w:author="Marta Brzozowska" w:date="2022-09-05T10:39:00Z" w:initials="MB">
    <w:p w14:paraId="60AD5FF9" w14:textId="47C51D39" w:rsidR="00FB7CBC" w:rsidRDefault="00FB7CBC">
      <w:pPr>
        <w:pStyle w:val="Tekstkomentarza"/>
      </w:pPr>
      <w:r>
        <w:rPr>
          <w:rStyle w:val="Odwoaniedokomentarza"/>
        </w:rPr>
        <w:annotationRef/>
      </w:r>
      <w:r>
        <w:t>Niejasna dla mnie jest koncepcja oceny EA</w:t>
      </w:r>
      <w:r w:rsidR="00E02EDB">
        <w:t>V</w:t>
      </w:r>
      <w:r>
        <w:t>. Piszecie Państwo najpierw o 2 podstawowych przesłankach E</w:t>
      </w:r>
      <w:r w:rsidR="00E02EDB">
        <w:t>AV</w:t>
      </w:r>
      <w:r>
        <w:t xml:space="preserve"> – komplementarności i </w:t>
      </w:r>
      <w:r w:rsidR="00073B03">
        <w:t>dodatkowości</w:t>
      </w:r>
      <w:r>
        <w:t xml:space="preserve">. Potem w każdym PI jest inna grupa </w:t>
      </w:r>
      <w:r w:rsidR="00073B03">
        <w:t>obszarów</w:t>
      </w:r>
      <w:r>
        <w:t xml:space="preserve"> analizy, które nie do końca rozumiem, jak </w:t>
      </w:r>
      <w:r w:rsidR="00073B03">
        <w:t>powiązane</w:t>
      </w:r>
      <w:r>
        <w:t xml:space="preserve"> </w:t>
      </w:r>
      <w:r w:rsidR="00073B03">
        <w:t>są</w:t>
      </w:r>
      <w:r>
        <w:t xml:space="preserve"> z tymi 2 podstawowymi przesłankami. </w:t>
      </w:r>
      <w:r w:rsidR="00073B03">
        <w:t>Prośba</w:t>
      </w:r>
      <w:r>
        <w:t xml:space="preserve"> o </w:t>
      </w:r>
      <w:r w:rsidR="00073B03">
        <w:t>wskazanie</w:t>
      </w:r>
      <w:r>
        <w:t xml:space="preserve"> powi</w:t>
      </w:r>
      <w:r w:rsidR="00073B03">
        <w:t>ą</w:t>
      </w:r>
      <w:r>
        <w:t>zania logicznego.</w:t>
      </w:r>
    </w:p>
    <w:p w14:paraId="3690D121" w14:textId="77777777" w:rsidR="00FB7CBC" w:rsidRDefault="00FB7CBC">
      <w:pPr>
        <w:pStyle w:val="Tekstkomentarza"/>
      </w:pPr>
    </w:p>
    <w:p w14:paraId="4ACDBB38" w14:textId="7647ABA5" w:rsidR="00FB7CBC" w:rsidRDefault="00FB7CBC">
      <w:pPr>
        <w:pStyle w:val="Tekstkomentarza"/>
      </w:pPr>
    </w:p>
  </w:comment>
  <w:comment w:id="2791" w:author="Marta Brzozowska" w:date="2022-09-05T10:37:00Z" w:initials="MB">
    <w:p w14:paraId="1DDD98BE" w14:textId="082D3EC5" w:rsidR="00FB7CBC" w:rsidRDefault="00FB7CBC">
      <w:pPr>
        <w:pStyle w:val="Tekstkomentarza"/>
      </w:pPr>
      <w:r>
        <w:rPr>
          <w:rStyle w:val="Odwoaniedokomentarza"/>
        </w:rPr>
        <w:annotationRef/>
      </w:r>
      <w:r>
        <w:t>Jak dane ilościowe pozyskane tylko z wybranych WoD zostaną ektrapolowane na caly POPW?</w:t>
      </w:r>
    </w:p>
  </w:comment>
  <w:comment w:id="3045" w:author="Jaworska Anna" w:date="2022-09-05T12:29:00Z" w:initials="JA">
    <w:p w14:paraId="3DA31B9F" w14:textId="688D5128" w:rsidR="001B0AF4" w:rsidRDefault="001B0AF4">
      <w:pPr>
        <w:pStyle w:val="Tekstkomentarza"/>
      </w:pPr>
      <w:r>
        <w:rPr>
          <w:rStyle w:val="Odwoaniedokomentarza"/>
        </w:rPr>
        <w:annotationRef/>
      </w:r>
      <w:r>
        <w:t>Rozumiem, że dane w podziale na poszczególne cele?</w:t>
      </w:r>
    </w:p>
  </w:comment>
  <w:comment w:id="3053" w:author="Błażejczyk-Kielan Anna" w:date="2022-09-01T14:16:00Z" w:initials="BA">
    <w:p w14:paraId="3123448E" w14:textId="3CC62945" w:rsidR="00811852" w:rsidRDefault="00811852">
      <w:pPr>
        <w:pStyle w:val="Tekstkomentarza"/>
      </w:pPr>
      <w:r>
        <w:rPr>
          <w:rStyle w:val="Odwoaniedokomentarza"/>
        </w:rPr>
        <w:annotationRef/>
      </w:r>
      <w:r>
        <w:t>zbyt duży skrót myślowy</w:t>
      </w:r>
    </w:p>
  </w:comment>
  <w:comment w:id="3059" w:author="Jaworska Anna" w:date="2022-09-05T12:28:00Z" w:initials="JA">
    <w:p w14:paraId="34AAEE51" w14:textId="671C2422" w:rsidR="001B0AF4" w:rsidRDefault="001B0AF4">
      <w:pPr>
        <w:pStyle w:val="Tekstkomentarza"/>
      </w:pPr>
      <w:r>
        <w:rPr>
          <w:rStyle w:val="Odwoaniedokomentarza"/>
        </w:rPr>
        <w:annotationRef/>
      </w:r>
      <w:r>
        <w:t>Tu bym może dopisała, że „w ramach projektów realizowanych przez beneficjentów POPW 2014-2020”</w:t>
      </w:r>
    </w:p>
  </w:comment>
  <w:comment w:id="3100" w:author="Marta Brzozowska" w:date="2022-09-05T10:52:00Z" w:initials="MB">
    <w:p w14:paraId="70C51F2E" w14:textId="449DBA10" w:rsidR="00222F36" w:rsidRDefault="00CE3659">
      <w:pPr>
        <w:pStyle w:val="Tekstkomentarza"/>
      </w:pPr>
      <w:r>
        <w:rPr>
          <w:rStyle w:val="Odwoaniedokomentarza"/>
        </w:rPr>
        <w:annotationRef/>
      </w:r>
      <w:r w:rsidR="00222F36">
        <w:t xml:space="preserve">Są dostępne: </w:t>
      </w:r>
    </w:p>
    <w:p w14:paraId="54F8A8F9" w14:textId="06908182" w:rsidR="00CE3659" w:rsidRDefault="006B1CB6">
      <w:pPr>
        <w:pStyle w:val="Tekstkomentarza"/>
      </w:pPr>
      <w:r w:rsidRPr="006B1CB6">
        <w:t>https://www.polskawschodnia.gov.pl/strony/o-programie/raporty/sprawozdania-z-realizacji-programu/#/domyslne=1</w:t>
      </w:r>
    </w:p>
  </w:comment>
  <w:comment w:id="3129" w:author="Marta Brzozowska" w:date="2022-09-05T10:56:00Z" w:initials="MB">
    <w:p w14:paraId="414FD85F" w14:textId="1CD22337" w:rsidR="00222F36" w:rsidRDefault="006B1CB6">
      <w:pPr>
        <w:pStyle w:val="Tekstkomentarza"/>
      </w:pPr>
      <w:r>
        <w:rPr>
          <w:rStyle w:val="Odwoaniedokomentarza"/>
        </w:rPr>
        <w:annotationRef/>
      </w:r>
      <w:r w:rsidR="00222F36">
        <w:t>Są dostępne:</w:t>
      </w:r>
    </w:p>
    <w:p w14:paraId="22B3FE99" w14:textId="6A0E4A93" w:rsidR="006B1CB6" w:rsidRDefault="006B1CB6">
      <w:pPr>
        <w:pStyle w:val="Tekstkomentarza"/>
      </w:pPr>
      <w:r w:rsidRPr="006B1CB6">
        <w:t>https://www.polskawschodnia.gov.pl/strony/o-programie/raporty/sprawozdania-z-realizacji-programu/#/domyslne=1</w:t>
      </w:r>
    </w:p>
  </w:comment>
  <w:comment w:id="3177" w:author="Marta Brzozowska" w:date="2022-09-05T10:57:00Z" w:initials="MB">
    <w:p w14:paraId="5B0FE563" w14:textId="4DEA660B" w:rsidR="006B1CB6" w:rsidRDefault="006B1CB6">
      <w:pPr>
        <w:pStyle w:val="Tekstkomentarza"/>
      </w:pPr>
      <w:r>
        <w:rPr>
          <w:rStyle w:val="Odwoaniedokomentarza"/>
        </w:rPr>
        <w:annotationRef/>
      </w:r>
      <w:r>
        <w:t xml:space="preserve">Do </w:t>
      </w:r>
      <w:r w:rsidR="00650939">
        <w:t>uzupełnienia</w:t>
      </w:r>
    </w:p>
  </w:comment>
  <w:comment w:id="3211" w:author="Marta Brzozowska" w:date="2022-09-05T11:00:00Z" w:initials="MB">
    <w:p w14:paraId="61F8F481" w14:textId="77777777" w:rsidR="006A618F" w:rsidRDefault="006A618F">
      <w:pPr>
        <w:pStyle w:val="Tekstkomentarza"/>
      </w:pPr>
      <w:r>
        <w:rPr>
          <w:rStyle w:val="Odwoaniedokomentarza"/>
        </w:rPr>
        <w:annotationRef/>
      </w:r>
      <w:r>
        <w:t>Zastrzegamy, ze możemy jeszcze przesłać komentarze do scenariuszy wywiadów.</w:t>
      </w:r>
    </w:p>
    <w:p w14:paraId="254CDE52" w14:textId="290897D3" w:rsidR="006A618F" w:rsidRDefault="006A618F">
      <w:pPr>
        <w:pStyle w:val="Tekstkomentarza"/>
      </w:pPr>
      <w:r>
        <w:t>Scenariusze/ankiety może również zmienić Wykonawca po skończeniu analizy desk research i odpowiednio wywiad</w:t>
      </w:r>
      <w:r w:rsidR="0064735B">
        <w:t>ó</w:t>
      </w:r>
      <w:r>
        <w:t xml:space="preserve">w z IŻ/IP. </w:t>
      </w:r>
    </w:p>
    <w:p w14:paraId="6EA0BC00" w14:textId="5EB8EC71" w:rsidR="006A618F" w:rsidRDefault="006A618F">
      <w:pPr>
        <w:pStyle w:val="Tekstkomentarza"/>
      </w:pPr>
      <w:r>
        <w:t>Pr</w:t>
      </w:r>
      <w:r w:rsidR="0064735B">
        <w:t>zypominamy prośbę o to, aby przed zastosowaniem kwestionariusza/scenariusza/ankiety uzyskać akceptację Zamawiającego.</w:t>
      </w:r>
    </w:p>
  </w:comment>
  <w:comment w:id="3220" w:author="Błażejczyk-Kielan Anna" w:date="2022-09-01T15:01:00Z" w:initials="BA">
    <w:p w14:paraId="0A36A9D3" w14:textId="420A4DA8" w:rsidR="00811852" w:rsidRDefault="00811852">
      <w:pPr>
        <w:pStyle w:val="Tekstkomentarza"/>
      </w:pPr>
      <w:r>
        <w:rPr>
          <w:rStyle w:val="Odwoaniedokomentarza"/>
        </w:rPr>
        <w:annotationRef/>
      </w:r>
      <w:r>
        <w:t>IZ? IP?</w:t>
      </w:r>
    </w:p>
  </w:comment>
  <w:comment w:id="3662" w:author="Pokorski Jacek" w:date="2022-09-02T15:42:00Z" w:initials="PJ">
    <w:p w14:paraId="0D67EDB6" w14:textId="0214E9CA" w:rsidR="004613EB" w:rsidRDefault="004613EB">
      <w:pPr>
        <w:pStyle w:val="Tekstkomentarza"/>
      </w:pPr>
      <w:r>
        <w:rPr>
          <w:rStyle w:val="Odwoaniedokomentarza"/>
        </w:rPr>
        <w:annotationRef/>
      </w:r>
      <w:r>
        <w:t>Co jeśli beneficjent realizował wiele projektów? W tekście raportu była mowa, że dobó</w:t>
      </w:r>
      <w:r w:rsidR="00B20AB4">
        <w:t>r jest z poziomu</w:t>
      </w:r>
      <w:r>
        <w:t xml:space="preserve"> unikalnego beneficjenta-firmy</w:t>
      </w:r>
      <w:r w:rsidR="00B20AB4">
        <w:t xml:space="preserve"> nie projektu</w:t>
      </w:r>
      <w:r>
        <w:t xml:space="preserve"> (?)</w:t>
      </w:r>
    </w:p>
  </w:comment>
  <w:comment w:id="3721" w:author="Pokorski Jacek" w:date="2022-09-02T15:44:00Z" w:initials="PJ">
    <w:p w14:paraId="11E73995" w14:textId="1C9A6AA1" w:rsidR="004613EB" w:rsidRDefault="004613EB">
      <w:pPr>
        <w:pStyle w:val="Tekstkomentarza"/>
      </w:pPr>
      <w:r>
        <w:rPr>
          <w:rStyle w:val="Odwoaniedokomentarza"/>
        </w:rPr>
        <w:annotationRef/>
      </w:r>
      <w:r>
        <w:t xml:space="preserve">Albo PARP albo instytucje. </w:t>
      </w:r>
    </w:p>
  </w:comment>
  <w:comment w:id="3720" w:author="Marta Brzozowska" w:date="2022-09-05T11:58:00Z" w:initials="MB">
    <w:p w14:paraId="4109815C" w14:textId="428F72CB" w:rsidR="00EE659A" w:rsidRDefault="00EE659A">
      <w:pPr>
        <w:pStyle w:val="Tekstkomentarza"/>
      </w:pPr>
      <w:r>
        <w:rPr>
          <w:rStyle w:val="Odwoaniedokomentarza"/>
        </w:rPr>
        <w:annotationRef/>
      </w:r>
    </w:p>
    <w:p w14:paraId="02C0E73D" w14:textId="26B51007" w:rsidR="00EE659A" w:rsidRDefault="00EE659A" w:rsidP="00EE659A">
      <w:pPr>
        <w:pStyle w:val="Tekstkomentarza"/>
        <w:jc w:val="center"/>
      </w:pPr>
      <w:r>
        <w:t xml:space="preserve">Trochę obawiam się o interpretację odpowiedzi. Są czynniki zagrażające projektowi, na które IP może zareagować, wesprzeć beneficjenta, ale sa tez takie, na które nie ma wpływu. Poza tym ocena ta jest mocno ogólna i nie będziemy wiedzieli, co potem z </w:t>
      </w:r>
      <w:r w:rsidR="00EB6EC7">
        <w:t>nią</w:t>
      </w:r>
      <w:r>
        <w:t xml:space="preserve"> zrobić</w:t>
      </w:r>
      <w:r w:rsidR="00EB6EC7">
        <w:t xml:space="preserve"> i co naprawdę oznacza.</w:t>
      </w:r>
    </w:p>
    <w:p w14:paraId="4B40422A" w14:textId="6AC6993D" w:rsidR="00EE659A" w:rsidRDefault="00EE659A" w:rsidP="00EE659A">
      <w:pPr>
        <w:pStyle w:val="Tekstkomentarza"/>
        <w:jc w:val="center"/>
      </w:pPr>
      <w:r>
        <w:t xml:space="preserve">Może lepiej </w:t>
      </w:r>
      <w:r w:rsidR="00600385">
        <w:t>zrobić</w:t>
      </w:r>
      <w:r>
        <w:t xml:space="preserve"> </w:t>
      </w:r>
      <w:r w:rsidR="00600385">
        <w:t>listę</w:t>
      </w:r>
      <w:r>
        <w:t xml:space="preserve"> </w:t>
      </w:r>
      <w:r w:rsidR="00600385">
        <w:t xml:space="preserve">działań zaradczych i poprosić o to, </w:t>
      </w:r>
      <w:r w:rsidR="00EB6EC7">
        <w:t>żeby</w:t>
      </w:r>
      <w:r w:rsidR="00600385">
        <w:t xml:space="preserve"> beneficjent wybrał, z czego korzystał?</w:t>
      </w:r>
    </w:p>
  </w:comment>
  <w:comment w:id="3742" w:author="Pokorski Jacek" w:date="2022-09-02T15:44:00Z" w:initials="PJ">
    <w:p w14:paraId="5B46FBF5" w14:textId="77777777" w:rsidR="004613EB" w:rsidRDefault="004613EB">
      <w:pPr>
        <w:pStyle w:val="Tekstkomentarza"/>
      </w:pPr>
      <w:r>
        <w:rPr>
          <w:rStyle w:val="Odwoaniedokomentarza"/>
        </w:rPr>
        <w:annotationRef/>
      </w:r>
      <w:r>
        <w:t>A może skala:</w:t>
      </w:r>
    </w:p>
    <w:p w14:paraId="61ED75BC" w14:textId="77777777" w:rsidR="004613EB" w:rsidRDefault="004613EB">
      <w:pPr>
        <w:pStyle w:val="Tekstkomentarza"/>
      </w:pPr>
      <w:r>
        <w:t xml:space="preserve">Zdecydowanie łatwe, </w:t>
      </w:r>
    </w:p>
    <w:p w14:paraId="37120803" w14:textId="77777777" w:rsidR="004613EB" w:rsidRDefault="004613EB">
      <w:pPr>
        <w:pStyle w:val="Tekstkomentarza"/>
      </w:pPr>
      <w:r>
        <w:t>Raczej łatwe</w:t>
      </w:r>
    </w:p>
    <w:p w14:paraId="523BC980" w14:textId="77777777" w:rsidR="004613EB" w:rsidRDefault="004613EB">
      <w:pPr>
        <w:pStyle w:val="Tekstkomentarza"/>
      </w:pPr>
      <w:r>
        <w:t>Ani łatwe ani trudne (średnie)</w:t>
      </w:r>
    </w:p>
    <w:p w14:paraId="7E04267E" w14:textId="77777777" w:rsidR="004613EB" w:rsidRDefault="004613EB">
      <w:pPr>
        <w:pStyle w:val="Tekstkomentarza"/>
      </w:pPr>
      <w:r>
        <w:t xml:space="preserve">Raczej trudne </w:t>
      </w:r>
    </w:p>
    <w:p w14:paraId="19E11FCB" w14:textId="77777777" w:rsidR="004613EB" w:rsidRDefault="004613EB">
      <w:pPr>
        <w:pStyle w:val="Tekstkomentarza"/>
      </w:pPr>
      <w:r>
        <w:t>Zdecydowanie  trudne</w:t>
      </w:r>
    </w:p>
    <w:p w14:paraId="348A0CAA" w14:textId="77777777" w:rsidR="004613EB" w:rsidRDefault="004613EB">
      <w:pPr>
        <w:pStyle w:val="Tekstkomentarza"/>
      </w:pPr>
    </w:p>
    <w:p w14:paraId="7E6B2873" w14:textId="1C10F7DE" w:rsidR="004613EB" w:rsidRDefault="004613EB">
      <w:pPr>
        <w:pStyle w:val="Tekstkomentarza"/>
      </w:pPr>
      <w:r>
        <w:t xml:space="preserve">Nie wiem, trudno pow. </w:t>
      </w:r>
    </w:p>
  </w:comment>
  <w:comment w:id="3797" w:author="Pokorski Jacek" w:date="2022-09-02T15:46:00Z" w:initials="PJ">
    <w:p w14:paraId="1FEA101F" w14:textId="317DB2FE" w:rsidR="004613EB" w:rsidRDefault="004613EB">
      <w:pPr>
        <w:pStyle w:val="Tekstkomentarza"/>
      </w:pPr>
      <w:r>
        <w:rPr>
          <w:rStyle w:val="Odwoaniedokomentarza"/>
        </w:rPr>
        <w:annotationRef/>
      </w:r>
      <w:r>
        <w:t>Jw.</w:t>
      </w:r>
    </w:p>
  </w:comment>
  <w:comment w:id="3862" w:author="Pokorski Jacek" w:date="2022-09-02T15:47:00Z" w:initials="PJ">
    <w:p w14:paraId="7E2671D0" w14:textId="72AFC2FC" w:rsidR="004613EB" w:rsidRDefault="004613EB">
      <w:pPr>
        <w:pStyle w:val="Tekstkomentarza"/>
      </w:pPr>
      <w:r>
        <w:rPr>
          <w:rStyle w:val="Odwoaniedokomentarza"/>
        </w:rPr>
        <w:annotationRef/>
      </w:r>
      <w:r>
        <w:t>Może</w:t>
      </w:r>
      <w:r w:rsidR="00B20AB4">
        <w:t xml:space="preserve"> zapytajmy o </w:t>
      </w:r>
      <w:r>
        <w:t>2019 r.</w:t>
      </w:r>
    </w:p>
    <w:p w14:paraId="402A26B7" w14:textId="77777777" w:rsidR="004613EB" w:rsidRDefault="004613EB">
      <w:pPr>
        <w:pStyle w:val="Tekstkomentarza"/>
      </w:pPr>
    </w:p>
    <w:p w14:paraId="3963F073" w14:textId="2E54F748" w:rsidR="004613EB" w:rsidRDefault="004613EB">
      <w:pPr>
        <w:pStyle w:val="Tekstkomentarza"/>
      </w:pPr>
      <w:r>
        <w:t xml:space="preserve">Rok 2020 to zamknięcie rynków/lockdown. </w:t>
      </w:r>
      <w:r w:rsidR="00B20AB4">
        <w:t xml:space="preserve">Eksport nie istnieje (prawie). </w:t>
      </w:r>
    </w:p>
    <w:p w14:paraId="548FD3AD" w14:textId="77777777" w:rsidR="003A13B8" w:rsidRDefault="003A13B8">
      <w:pPr>
        <w:pStyle w:val="Tekstkomentarza"/>
      </w:pPr>
    </w:p>
    <w:p w14:paraId="5BD1EF36" w14:textId="139AF90D" w:rsidR="003A13B8" w:rsidRDefault="003A13B8">
      <w:pPr>
        <w:pStyle w:val="Tekstkomentarza"/>
      </w:pPr>
      <w:r>
        <w:t xml:space="preserve">Można też dodać jedno pytanie o zmianę w 2020 r. tego poziomy (jaki % poziomu z 2019 r. odnotowali w 2020) </w:t>
      </w:r>
    </w:p>
    <w:p w14:paraId="71E95B41" w14:textId="165F29C4" w:rsidR="003A13B8" w:rsidRDefault="003A13B8">
      <w:pPr>
        <w:pStyle w:val="Tekstkomentarza"/>
      </w:pPr>
    </w:p>
  </w:comment>
  <w:comment w:id="4132" w:author="Pokorski Jacek" w:date="2022-09-02T15:50:00Z" w:initials="PJ">
    <w:p w14:paraId="1BCAE020" w14:textId="10AA030E" w:rsidR="003A13B8" w:rsidRDefault="003A13B8">
      <w:pPr>
        <w:pStyle w:val="Tekstkomentarza"/>
      </w:pPr>
      <w:r>
        <w:rPr>
          <w:rStyle w:val="Odwoaniedokomentarza"/>
        </w:rPr>
        <w:annotationRef/>
      </w:r>
      <w:r>
        <w:t xml:space="preserve">Może o Polskę należałoby zapytać odrębnie? </w:t>
      </w:r>
    </w:p>
  </w:comment>
  <w:comment w:id="4468" w:author="Edyta Boratyńska-Karpiej" w:date="2022-09-02T14:56:00Z" w:initials="EB">
    <w:p w14:paraId="003E48D8" w14:textId="7C339A36" w:rsidR="00400126" w:rsidRDefault="00400126">
      <w:pPr>
        <w:pStyle w:val="Tekstkomentarza"/>
      </w:pPr>
      <w:r>
        <w:rPr>
          <w:rStyle w:val="Odwoaniedokomentarza"/>
        </w:rPr>
        <w:annotationRef/>
      </w:r>
      <w:r>
        <w:t>A jak będzie wyglądał scenariusz triady bądź diady czy też wywiadu w 3.1?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370A2A" w15:done="0"/>
  <w15:commentEx w15:paraId="6555A18C" w15:paraIdParent="1F370A2A" w15:done="0"/>
  <w15:commentEx w15:paraId="7E0B1056" w15:done="0"/>
  <w15:commentEx w15:paraId="67309AD5" w15:paraIdParent="7E0B1056" w15:done="0"/>
  <w15:commentEx w15:paraId="3CEA9A98" w15:done="0"/>
  <w15:commentEx w15:paraId="24619DC6" w15:paraIdParent="3CEA9A98" w15:done="0"/>
  <w15:commentEx w15:paraId="790A4526" w15:done="0"/>
  <w15:commentEx w15:paraId="6DFD4705" w15:paraIdParent="790A4526" w15:done="0"/>
  <w15:commentEx w15:paraId="4631ED7D" w15:done="0"/>
  <w15:commentEx w15:paraId="6528DF8C" w15:paraIdParent="4631ED7D" w15:done="0"/>
  <w15:commentEx w15:paraId="3E7C8744" w15:done="0"/>
  <w15:commentEx w15:paraId="4ADA9081" w15:paraIdParent="3E7C8744" w15:done="0"/>
  <w15:commentEx w15:paraId="34634B82" w15:done="0"/>
  <w15:commentEx w15:paraId="1DD84848" w15:done="0"/>
  <w15:commentEx w15:paraId="065717AE" w15:paraIdParent="1DD84848" w15:done="0"/>
  <w15:commentEx w15:paraId="1EE9175E" w15:done="0"/>
  <w15:commentEx w15:paraId="2E7CC974" w15:done="0"/>
  <w15:commentEx w15:paraId="6D06B520" w15:done="0"/>
  <w15:commentEx w15:paraId="566EBF53" w15:done="0"/>
  <w15:commentEx w15:paraId="1DC71F3A" w15:done="0"/>
  <w15:commentEx w15:paraId="4654F5EE" w15:done="0"/>
  <w15:commentEx w15:paraId="79EE384E" w15:done="0"/>
  <w15:commentEx w15:paraId="754E4D43" w15:done="0"/>
  <w15:commentEx w15:paraId="26599ECF" w15:done="0"/>
  <w15:commentEx w15:paraId="5D51DF56" w15:done="0"/>
  <w15:commentEx w15:paraId="110BCD52" w15:done="0"/>
  <w15:commentEx w15:paraId="750B1BD5" w15:done="0"/>
  <w15:commentEx w15:paraId="1291D0B7" w15:done="0"/>
  <w15:commentEx w15:paraId="32865C75" w15:done="0"/>
  <w15:commentEx w15:paraId="4801D6C7" w15:done="0"/>
  <w15:commentEx w15:paraId="5FF91890" w15:done="0"/>
  <w15:commentEx w15:paraId="60D2B0E9" w15:done="0"/>
  <w15:commentEx w15:paraId="7306B560" w15:done="0"/>
  <w15:commentEx w15:paraId="139E71E2" w15:done="0"/>
  <w15:commentEx w15:paraId="1C8A3659" w15:done="0"/>
  <w15:commentEx w15:paraId="74F60D6F" w15:paraIdParent="1C8A3659" w15:done="0"/>
  <w15:commentEx w15:paraId="3D9A1AF2" w15:done="0"/>
  <w15:commentEx w15:paraId="1C9302A8" w15:done="0"/>
  <w15:commentEx w15:paraId="5BA4D40F" w15:done="0"/>
  <w15:commentEx w15:paraId="5BF85611" w15:paraIdParent="5BA4D40F" w15:done="0"/>
  <w15:commentEx w15:paraId="1E0E792E" w15:done="0"/>
  <w15:commentEx w15:paraId="0ED924BE" w15:done="0"/>
  <w15:commentEx w15:paraId="14122864" w15:done="0"/>
  <w15:commentEx w15:paraId="6183C07D" w15:paraIdParent="14122864" w15:done="0"/>
  <w15:commentEx w15:paraId="027044FE" w15:done="0"/>
  <w15:commentEx w15:paraId="73FA626A" w15:done="0"/>
  <w15:commentEx w15:paraId="05D5B805" w15:done="0"/>
  <w15:commentEx w15:paraId="5C8A245E" w15:done="0"/>
  <w15:commentEx w15:paraId="25E01EEC" w15:done="0"/>
  <w15:commentEx w15:paraId="28C60D9F" w15:done="0"/>
  <w15:commentEx w15:paraId="7F99F0DA" w15:done="0"/>
  <w15:commentEx w15:paraId="50FAF37B" w15:done="0"/>
  <w15:commentEx w15:paraId="7065F289" w15:done="0"/>
  <w15:commentEx w15:paraId="0958DA73" w15:paraIdParent="7065F289" w15:done="0"/>
  <w15:commentEx w15:paraId="7EA51B5B" w15:done="0"/>
  <w15:commentEx w15:paraId="20AED413" w15:done="0"/>
  <w15:commentEx w15:paraId="094C9BCD" w15:done="0"/>
  <w15:commentEx w15:paraId="3251B204" w15:done="0"/>
  <w15:commentEx w15:paraId="7857731B" w15:done="0"/>
  <w15:commentEx w15:paraId="2F9F18B3" w15:done="0"/>
  <w15:commentEx w15:paraId="571DBD87" w15:done="0"/>
  <w15:commentEx w15:paraId="48FB73ED" w15:done="0"/>
  <w15:commentEx w15:paraId="5F845CCF" w15:done="0"/>
  <w15:commentEx w15:paraId="5CBC1C85" w15:done="0"/>
  <w15:commentEx w15:paraId="0B095B36" w15:done="0"/>
  <w15:commentEx w15:paraId="67026A87" w15:done="0"/>
  <w15:commentEx w15:paraId="0897F787" w15:done="0"/>
  <w15:commentEx w15:paraId="02CEEDA5" w15:done="0"/>
  <w15:commentEx w15:paraId="1E506826" w15:done="0"/>
  <w15:commentEx w15:paraId="59FED673" w15:done="0"/>
  <w15:commentEx w15:paraId="0E0A861B" w15:done="0"/>
  <w15:commentEx w15:paraId="5AFF16AF" w15:done="0"/>
  <w15:commentEx w15:paraId="707C2896" w15:done="0"/>
  <w15:commentEx w15:paraId="06D7F7BA" w15:done="0"/>
  <w15:commentEx w15:paraId="0016C423" w15:done="0"/>
  <w15:commentEx w15:paraId="09C1D8FF" w15:done="0"/>
  <w15:commentEx w15:paraId="73954B9B" w15:done="0"/>
  <w15:commentEx w15:paraId="229348D4" w15:done="0"/>
  <w15:commentEx w15:paraId="64285025" w15:done="0"/>
  <w15:commentEx w15:paraId="528146AC" w15:done="0"/>
  <w15:commentEx w15:paraId="13F004D0" w15:done="0"/>
  <w15:commentEx w15:paraId="54E6C823" w15:done="0"/>
  <w15:commentEx w15:paraId="1C31A3BA" w15:done="0"/>
  <w15:commentEx w15:paraId="1769C6F5" w15:done="0"/>
  <w15:commentEx w15:paraId="44DD6D99" w15:done="0"/>
  <w15:commentEx w15:paraId="22DAD000" w15:done="0"/>
  <w15:commentEx w15:paraId="74D61F70" w15:done="0"/>
  <w15:commentEx w15:paraId="2A0974D0" w15:done="0"/>
  <w15:commentEx w15:paraId="2740AA87" w15:paraIdParent="2A0974D0" w15:done="0"/>
  <w15:commentEx w15:paraId="7E8CA0CF" w15:done="0"/>
  <w15:commentEx w15:paraId="28ADA73B" w15:done="0"/>
  <w15:commentEx w15:paraId="02E13476" w15:done="0"/>
  <w15:commentEx w15:paraId="7DF5CF29" w15:done="0"/>
  <w15:commentEx w15:paraId="5A932DCC" w15:done="0"/>
  <w15:commentEx w15:paraId="00469C9B" w15:done="0"/>
  <w15:commentEx w15:paraId="2B13344C" w15:done="0"/>
  <w15:commentEx w15:paraId="44E664AA" w15:done="0"/>
  <w15:commentEx w15:paraId="769C3BDE" w15:done="0"/>
  <w15:commentEx w15:paraId="3EDF02C8" w15:done="0"/>
  <w15:commentEx w15:paraId="3B401C60" w15:done="0"/>
  <w15:commentEx w15:paraId="134E400C" w15:done="0"/>
  <w15:commentEx w15:paraId="0DE9E1AC" w15:done="0"/>
  <w15:commentEx w15:paraId="4085BD3D" w15:done="0"/>
  <w15:commentEx w15:paraId="00540A9A" w15:done="0"/>
  <w15:commentEx w15:paraId="0F62FF51" w15:done="0"/>
  <w15:commentEx w15:paraId="05E91435" w15:done="0"/>
  <w15:commentEx w15:paraId="16BDC6F2" w15:done="0"/>
  <w15:commentEx w15:paraId="1917C19D" w15:done="0"/>
  <w15:commentEx w15:paraId="5B904FA1" w15:done="0"/>
  <w15:commentEx w15:paraId="7C98C979" w15:done="0"/>
  <w15:commentEx w15:paraId="6015F8D3" w15:done="0"/>
  <w15:commentEx w15:paraId="1361B1FF" w15:done="0"/>
  <w15:commentEx w15:paraId="2D873C1A" w15:done="0"/>
  <w15:commentEx w15:paraId="71D2C7B4" w15:done="0"/>
  <w15:commentEx w15:paraId="2AC4E816" w15:done="0"/>
  <w15:commentEx w15:paraId="71FA38A4" w15:done="0"/>
  <w15:commentEx w15:paraId="62EA9CE7" w15:done="0"/>
  <w15:commentEx w15:paraId="69FB0D9E" w15:done="0"/>
  <w15:commentEx w15:paraId="07B01411" w15:done="0"/>
  <w15:commentEx w15:paraId="21C3F916" w15:done="0"/>
  <w15:commentEx w15:paraId="3450D86E" w15:done="0"/>
  <w15:commentEx w15:paraId="2F396941" w15:done="0"/>
  <w15:commentEx w15:paraId="74804929" w15:done="0"/>
  <w15:commentEx w15:paraId="6F4B4D0F" w15:done="0"/>
  <w15:commentEx w15:paraId="6171190E" w15:done="0"/>
  <w15:commentEx w15:paraId="4668DB74" w15:done="0"/>
  <w15:commentEx w15:paraId="639281FB" w15:done="0"/>
  <w15:commentEx w15:paraId="7BB5D52D" w15:done="0"/>
  <w15:commentEx w15:paraId="5EF757C3" w15:done="0"/>
  <w15:commentEx w15:paraId="719791D7" w15:done="0"/>
  <w15:commentEx w15:paraId="1E75A540" w15:done="0"/>
  <w15:commentEx w15:paraId="65C8969B" w15:done="0"/>
  <w15:commentEx w15:paraId="396F2476" w15:done="0"/>
  <w15:commentEx w15:paraId="355FF5D2" w15:done="0"/>
  <w15:commentEx w15:paraId="5A7AB706" w15:done="0"/>
  <w15:commentEx w15:paraId="3BE62A54" w15:done="0"/>
  <w15:commentEx w15:paraId="08C9B85C" w15:done="0"/>
  <w15:commentEx w15:paraId="5DE79527" w15:done="0"/>
  <w15:commentEx w15:paraId="6A7C6D18" w15:done="0"/>
  <w15:commentEx w15:paraId="1EF269CB" w15:done="0"/>
  <w15:commentEx w15:paraId="4ACDBB38" w15:done="0"/>
  <w15:commentEx w15:paraId="1DDD98BE" w15:done="0"/>
  <w15:commentEx w15:paraId="3DA31B9F" w15:done="0"/>
  <w15:commentEx w15:paraId="3123448E" w15:done="0"/>
  <w15:commentEx w15:paraId="34AAEE51" w15:done="0"/>
  <w15:commentEx w15:paraId="54F8A8F9" w15:done="0"/>
  <w15:commentEx w15:paraId="22B3FE99" w15:done="0"/>
  <w15:commentEx w15:paraId="5B0FE563" w15:done="0"/>
  <w15:commentEx w15:paraId="6EA0BC00" w15:done="0"/>
  <w15:commentEx w15:paraId="0A36A9D3" w15:done="0"/>
  <w15:commentEx w15:paraId="0D67EDB6" w15:done="0"/>
  <w15:commentEx w15:paraId="11E73995" w15:done="0"/>
  <w15:commentEx w15:paraId="4B40422A" w15:done="0"/>
  <w15:commentEx w15:paraId="7E6B2873" w15:done="0"/>
  <w15:commentEx w15:paraId="1FEA101F" w15:done="0"/>
  <w15:commentEx w15:paraId="71E95B41" w15:done="0"/>
  <w15:commentEx w15:paraId="1BCAE020" w15:done="0"/>
  <w15:commentEx w15:paraId="003E48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99E2A" w16cex:dateUtc="2022-08-31T06:45:00Z"/>
  <w16cex:commentExtensible w16cex:durableId="26C32162" w16cex:dateUtc="2022-09-07T11:55:00Z"/>
  <w16cex:commentExtensible w16cex:durableId="26B9A70A" w16cex:dateUtc="2022-08-31T07:23:00Z"/>
  <w16cex:commentExtensible w16cex:durableId="26C321DA" w16cex:dateUtc="2022-09-07T11:57:00Z"/>
  <w16cex:commentExtensible w16cex:durableId="26B9A917" w16cex:dateUtc="2022-08-31T07:32:00Z"/>
  <w16cex:commentExtensible w16cex:durableId="26C321E9" w16cex:dateUtc="2022-09-07T11:58:00Z"/>
  <w16cex:commentExtensible w16cex:durableId="26B9AAC6" w16cex:dateUtc="2022-08-31T07:39:00Z"/>
  <w16cex:commentExtensible w16cex:durableId="26C321F9" w16cex:dateUtc="2022-09-07T11:58:00Z"/>
  <w16cex:commentExtensible w16cex:durableId="26B9AA8D" w16cex:dateUtc="2022-08-31T07:38:00Z"/>
  <w16cex:commentExtensible w16cex:durableId="26C32209" w16cex:dateUtc="2022-09-07T11:58:00Z"/>
  <w16cex:commentExtensible w16cex:durableId="26C32230" w16cex:dateUtc="2022-09-07T11:59:00Z"/>
  <w16cex:commentExtensible w16cex:durableId="26B9AC4E" w16cex:dateUtc="2022-08-31T07:45:00Z"/>
  <w16cex:commentExtensible w16cex:durableId="26B9AC90" w16cex:dateUtc="2022-08-31T07:46:00Z"/>
  <w16cex:commentExtensible w16cex:durableId="26C32361" w16cex:dateUtc="2022-09-07T12:04:00Z"/>
  <w16cex:commentExtensible w16cex:durableId="26B9AD4A" w16cex:dateUtc="2022-08-31T07:50:00Z"/>
  <w16cex:commentExtensible w16cex:durableId="26B9AF4E" w16cex:dateUtc="2022-08-31T07:58:00Z"/>
  <w16cex:commentExtensible w16cex:durableId="26BC3D5A" w16cex:dateUtc="2022-09-02T06:29:00Z"/>
  <w16cex:commentExtensible w16cex:durableId="26BC3FEF" w16cex:dateUtc="2022-09-02T06:40:00Z"/>
  <w16cex:commentExtensible w16cex:durableId="26BC3D99" w16cex:dateUtc="2022-09-02T06:30:00Z"/>
  <w16cex:commentExtensible w16cex:durableId="26B9AFB5" w16cex:dateUtc="2022-08-31T08:00:00Z"/>
  <w16cex:commentExtensible w16cex:durableId="26B9B2F2" w16cex:dateUtc="2022-08-31T08:14:00Z"/>
  <w16cex:commentExtensible w16cex:durableId="26BC3DA8" w16cex:dateUtc="2022-09-02T06:30:00Z"/>
  <w16cex:commentExtensible w16cex:durableId="26B9AFDA" w16cex:dateUtc="2022-08-31T08:00:00Z"/>
  <w16cex:commentExtensible w16cex:durableId="26B9B2F8" w16cex:dateUtc="2022-08-31T08:14:00Z"/>
  <w16cex:commentExtensible w16cex:durableId="26BC3DB6" w16cex:dateUtc="2022-09-02T06:30:00Z"/>
  <w16cex:commentExtensible w16cex:durableId="26B9AFDF" w16cex:dateUtc="2022-08-31T08:01:00Z"/>
  <w16cex:commentExtensible w16cex:durableId="26B9B301" w16cex:dateUtc="2022-08-31T08:14:00Z"/>
  <w16cex:commentExtensible w16cex:durableId="26BC3FE3" w16cex:dateUtc="2022-09-02T06:40:00Z"/>
  <w16cex:commentExtensible w16cex:durableId="26B9B0F3" w16cex:dateUtc="2022-08-31T08:05:00Z"/>
  <w16cex:commentExtensible w16cex:durableId="26B9B31F" w16cex:dateUtc="2022-08-31T08:14:00Z"/>
  <w16cex:commentExtensible w16cex:durableId="26B9B335" w16cex:dateUtc="2022-08-31T08:15:00Z"/>
  <w16cex:commentExtensible w16cex:durableId="26B9B38C" w16cex:dateUtc="2022-08-31T08:16:00Z"/>
  <w16cex:commentExtensible w16cex:durableId="26B9B436" w16cex:dateUtc="2022-08-31T08:19:00Z"/>
  <w16cex:commentExtensible w16cex:durableId="26B9B46F" w16cex:dateUtc="2022-08-31T08:20:00Z"/>
  <w16cex:commentExtensible w16cex:durableId="26C32401" w16cex:dateUtc="2022-09-07T12:06:00Z"/>
  <w16cex:commentExtensible w16cex:durableId="26B9B55F" w16cex:dateUtc="2022-08-31T08:24:00Z"/>
  <w16cex:commentExtensible w16cex:durableId="26B9B949" w16cex:dateUtc="2022-08-31T08:41:00Z"/>
  <w16cex:commentExtensible w16cex:durableId="26BB2806" w16cex:dateUtc="2022-09-01T10:45:00Z"/>
  <w16cex:commentExtensible w16cex:durableId="26BC3C9C" w16cex:dateUtc="2022-09-02T06:26:00Z"/>
  <w16cex:commentExtensible w16cex:durableId="26B9CC7A" w16cex:dateUtc="2022-08-31T10:03:00Z"/>
  <w16cex:commentExtensible w16cex:durableId="26BB2876" w16cex:dateUtc="2022-09-01T10:47:00Z"/>
  <w16cex:commentExtensible w16cex:durableId="26BC4120" w16cex:dateUtc="2022-09-02T06:45:00Z"/>
  <w16cex:commentExtensible w16cex:durableId="26C326E4" w16cex:dateUtc="2022-09-07T12:19:00Z"/>
  <w16cex:commentExtensible w16cex:durableId="26B9DDBD" w16cex:dateUtc="2022-08-31T11:16:00Z"/>
  <w16cex:commentExtensible w16cex:durableId="26B9DEE8" w16cex:dateUtc="2022-08-31T11:21:00Z"/>
  <w16cex:commentExtensible w16cex:durableId="26B9DFB9" w16cex:dateUtc="2022-08-31T11:25:00Z"/>
  <w16cex:commentExtensible w16cex:durableId="26B9E0DE" w16cex:dateUtc="2022-08-31T11:30:00Z"/>
  <w16cex:commentExtensible w16cex:durableId="26B9EE9D" w16cex:dateUtc="2022-08-31T12:28:00Z"/>
  <w16cex:commentExtensible w16cex:durableId="26BC4457" w16cex:dateUtc="2022-09-02T06:59:00Z"/>
  <w16cex:commentExtensible w16cex:durableId="26BC446B" w16cex:dateUtc="2022-09-02T06:59:00Z"/>
  <w16cex:commentExtensible w16cex:durableId="26B9EEEC" w16cex:dateUtc="2022-08-31T12:30:00Z"/>
  <w16cex:commentExtensible w16cex:durableId="26BB2CBA" w16cex:dateUtc="2022-09-01T11:06:00Z"/>
  <w16cex:commentExtensible w16cex:durableId="26BC469F" w16cex:dateUtc="2022-09-02T07:08:00Z"/>
  <w16cex:commentExtensible w16cex:durableId="26B9F021" w16cex:dateUtc="2022-08-31T12:35:00Z"/>
  <w16cex:commentExtensible w16cex:durableId="26B9EFE0" w16cex:dateUtc="2022-08-31T12:34:00Z"/>
  <w16cex:commentExtensible w16cex:durableId="26B9F09E" w16cex:dateUtc="2022-08-31T12:37:00Z"/>
  <w16cex:commentExtensible w16cex:durableId="26BC4835" w16cex:dateUtc="2022-09-02T07:15:00Z"/>
  <w16cex:commentExtensible w16cex:durableId="26BC4E93" w16cex:dateUtc="2022-09-02T07:42:00Z"/>
  <w16cex:commentExtensible w16cex:durableId="26B9F217" w16cex:dateUtc="2022-08-31T12:43:00Z"/>
  <w16cex:commentExtensible w16cex:durableId="26B9F3FC" w16cex:dateUtc="2022-08-31T12:51:00Z"/>
  <w16cex:commentExtensible w16cex:durableId="26B9F47D" w16cex:dateUtc="2022-08-31T12:53:00Z"/>
  <w16cex:commentExtensible w16cex:durableId="26B9F4B6" w16cex:dateUtc="2022-08-31T12:54:00Z"/>
  <w16cex:commentExtensible w16cex:durableId="26BC4904" w16cex:dateUtc="2022-09-02T07:19:00Z"/>
  <w16cex:commentExtensible w16cex:durableId="26B9F503" w16cex:dateUtc="2022-08-31T12:56:00Z"/>
  <w16cex:commentExtensible w16cex:durableId="26B9F69B" w16cex:dateUtc="2022-08-31T13:02:00Z"/>
  <w16cex:commentExtensible w16cex:durableId="26BC495C" w16cex:dateUtc="2022-09-02T07:20:00Z"/>
  <w16cex:commentExtensible w16cex:durableId="26BC4989" w16cex:dateUtc="2022-09-02T07:21:00Z"/>
  <w16cex:commentExtensible w16cex:durableId="26BC4A07" w16cex:dateUtc="2022-09-02T07:23:00Z"/>
  <w16cex:commentExtensible w16cex:durableId="26BC49C0" w16cex:dateUtc="2022-09-02T07:22:00Z"/>
  <w16cex:commentExtensible w16cex:durableId="26BB30AE" w16cex:dateUtc="2022-09-01T11:22:00Z"/>
  <w16cex:commentExtensible w16cex:durableId="26BC4E18" w16cex:dateUtc="2022-09-02T07:40:00Z"/>
  <w16cex:commentExtensible w16cex:durableId="26BC5A2A" w16cex:dateUtc="2022-09-02T08:32:00Z"/>
  <w16cex:commentExtensible w16cex:durableId="26BAFEA9" w16cex:dateUtc="2022-09-01T07:49:00Z"/>
  <w16cex:commentExtensible w16cex:durableId="26BB0BB7" w16cex:dateUtc="2022-09-01T08:45:00Z"/>
  <w16cex:commentExtensible w16cex:durableId="26BC76EC" w16cex:dateUtc="2022-09-02T10:34:00Z"/>
  <w16cex:commentExtensible w16cex:durableId="26BB0EBB" w16cex:dateUtc="2022-09-01T08:58:00Z"/>
  <w16cex:commentExtensible w16cex:durableId="26BC77FF" w16cex:dateUtc="2022-09-02T10:39:00Z"/>
  <w16cex:commentExtensible w16cex:durableId="26BC7752" w16cex:dateUtc="2022-09-02T10:36:00Z"/>
  <w16cex:commentExtensible w16cex:durableId="26BC7761" w16cex:dateUtc="2022-09-02T10:36:00Z"/>
  <w16cex:commentExtensible w16cex:durableId="26BC7B1D" w16cex:dateUtc="2022-09-02T10:52:00Z"/>
  <w16cex:commentExtensible w16cex:durableId="26BAE204" w16cex:dateUtc="2022-09-01T05:47:00Z"/>
  <w16cex:commentExtensible w16cex:durableId="26BC7CB8" w16cex:dateUtc="2022-09-02T10:59:00Z"/>
  <w16cex:commentExtensible w16cex:durableId="26BC7CDA" w16cex:dateUtc="2022-09-02T11:00:00Z"/>
  <w16cex:commentExtensible w16cex:durableId="26BC98FD" w16cex:dateUtc="2022-09-02T13:00:00Z"/>
  <w16cex:commentExtensible w16cex:durableId="26BC7EB3" w16cex:dateUtc="2022-09-02T11:08:00Z"/>
  <w16cex:commentExtensible w16cex:durableId="26BC9921" w16cex:dateUtc="2022-09-02T13:00:00Z"/>
  <w16cex:commentExtensible w16cex:durableId="26BC7F49" w16cex:dateUtc="2022-09-02T11:10:00Z"/>
  <w16cex:commentExtensible w16cex:durableId="26BC82D9" w16cex:dateUtc="2022-09-02T11:25:00Z"/>
  <w16cex:commentExtensible w16cex:durableId="26BC993C" w16cex:dateUtc="2022-09-02T13:01:00Z"/>
  <w16cex:commentExtensible w16cex:durableId="26BC8289" w16cex:dateUtc="2022-09-02T11:24:00Z"/>
  <w16cex:commentExtensible w16cex:durableId="26BC84B6" w16cex:dateUtc="2022-09-02T11:33:00Z"/>
  <w16cex:commentExtensible w16cex:durableId="26BC84E1" w16cex:dateUtc="2022-09-02T11:34:00Z"/>
  <w16cex:commentExtensible w16cex:durableId="26BC9959" w16cex:dateUtc="2022-09-02T13:01:00Z"/>
  <w16cex:commentExtensible w16cex:durableId="26BC850A" w16cex:dateUtc="2022-09-02T11:35:00Z"/>
  <w16cex:commentExtensible w16cex:durableId="26BC996F" w16cex:dateUtc="2022-09-02T13:02:00Z"/>
  <w16cex:commentExtensible w16cex:durableId="26BC851C" w16cex:dateUtc="2022-09-02T11:35:00Z"/>
  <w16cex:commentExtensible w16cex:durableId="26BC883A" w16cex:dateUtc="2022-09-02T11:48:00Z"/>
  <w16cex:commentExtensible w16cex:durableId="26C032B1" w16cex:dateUtc="2022-09-05T06:32:00Z"/>
  <w16cex:commentExtensible w16cex:durableId="26C033A2" w16cex:dateUtc="2022-09-05T06:36:00Z"/>
  <w16cex:commentExtensible w16cex:durableId="26C0349B" w16cex:dateUtc="2022-09-05T06:40:00Z"/>
  <w16cex:commentExtensible w16cex:durableId="26C035B2" w16cex:dateUtc="2022-09-05T06:45:00Z"/>
  <w16cex:commentExtensible w16cex:durableId="26C036CF" w16cex:dateUtc="2022-09-05T06:50:00Z"/>
  <w16cex:commentExtensible w16cex:durableId="26C0387B" w16cex:dateUtc="2022-09-05T06:57:00Z"/>
  <w16cex:commentExtensible w16cex:durableId="26C03F52" w16cex:dateUtc="2022-09-05T07:26:00Z"/>
  <w16cex:commentExtensible w16cex:durableId="26C03EC9" w16cex:dateUtc="2022-09-05T07:24:00Z"/>
  <w16cex:commentExtensible w16cex:durableId="26C03ED4" w16cex:dateUtc="2022-09-05T07:24:00Z"/>
  <w16cex:commentExtensible w16cex:durableId="26C044A0" w16cex:dateUtc="2022-09-05T07:49:00Z"/>
  <w16cex:commentExtensible w16cex:durableId="26C044D6" w16cex:dateUtc="2022-09-05T07:50:00Z"/>
  <w16cex:commentExtensible w16cex:durableId="26C0460E" w16cex:dateUtc="2022-09-05T07:55:00Z"/>
  <w16cex:commentExtensible w16cex:durableId="26C04693" w16cex:dateUtc="2022-09-05T07:57:00Z"/>
  <w16cex:commentExtensible w16cex:durableId="26C048BB" w16cex:dateUtc="2022-09-05T08:06:00Z"/>
  <w16cex:commentExtensible w16cex:durableId="26C048DB" w16cex:dateUtc="2022-09-05T08:07:00Z"/>
  <w16cex:commentExtensible w16cex:durableId="26C048E7" w16cex:dateUtc="2022-09-05T08:07:00Z"/>
  <w16cex:commentExtensible w16cex:durableId="26C04931" w16cex:dateUtc="2022-09-05T08:08:00Z"/>
  <w16cex:commentExtensible w16cex:durableId="26C0493E" w16cex:dateUtc="2022-09-05T08:09:00Z"/>
  <w16cex:commentExtensible w16cex:durableId="26C0494D" w16cex:dateUtc="2022-09-05T08:09:00Z"/>
  <w16cex:commentExtensible w16cex:durableId="26C04B50" w16cex:dateUtc="2022-09-05T08:17:00Z"/>
  <w16cex:commentExtensible w16cex:durableId="26C04EA4" w16cex:dateUtc="2022-09-05T08:32:00Z"/>
  <w16cex:commentExtensible w16cex:durableId="26C04EFA" w16cex:dateUtc="2022-09-05T08:33:00Z"/>
  <w16cex:commentExtensible w16cex:durableId="26C05054" w16cex:dateUtc="2022-09-05T08:39:00Z"/>
  <w16cex:commentExtensible w16cex:durableId="26C04FE5" w16cex:dateUtc="2022-09-05T08:37:00Z"/>
  <w16cex:commentExtensible w16cex:durableId="26C06A4C" w16cex:dateUtc="2022-09-05T10:29:00Z"/>
  <w16cex:commentExtensible w16cex:durableId="26C06A4B" w16cex:dateUtc="2022-09-05T10:28:00Z"/>
  <w16cex:commentExtensible w16cex:durableId="26C0535A" w16cex:dateUtc="2022-09-05T08:52:00Z"/>
  <w16cex:commentExtensible w16cex:durableId="26C0545E" w16cex:dateUtc="2022-09-05T08:56:00Z"/>
  <w16cex:commentExtensible w16cex:durableId="26C0548B" w16cex:dateUtc="2022-09-05T08:57:00Z"/>
  <w16cex:commentExtensible w16cex:durableId="26C05556" w16cex:dateUtc="2022-09-05T09:00:00Z"/>
  <w16cex:commentExtensible w16cex:durableId="26C06300" w16cex:dateUtc="2022-09-05T0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370A2A" w16cid:durableId="26B99E2A"/>
  <w16cid:commentId w16cid:paraId="6555A18C" w16cid:durableId="26C32162"/>
  <w16cid:commentId w16cid:paraId="7E0B1056" w16cid:durableId="26B9A70A"/>
  <w16cid:commentId w16cid:paraId="67309AD5" w16cid:durableId="26C321DA"/>
  <w16cid:commentId w16cid:paraId="3CEA9A98" w16cid:durableId="26B9A917"/>
  <w16cid:commentId w16cid:paraId="24619DC6" w16cid:durableId="26C321E9"/>
  <w16cid:commentId w16cid:paraId="790A4526" w16cid:durableId="26B9AAC6"/>
  <w16cid:commentId w16cid:paraId="6DFD4705" w16cid:durableId="26C321F9"/>
  <w16cid:commentId w16cid:paraId="4631ED7D" w16cid:durableId="26B9AA8D"/>
  <w16cid:commentId w16cid:paraId="6528DF8C" w16cid:durableId="26C32209"/>
  <w16cid:commentId w16cid:paraId="3E7C8744" w16cid:durableId="26B9F3DD"/>
  <w16cid:commentId w16cid:paraId="4ADA9081" w16cid:durableId="26C32230"/>
  <w16cid:commentId w16cid:paraId="34634B82" w16cid:durableId="26B9AC4E"/>
  <w16cid:commentId w16cid:paraId="1DD84848" w16cid:durableId="26B9AC90"/>
  <w16cid:commentId w16cid:paraId="065717AE" w16cid:durableId="26C32361"/>
  <w16cid:commentId w16cid:paraId="1EE9175E" w16cid:durableId="26B9AD4A"/>
  <w16cid:commentId w16cid:paraId="2E7CC974" w16cid:durableId="26B9AF4E"/>
  <w16cid:commentId w16cid:paraId="6D06B520" w16cid:durableId="26BC3D5A"/>
  <w16cid:commentId w16cid:paraId="566EBF53" w16cid:durableId="26BC3FEF"/>
  <w16cid:commentId w16cid:paraId="1DC71F3A" w16cid:durableId="26BC3D99"/>
  <w16cid:commentId w16cid:paraId="4654F5EE" w16cid:durableId="26B9AFB5"/>
  <w16cid:commentId w16cid:paraId="79EE384E" w16cid:durableId="26B9B2F2"/>
  <w16cid:commentId w16cid:paraId="754E4D43" w16cid:durableId="26BC3DA8"/>
  <w16cid:commentId w16cid:paraId="26599ECF" w16cid:durableId="26B9AFDA"/>
  <w16cid:commentId w16cid:paraId="5D51DF56" w16cid:durableId="26B9B2F8"/>
  <w16cid:commentId w16cid:paraId="110BCD52" w16cid:durableId="26BC3DB6"/>
  <w16cid:commentId w16cid:paraId="750B1BD5" w16cid:durableId="26B9AFDF"/>
  <w16cid:commentId w16cid:paraId="1291D0B7" w16cid:durableId="26B9B301"/>
  <w16cid:commentId w16cid:paraId="32865C75" w16cid:durableId="26BC3FE3"/>
  <w16cid:commentId w16cid:paraId="4801D6C7" w16cid:durableId="26B9B0F3"/>
  <w16cid:commentId w16cid:paraId="5FF91890" w16cid:durableId="26B9B31F"/>
  <w16cid:commentId w16cid:paraId="60D2B0E9" w16cid:durableId="26B9B335"/>
  <w16cid:commentId w16cid:paraId="7306B560" w16cid:durableId="26B9B38C"/>
  <w16cid:commentId w16cid:paraId="139E71E2" w16cid:durableId="26B9B436"/>
  <w16cid:commentId w16cid:paraId="1C8A3659" w16cid:durableId="26B9B46F"/>
  <w16cid:commentId w16cid:paraId="74F60D6F" w16cid:durableId="26C32401"/>
  <w16cid:commentId w16cid:paraId="3D9A1AF2" w16cid:durableId="26B9B55F"/>
  <w16cid:commentId w16cid:paraId="1C9302A8" w16cid:durableId="26B9B949"/>
  <w16cid:commentId w16cid:paraId="5BA4D40F" w16cid:durableId="26BB2806"/>
  <w16cid:commentId w16cid:paraId="5BF85611" w16cid:durableId="26BC3C9C"/>
  <w16cid:commentId w16cid:paraId="1E0E792E" w16cid:durableId="26B9CC7A"/>
  <w16cid:commentId w16cid:paraId="0ED924BE" w16cid:durableId="26BB2876"/>
  <w16cid:commentId w16cid:paraId="14122864" w16cid:durableId="26BC4120"/>
  <w16cid:commentId w16cid:paraId="6183C07D" w16cid:durableId="26C326E4"/>
  <w16cid:commentId w16cid:paraId="027044FE" w16cid:durableId="26B9FFE3"/>
  <w16cid:commentId w16cid:paraId="73FA626A" w16cid:durableId="26B9DDBD"/>
  <w16cid:commentId w16cid:paraId="05D5B805" w16cid:durableId="26B9DEE8"/>
  <w16cid:commentId w16cid:paraId="5C8A245E" w16cid:durableId="26B9DFB9"/>
  <w16cid:commentId w16cid:paraId="25E01EEC" w16cid:durableId="26B9E0DE"/>
  <w16cid:commentId w16cid:paraId="28C60D9F" w16cid:durableId="26B9EE9D"/>
  <w16cid:commentId w16cid:paraId="7F99F0DA" w16cid:durableId="26BC4457"/>
  <w16cid:commentId w16cid:paraId="50FAF37B" w16cid:durableId="26BC446B"/>
  <w16cid:commentId w16cid:paraId="7065F289" w16cid:durableId="26B9EEEC"/>
  <w16cid:commentId w16cid:paraId="0958DA73" w16cid:durableId="26BB2CBA"/>
  <w16cid:commentId w16cid:paraId="7EA51B5B" w16cid:durableId="26BC469F"/>
  <w16cid:commentId w16cid:paraId="20AED413" w16cid:durableId="26C320C2"/>
  <w16cid:commentId w16cid:paraId="094C9BCD" w16cid:durableId="26B9F021"/>
  <w16cid:commentId w16cid:paraId="3251B204" w16cid:durableId="26B9EFE0"/>
  <w16cid:commentId w16cid:paraId="7857731B" w16cid:durableId="26B9F09E"/>
  <w16cid:commentId w16cid:paraId="2F9F18B3" w16cid:durableId="26BC4835"/>
  <w16cid:commentId w16cid:paraId="571DBD87" w16cid:durableId="26BC4E93"/>
  <w16cid:commentId w16cid:paraId="48FB73ED" w16cid:durableId="26B9F217"/>
  <w16cid:commentId w16cid:paraId="5F845CCF" w16cid:durableId="26B9F3FC"/>
  <w16cid:commentId w16cid:paraId="5CBC1C85" w16cid:durableId="26B9F47D"/>
  <w16cid:commentId w16cid:paraId="0B095B36" w16cid:durableId="26B9F4B6"/>
  <w16cid:commentId w16cid:paraId="67026A87" w16cid:durableId="26BC4904"/>
  <w16cid:commentId w16cid:paraId="0897F787" w16cid:durableId="26B9F503"/>
  <w16cid:commentId w16cid:paraId="02CEEDA5" w16cid:durableId="26B9F69B"/>
  <w16cid:commentId w16cid:paraId="1E506826" w16cid:durableId="26BC495C"/>
  <w16cid:commentId w16cid:paraId="59FED673" w16cid:durableId="26BC4989"/>
  <w16cid:commentId w16cid:paraId="0E0A861B" w16cid:durableId="26BC4A07"/>
  <w16cid:commentId w16cid:paraId="5AFF16AF" w16cid:durableId="26BC49C0"/>
  <w16cid:commentId w16cid:paraId="707C2896" w16cid:durableId="26BB30AE"/>
  <w16cid:commentId w16cid:paraId="06D7F7BA" w16cid:durableId="26BC4E18"/>
  <w16cid:commentId w16cid:paraId="0016C423" w16cid:durableId="26BC5A2A"/>
  <w16cid:commentId w16cid:paraId="09C1D8FF" w16cid:durableId="26BAFEA9"/>
  <w16cid:commentId w16cid:paraId="73954B9B" w16cid:durableId="26BB0BB7"/>
  <w16cid:commentId w16cid:paraId="229348D4" w16cid:durableId="26BC76EC"/>
  <w16cid:commentId w16cid:paraId="64285025" w16cid:durableId="26BB0EBB"/>
  <w16cid:commentId w16cid:paraId="528146AC" w16cid:durableId="26BC77FF"/>
  <w16cid:commentId w16cid:paraId="13F004D0" w16cid:durableId="26BC7752"/>
  <w16cid:commentId w16cid:paraId="54E6C823" w16cid:durableId="26BC7761"/>
  <w16cid:commentId w16cid:paraId="1C31A3BA" w16cid:durableId="26C0224E"/>
  <w16cid:commentId w16cid:paraId="1769C6F5" w16cid:durableId="26C0224F"/>
  <w16cid:commentId w16cid:paraId="44DD6D99" w16cid:durableId="26BC7B1D"/>
  <w16cid:commentId w16cid:paraId="22DAD000" w16cid:durableId="26BAE204"/>
  <w16cid:commentId w16cid:paraId="74D61F70" w16cid:durableId="26BC7CB8"/>
  <w16cid:commentId w16cid:paraId="2A0974D0" w16cid:durableId="26BAF43E"/>
  <w16cid:commentId w16cid:paraId="2740AA87" w16cid:durableId="26C02251"/>
  <w16cid:commentId w16cid:paraId="7E8CA0CF" w16cid:durableId="26C02252"/>
  <w16cid:commentId w16cid:paraId="28ADA73B" w16cid:durableId="26C02253"/>
  <w16cid:commentId w16cid:paraId="02E13476" w16cid:durableId="26BC7CDA"/>
  <w16cid:commentId w16cid:paraId="7DF5CF29" w16cid:durableId="26BC98FD"/>
  <w16cid:commentId w16cid:paraId="5A932DCC" w16cid:durableId="26BC7EB3"/>
  <w16cid:commentId w16cid:paraId="00469C9B" w16cid:durableId="26BC9921"/>
  <w16cid:commentId w16cid:paraId="2B13344C" w16cid:durableId="26BC7F49"/>
  <w16cid:commentId w16cid:paraId="44E664AA" w16cid:durableId="26BC82D9"/>
  <w16cid:commentId w16cid:paraId="769C3BDE" w16cid:durableId="26BC993C"/>
  <w16cid:commentId w16cid:paraId="3EDF02C8" w16cid:durableId="26BC8289"/>
  <w16cid:commentId w16cid:paraId="3B401C60" w16cid:durableId="26C082B0"/>
  <w16cid:commentId w16cid:paraId="134E400C" w16cid:durableId="26C082B1"/>
  <w16cid:commentId w16cid:paraId="0DE9E1AC" w16cid:durableId="26C02254"/>
  <w16cid:commentId w16cid:paraId="4085BD3D" w16cid:durableId="26C02255"/>
  <w16cid:commentId w16cid:paraId="00540A9A" w16cid:durableId="26BC84B6"/>
  <w16cid:commentId w16cid:paraId="0F62FF51" w16cid:durableId="26C02256"/>
  <w16cid:commentId w16cid:paraId="05E91435" w16cid:durableId="26BC84E1"/>
  <w16cid:commentId w16cid:paraId="16BDC6F2" w16cid:durableId="26BC9959"/>
  <w16cid:commentId w16cid:paraId="1917C19D" w16cid:durableId="26BC850A"/>
  <w16cid:commentId w16cid:paraId="5B904FA1" w16cid:durableId="26BC996F"/>
  <w16cid:commentId w16cid:paraId="7C98C979" w16cid:durableId="26BC851C"/>
  <w16cid:commentId w16cid:paraId="6015F8D3" w16cid:durableId="26BC883A"/>
  <w16cid:commentId w16cid:paraId="1361B1FF" w16cid:durableId="26BB0F27"/>
  <w16cid:commentId w16cid:paraId="2D873C1A" w16cid:durableId="26C082B2"/>
  <w16cid:commentId w16cid:paraId="71D2C7B4" w16cid:durableId="26BB0F63"/>
  <w16cid:commentId w16cid:paraId="2AC4E816" w16cid:durableId="26C02259"/>
  <w16cid:commentId w16cid:paraId="71FA38A4" w16cid:durableId="26C082B3"/>
  <w16cid:commentId w16cid:paraId="62EA9CE7" w16cid:durableId="26C082B4"/>
  <w16cid:commentId w16cid:paraId="69FB0D9E" w16cid:durableId="26C032B1"/>
  <w16cid:commentId w16cid:paraId="07B01411" w16cid:durableId="26C033A2"/>
  <w16cid:commentId w16cid:paraId="21C3F916" w16cid:durableId="26C0349B"/>
  <w16cid:commentId w16cid:paraId="3450D86E" w16cid:durableId="26C035B2"/>
  <w16cid:commentId w16cid:paraId="2F396941" w16cid:durableId="26C036CF"/>
  <w16cid:commentId w16cid:paraId="74804929" w16cid:durableId="26C0387B"/>
  <w16cid:commentId w16cid:paraId="6F4B4D0F" w16cid:durableId="26C03F52"/>
  <w16cid:commentId w16cid:paraId="6171190E" w16cid:durableId="26C03EC9"/>
  <w16cid:commentId w16cid:paraId="4668DB74" w16cid:durableId="26C03ED4"/>
  <w16cid:commentId w16cid:paraId="639281FB" w16cid:durableId="26C044A0"/>
  <w16cid:commentId w16cid:paraId="7BB5D52D" w16cid:durableId="26C044D6"/>
  <w16cid:commentId w16cid:paraId="5EF757C3" w16cid:durableId="26C0460E"/>
  <w16cid:commentId w16cid:paraId="719791D7" w16cid:durableId="26BB221E"/>
  <w16cid:commentId w16cid:paraId="1E75A540" w16cid:durableId="26C04693"/>
  <w16cid:commentId w16cid:paraId="65C8969B" w16cid:durableId="26C048BB"/>
  <w16cid:commentId w16cid:paraId="396F2476" w16cid:durableId="26C048DB"/>
  <w16cid:commentId w16cid:paraId="355FF5D2" w16cid:durableId="26C048E7"/>
  <w16cid:commentId w16cid:paraId="5A7AB706" w16cid:durableId="26C04931"/>
  <w16cid:commentId w16cid:paraId="3BE62A54" w16cid:durableId="26C0493E"/>
  <w16cid:commentId w16cid:paraId="08C9B85C" w16cid:durableId="26C0494D"/>
  <w16cid:commentId w16cid:paraId="5DE79527" w16cid:durableId="26C04B50"/>
  <w16cid:commentId w16cid:paraId="6A7C6D18" w16cid:durableId="26C04EA4"/>
  <w16cid:commentId w16cid:paraId="1EF269CB" w16cid:durableId="26C04EFA"/>
  <w16cid:commentId w16cid:paraId="4ACDBB38" w16cid:durableId="26C05054"/>
  <w16cid:commentId w16cid:paraId="1DDD98BE" w16cid:durableId="26C04FE5"/>
  <w16cid:commentId w16cid:paraId="3DA31B9F" w16cid:durableId="26C06A4C"/>
  <w16cid:commentId w16cid:paraId="3123448E" w16cid:durableId="26BB3D2F"/>
  <w16cid:commentId w16cid:paraId="34AAEE51" w16cid:durableId="26C06A4B"/>
  <w16cid:commentId w16cid:paraId="54F8A8F9" w16cid:durableId="26C0535A"/>
  <w16cid:commentId w16cid:paraId="22B3FE99" w16cid:durableId="26C0545E"/>
  <w16cid:commentId w16cid:paraId="5B0FE563" w16cid:durableId="26C0548B"/>
  <w16cid:commentId w16cid:paraId="6EA0BC00" w16cid:durableId="26C05556"/>
  <w16cid:commentId w16cid:paraId="0A36A9D3" w16cid:durableId="26BB47D1"/>
  <w16cid:commentId w16cid:paraId="0D67EDB6" w16cid:durableId="26C0225E"/>
  <w16cid:commentId w16cid:paraId="11E73995" w16cid:durableId="26C0225F"/>
  <w16cid:commentId w16cid:paraId="4B40422A" w16cid:durableId="26C06300"/>
  <w16cid:commentId w16cid:paraId="7E6B2873" w16cid:durableId="26C02260"/>
  <w16cid:commentId w16cid:paraId="1FEA101F" w16cid:durableId="26C02261"/>
  <w16cid:commentId w16cid:paraId="71E95B41" w16cid:durableId="26C02262"/>
  <w16cid:commentId w16cid:paraId="1BCAE020" w16cid:durableId="26C02263"/>
  <w16cid:commentId w16cid:paraId="003E48D8" w16cid:durableId="26C082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4B252" w14:textId="77777777" w:rsidR="00B12E29" w:rsidRDefault="00B12E29" w:rsidP="00B43A29">
      <w:r>
        <w:separator/>
      </w:r>
    </w:p>
  </w:endnote>
  <w:endnote w:type="continuationSeparator" w:id="0">
    <w:p w14:paraId="7411D3D2" w14:textId="77777777" w:rsidR="00B12E29" w:rsidRDefault="00B12E29" w:rsidP="00B43A29">
      <w:r>
        <w:continuationSeparator/>
      </w:r>
    </w:p>
  </w:endnote>
  <w:endnote w:type="continuationNotice" w:id="1">
    <w:p w14:paraId="4CF0EA1B" w14:textId="77777777" w:rsidR="00B12E29" w:rsidRDefault="00B12E2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Segoe UI">
    <w:panose1 w:val="020B0502040204020203"/>
    <w:charset w:val="EE"/>
    <w:family w:val="swiss"/>
    <w:pitch w:val="variable"/>
    <w:sig w:usb0="E4002EFF" w:usb1="C000E47F" w:usb2="00000009" w:usb3="00000000" w:csb0="000001FF" w:csb1="00000000"/>
  </w:font>
  <w:font w:name="Century Gothic">
    <w:panose1 w:val="020B0502020202020204"/>
    <w:charset w:val="EE"/>
    <w:family w:val="swiss"/>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714253"/>
      <w:docPartObj>
        <w:docPartGallery w:val="Page Numbers (Bottom of Page)"/>
        <w:docPartUnique/>
      </w:docPartObj>
    </w:sdtPr>
    <w:sdtContent>
      <w:p w14:paraId="1BE8E1C8" w14:textId="6B31747A" w:rsidR="00AC50F9" w:rsidRDefault="00AC50F9" w:rsidP="00B43A29">
        <w:pPr>
          <w:pStyle w:val="Stopka"/>
        </w:pPr>
        <w:r>
          <w:fldChar w:fldCharType="begin"/>
        </w:r>
        <w:r>
          <w:instrText>PAGE   \* MERGEFORMAT</w:instrText>
        </w:r>
        <w:r>
          <w:fldChar w:fldCharType="separate"/>
        </w:r>
        <w:r w:rsidR="00761058">
          <w:rPr>
            <w:noProof/>
          </w:rPr>
          <w:t>20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F6723" w14:textId="77777777" w:rsidR="00AC50F9" w:rsidRDefault="00AC50F9" w:rsidP="00B43A29">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176750"/>
      <w:docPartObj>
        <w:docPartGallery w:val="Page Numbers (Bottom of Page)"/>
        <w:docPartUnique/>
      </w:docPartObj>
    </w:sdtPr>
    <w:sdtContent>
      <w:p w14:paraId="1158F5A3" w14:textId="3147F294" w:rsidR="00AC50F9" w:rsidRDefault="00AC50F9" w:rsidP="00B43A29">
        <w:pPr>
          <w:pStyle w:val="Stopka"/>
        </w:pPr>
        <w:r>
          <w:fldChar w:fldCharType="begin"/>
        </w:r>
        <w:r>
          <w:instrText>PAGE   \* MERGEFORMAT</w:instrText>
        </w:r>
        <w:r>
          <w:fldChar w:fldCharType="separate"/>
        </w:r>
        <w:r w:rsidR="00761058">
          <w:rPr>
            <w:noProof/>
          </w:rPr>
          <w:t>101</w:t>
        </w:r>
        <w:r>
          <w:fldChar w:fldCharType="end"/>
        </w:r>
      </w:p>
    </w:sdtContent>
  </w:sdt>
  <w:p w14:paraId="1CD4230B" w14:textId="77777777" w:rsidR="00AC50F9" w:rsidRDefault="00AC50F9" w:rsidP="00B43A29">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177950"/>
      <w:docPartObj>
        <w:docPartGallery w:val="Page Numbers (Bottom of Page)"/>
        <w:docPartUnique/>
      </w:docPartObj>
    </w:sdtPr>
    <w:sdtContent>
      <w:p w14:paraId="1A194A97" w14:textId="6CF4DB88" w:rsidR="00AC50F9" w:rsidRDefault="00AC50F9" w:rsidP="00B43A29">
        <w:pPr>
          <w:pStyle w:val="Stopka"/>
        </w:pPr>
        <w:r>
          <w:fldChar w:fldCharType="begin"/>
        </w:r>
        <w:r>
          <w:instrText>PAGE   \* MERGEFORMAT</w:instrText>
        </w:r>
        <w:r>
          <w:fldChar w:fldCharType="separate"/>
        </w:r>
        <w:r w:rsidR="00761058">
          <w:rPr>
            <w:noProof/>
          </w:rPr>
          <w:t>126</w:t>
        </w:r>
        <w:r>
          <w:fldChar w:fldCharType="end"/>
        </w:r>
      </w:p>
    </w:sdtContent>
  </w:sdt>
  <w:p w14:paraId="56F7E10E" w14:textId="77777777" w:rsidR="00AC50F9" w:rsidRDefault="00AC50F9" w:rsidP="00B43A2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16A24" w14:textId="77777777" w:rsidR="00B12E29" w:rsidRDefault="00B12E29" w:rsidP="00B43A29">
      <w:r>
        <w:separator/>
      </w:r>
    </w:p>
  </w:footnote>
  <w:footnote w:type="continuationSeparator" w:id="0">
    <w:p w14:paraId="7CA12424" w14:textId="77777777" w:rsidR="00B12E29" w:rsidRDefault="00B12E29" w:rsidP="00B43A29">
      <w:r>
        <w:continuationSeparator/>
      </w:r>
    </w:p>
  </w:footnote>
  <w:footnote w:type="continuationNotice" w:id="1">
    <w:p w14:paraId="5A536B86" w14:textId="77777777" w:rsidR="00B12E29" w:rsidRDefault="00B12E29">
      <w:pPr>
        <w:spacing w:before="0" w:after="0" w:line="240" w:lineRule="auto"/>
      </w:pPr>
    </w:p>
  </w:footnote>
  <w:footnote w:id="2">
    <w:p w14:paraId="29FD35B0" w14:textId="77777777" w:rsidR="00AC50F9" w:rsidRPr="000B19D3" w:rsidRDefault="00AC50F9" w:rsidP="00053895">
      <w:pPr>
        <w:pStyle w:val="Tekstprzypisudolnego"/>
        <w:spacing w:before="0" w:after="0"/>
        <w:rPr>
          <w:sz w:val="22"/>
          <w:szCs w:val="22"/>
        </w:rPr>
      </w:pPr>
      <w:r w:rsidRPr="000B19D3">
        <w:rPr>
          <w:rStyle w:val="Odwoanieprzypisudolnego"/>
          <w:sz w:val="22"/>
          <w:szCs w:val="22"/>
        </w:rPr>
        <w:footnoteRef/>
      </w:r>
      <w:r w:rsidRPr="000B19D3">
        <w:rPr>
          <w:sz w:val="22"/>
          <w:szCs w:val="22"/>
        </w:rPr>
        <w:t xml:space="preserve"> Na podstawie informacji kwartalnej II kw. 2022. </w:t>
      </w:r>
    </w:p>
  </w:footnote>
  <w:footnote w:id="3">
    <w:p w14:paraId="1FDB0E93" w14:textId="77777777" w:rsidR="00AC50F9" w:rsidRPr="000B19D3" w:rsidRDefault="00AC50F9" w:rsidP="00053895">
      <w:pPr>
        <w:pStyle w:val="Tekstprzypisudolnego"/>
        <w:spacing w:before="0" w:after="0"/>
        <w:rPr>
          <w:sz w:val="22"/>
          <w:szCs w:val="22"/>
        </w:rPr>
      </w:pPr>
      <w:r w:rsidRPr="000B19D3">
        <w:rPr>
          <w:rStyle w:val="Odwoanieprzypisudolnego"/>
          <w:sz w:val="22"/>
          <w:szCs w:val="22"/>
        </w:rPr>
        <w:footnoteRef/>
      </w:r>
      <w:r w:rsidRPr="000B19D3">
        <w:rPr>
          <w:sz w:val="22"/>
          <w:szCs w:val="22"/>
        </w:rPr>
        <w:t xml:space="preserve"> 530*115%=610</w:t>
      </w:r>
    </w:p>
  </w:footnote>
  <w:footnote w:id="4">
    <w:p w14:paraId="31CAE4CF" w14:textId="77777777" w:rsidR="00AC50F9" w:rsidRPr="000B19D3" w:rsidRDefault="00AC50F9" w:rsidP="00053895">
      <w:pPr>
        <w:pStyle w:val="Tekstprzypisudolnego"/>
        <w:spacing w:before="0" w:after="0"/>
        <w:rPr>
          <w:sz w:val="22"/>
          <w:szCs w:val="22"/>
        </w:rPr>
      </w:pPr>
      <w:r w:rsidRPr="000B19D3">
        <w:rPr>
          <w:rStyle w:val="Odwoanieprzypisudolnego"/>
          <w:sz w:val="22"/>
          <w:szCs w:val="22"/>
        </w:rPr>
        <w:footnoteRef/>
      </w:r>
      <w:r w:rsidRPr="000B19D3">
        <w:rPr>
          <w:sz w:val="22"/>
          <w:szCs w:val="22"/>
        </w:rPr>
        <w:t xml:space="preserve"> 610-524=86</w:t>
      </w:r>
    </w:p>
  </w:footnote>
  <w:footnote w:id="5">
    <w:p w14:paraId="4FB8B702" w14:textId="77777777" w:rsidR="00AC50F9" w:rsidRPr="000B19D3" w:rsidRDefault="00AC50F9" w:rsidP="00053895">
      <w:pPr>
        <w:pStyle w:val="Tekstprzypisudolnego"/>
        <w:spacing w:before="0" w:after="0"/>
        <w:rPr>
          <w:sz w:val="22"/>
          <w:szCs w:val="22"/>
        </w:rPr>
      </w:pPr>
      <w:r w:rsidRPr="000B19D3">
        <w:rPr>
          <w:rStyle w:val="Odwoanieprzypisudolnego"/>
          <w:sz w:val="22"/>
          <w:szCs w:val="22"/>
        </w:rPr>
        <w:footnoteRef/>
      </w:r>
      <w:r w:rsidRPr="000B19D3">
        <w:rPr>
          <w:sz w:val="22"/>
          <w:szCs w:val="22"/>
        </w:rPr>
        <w:t xml:space="preserve"> </w:t>
      </w:r>
      <w:r w:rsidRPr="000B19D3">
        <w:rPr>
          <w:sz w:val="22"/>
          <w:szCs w:val="22"/>
          <w:shd w:val="clear" w:color="auto" w:fill="FFFFFF"/>
        </w:rPr>
        <w:t>172 567 847,48 / 395 = 436 881 zł</w:t>
      </w:r>
    </w:p>
  </w:footnote>
  <w:footnote w:id="6">
    <w:p w14:paraId="7C51B172" w14:textId="77777777" w:rsidR="00AC50F9" w:rsidRPr="000B19D3" w:rsidRDefault="00AC50F9" w:rsidP="00053895">
      <w:pPr>
        <w:pStyle w:val="Tekstprzypisudolnego"/>
        <w:spacing w:before="0" w:after="0"/>
        <w:rPr>
          <w:sz w:val="22"/>
          <w:szCs w:val="22"/>
        </w:rPr>
      </w:pPr>
      <w:r w:rsidRPr="000B19D3">
        <w:rPr>
          <w:rStyle w:val="Odwoanieprzypisudolnego"/>
          <w:sz w:val="22"/>
          <w:szCs w:val="22"/>
        </w:rPr>
        <w:footnoteRef/>
      </w:r>
      <w:r w:rsidRPr="000B19D3">
        <w:rPr>
          <w:sz w:val="22"/>
          <w:szCs w:val="22"/>
        </w:rPr>
        <w:t xml:space="preserve"> 50 000 000 / 436 881 = 114</w:t>
      </w:r>
    </w:p>
  </w:footnote>
  <w:footnote w:id="7">
    <w:p w14:paraId="61E3D0C1" w14:textId="77777777" w:rsidR="00AC50F9" w:rsidRPr="000B19D3" w:rsidRDefault="00AC50F9" w:rsidP="00053895">
      <w:pPr>
        <w:pStyle w:val="Tekstprzypisudolnego"/>
        <w:spacing w:before="0" w:after="0"/>
        <w:rPr>
          <w:sz w:val="22"/>
          <w:szCs w:val="22"/>
        </w:rPr>
      </w:pPr>
      <w:r w:rsidRPr="000B19D3">
        <w:rPr>
          <w:rStyle w:val="Odwoanieprzypisudolnego"/>
          <w:sz w:val="22"/>
          <w:szCs w:val="22"/>
        </w:rPr>
        <w:footnoteRef/>
      </w:r>
      <w:r w:rsidRPr="000B19D3">
        <w:rPr>
          <w:sz w:val="22"/>
          <w:szCs w:val="22"/>
        </w:rPr>
        <w:t xml:space="preserve"> </w:t>
      </w:r>
      <w:hyperlink r:id="rId1" w:history="1">
        <w:r w:rsidRPr="000B19D3">
          <w:rPr>
            <w:rStyle w:val="Hipercze"/>
            <w:sz w:val="22"/>
            <w:szCs w:val="22"/>
          </w:rPr>
          <w:t>https://kig.pl/eksport-w-czerwcu-2022-prognoza-krajowej-izby-gospodarczej/</w:t>
        </w:r>
      </w:hyperlink>
      <w:r w:rsidRPr="000B19D3">
        <w:rPr>
          <w:sz w:val="22"/>
          <w:szCs w:val="22"/>
        </w:rPr>
        <w:t xml:space="preserve"> </w:t>
      </w:r>
    </w:p>
  </w:footnote>
  <w:footnote w:id="8">
    <w:p w14:paraId="38267E20" w14:textId="77777777" w:rsidR="00AC50F9" w:rsidRPr="000B19D3" w:rsidRDefault="00AC50F9" w:rsidP="00053895">
      <w:pPr>
        <w:pStyle w:val="Tekstprzypisudolnego"/>
        <w:spacing w:before="0" w:after="0"/>
        <w:rPr>
          <w:sz w:val="22"/>
          <w:szCs w:val="22"/>
        </w:rPr>
      </w:pPr>
      <w:r w:rsidRPr="000B19D3">
        <w:rPr>
          <w:rStyle w:val="Odwoanieprzypisudolnego"/>
          <w:sz w:val="22"/>
          <w:szCs w:val="22"/>
        </w:rPr>
        <w:footnoteRef/>
      </w:r>
      <w:r w:rsidRPr="000B19D3">
        <w:rPr>
          <w:sz w:val="22"/>
          <w:szCs w:val="22"/>
        </w:rPr>
        <w:t xml:space="preserve"> Szybki Monitoring NBP. Analiza sytuacji sektora przedsiębiorstw, 3/2022, str. 46.</w:t>
      </w:r>
    </w:p>
  </w:footnote>
  <w:footnote w:id="9">
    <w:p w14:paraId="7D4F9F6B" w14:textId="77777777" w:rsidR="00AC50F9" w:rsidRPr="000B19D3" w:rsidRDefault="00AC50F9" w:rsidP="00053895">
      <w:pPr>
        <w:pStyle w:val="Tekstprzypisudolnego"/>
        <w:spacing w:before="0" w:after="0"/>
        <w:rPr>
          <w:sz w:val="22"/>
          <w:szCs w:val="22"/>
        </w:rPr>
      </w:pPr>
      <w:r w:rsidRPr="000B19D3">
        <w:rPr>
          <w:rStyle w:val="Odwoanieprzypisudolnego"/>
          <w:sz w:val="22"/>
          <w:szCs w:val="22"/>
        </w:rPr>
        <w:footnoteRef/>
      </w:r>
      <w:r w:rsidRPr="000B19D3">
        <w:rPr>
          <w:sz w:val="22"/>
          <w:szCs w:val="22"/>
        </w:rPr>
        <w:t xml:space="preserve"> MFiPR, </w:t>
      </w:r>
      <w:r w:rsidRPr="000B19D3">
        <w:rPr>
          <w:rStyle w:val="markedcontent"/>
          <w:rFonts w:cstheme="minorHAnsi"/>
          <w:sz w:val="22"/>
          <w:szCs w:val="22"/>
        </w:rPr>
        <w:t>Zespół ekspercki: dr hab. Piotr Rosik, prof. dr hab. Tomasz Komornicki, mgr Sławomir Goliszek, mgr Patryk Duma, 2021</w:t>
      </w:r>
    </w:p>
  </w:footnote>
  <w:footnote w:id="10">
    <w:p w14:paraId="72A3CA1F" w14:textId="77777777" w:rsidR="00AC50F9" w:rsidRPr="000B19D3" w:rsidRDefault="00AC50F9" w:rsidP="00053895">
      <w:pPr>
        <w:pStyle w:val="Tekstprzypisudolnego"/>
        <w:spacing w:before="0" w:after="0"/>
        <w:rPr>
          <w:sz w:val="22"/>
          <w:szCs w:val="22"/>
        </w:rPr>
      </w:pPr>
      <w:r w:rsidRPr="000B19D3">
        <w:rPr>
          <w:rStyle w:val="Odwoanieprzypisudolnego"/>
          <w:sz w:val="22"/>
          <w:szCs w:val="22"/>
        </w:rPr>
        <w:footnoteRef/>
      </w:r>
      <w:r w:rsidRPr="000B19D3">
        <w:rPr>
          <w:sz w:val="22"/>
          <w:szCs w:val="22"/>
        </w:rPr>
        <w:t xml:space="preserve"> MFiPR, </w:t>
      </w:r>
      <w:r w:rsidRPr="000B19D3">
        <w:rPr>
          <w:rStyle w:val="markedcontent"/>
          <w:rFonts w:cstheme="minorHAnsi"/>
          <w:sz w:val="22"/>
          <w:szCs w:val="22"/>
        </w:rPr>
        <w:t>Zespół ekspercki: dr hab. Piotr Rosik, prof. dr hab. Tomasz Komornicki, mgr Sławomir Goliszek, mgr Patryk Duma, 2021</w:t>
      </w:r>
    </w:p>
  </w:footnote>
  <w:footnote w:id="11">
    <w:p w14:paraId="785382A6" w14:textId="77777777" w:rsidR="00AC50F9" w:rsidRPr="000B19D3" w:rsidDel="00AC4AE7" w:rsidRDefault="00AC50F9" w:rsidP="00053895">
      <w:pPr>
        <w:pStyle w:val="Tekstprzypisudolnego"/>
        <w:spacing w:before="0" w:after="0"/>
        <w:rPr>
          <w:del w:id="1333" w:author="Jarema Piekutowski" w:date="2022-09-08T08:48:00Z"/>
          <w:rFonts w:cstheme="minorHAnsi"/>
          <w:sz w:val="22"/>
          <w:szCs w:val="22"/>
        </w:rPr>
      </w:pPr>
      <w:del w:id="1334" w:author="Jarema Piekutowski" w:date="2022-09-08T08:48:00Z">
        <w:r w:rsidRPr="000B19D3" w:rsidDel="00AC4AE7">
          <w:rPr>
            <w:rStyle w:val="Odwoanieprzypisudolnego"/>
            <w:rFonts w:cstheme="minorHAnsi"/>
            <w:sz w:val="22"/>
            <w:szCs w:val="22"/>
          </w:rPr>
          <w:footnoteRef/>
        </w:r>
        <w:r w:rsidRPr="000B19D3" w:rsidDel="00AC4AE7">
          <w:rPr>
            <w:rFonts w:cstheme="minorHAnsi"/>
            <w:sz w:val="22"/>
            <w:szCs w:val="22"/>
          </w:rPr>
          <w:delText xml:space="preserve"> Przywołane kwestie zostaną zadane wszystkim beneficjentom objętym techniką zdalnych wywiadów pogłębionych (w tym Osi 2 i 3). Kwestie te jednak zostaną przede wszystkim pogłębione w ramach zaproponowanych minimum 8 wywiadów z przedstawicielami beneficjentów tych projektów, w których aktualny poziom realizacji wskaźników jest najniższy.</w:delText>
        </w:r>
      </w:del>
    </w:p>
  </w:footnote>
  <w:footnote w:id="12">
    <w:p w14:paraId="36C80335" w14:textId="77777777" w:rsidR="00AC50F9" w:rsidRPr="000B19D3" w:rsidDel="00AC4AE7" w:rsidRDefault="00AC50F9" w:rsidP="00053895">
      <w:pPr>
        <w:pStyle w:val="Tekstprzypisudolnego"/>
        <w:spacing w:before="0" w:after="0"/>
        <w:rPr>
          <w:del w:id="1342" w:author="Jarema Piekutowski" w:date="2022-09-08T08:48:00Z"/>
          <w:rFonts w:ascii="Arial" w:hAnsi="Arial" w:cs="Arial"/>
          <w:sz w:val="22"/>
          <w:szCs w:val="22"/>
        </w:rPr>
      </w:pPr>
      <w:del w:id="1343" w:author="Jarema Piekutowski" w:date="2022-09-08T08:48:00Z">
        <w:r w:rsidRPr="000B19D3" w:rsidDel="00AC4AE7">
          <w:rPr>
            <w:rStyle w:val="Odwoanieprzypisudolnego"/>
            <w:rFonts w:cstheme="minorHAnsi"/>
            <w:sz w:val="22"/>
            <w:szCs w:val="22"/>
          </w:rPr>
          <w:footnoteRef/>
        </w:r>
        <w:r w:rsidRPr="000B19D3" w:rsidDel="00AC4AE7">
          <w:rPr>
            <w:rFonts w:cstheme="minorHAnsi"/>
            <w:sz w:val="22"/>
            <w:szCs w:val="22"/>
          </w:rPr>
          <w:delText xml:space="preserve"> W tym możliwości finansowe pokrycia wkładu własnego (jest to szczególnie istotne w przypadku jednostek sektora finansów publicznych).</w:delText>
        </w:r>
      </w:del>
    </w:p>
  </w:footnote>
  <w:footnote w:id="13">
    <w:p w14:paraId="3422ED95" w14:textId="77777777" w:rsidR="00AC50F9" w:rsidRPr="000B19D3" w:rsidDel="00AC4AE7" w:rsidRDefault="00AC50F9" w:rsidP="00053895">
      <w:pPr>
        <w:pStyle w:val="Tekstprzypisudolnego"/>
        <w:spacing w:before="0" w:after="0"/>
        <w:rPr>
          <w:del w:id="1565" w:author="Jarema Piekutowski" w:date="2022-09-08T08:48:00Z"/>
          <w:sz w:val="22"/>
          <w:szCs w:val="22"/>
        </w:rPr>
      </w:pPr>
      <w:del w:id="1566" w:author="Jarema Piekutowski" w:date="2022-09-08T08:48:00Z">
        <w:r w:rsidRPr="000B19D3" w:rsidDel="00AC4AE7">
          <w:rPr>
            <w:rStyle w:val="Odwoanieprzypisudolnego"/>
            <w:rFonts w:cstheme="minorHAnsi"/>
            <w:sz w:val="22"/>
            <w:szCs w:val="22"/>
          </w:rPr>
          <w:footnoteRef/>
        </w:r>
        <w:r w:rsidRPr="000B19D3" w:rsidDel="00AC4AE7">
          <w:rPr>
            <w:sz w:val="22"/>
            <w:szCs w:val="22"/>
          </w:rPr>
          <w:delText xml:space="preserve"> W przypadku beneficjentów realizujących więcej niż 1 projekt w ramach konkretnego działania/poddziałania, ankieta dotyczyć będzie losowo wybranego projektu.</w:delText>
        </w:r>
      </w:del>
    </w:p>
  </w:footnote>
  <w:footnote w:id="14">
    <w:p w14:paraId="3B013476" w14:textId="77777777" w:rsidR="00AC50F9" w:rsidRPr="000B19D3" w:rsidDel="00AC4AE7" w:rsidRDefault="00AC50F9" w:rsidP="00053895">
      <w:pPr>
        <w:pStyle w:val="Tekstprzypisudolnego"/>
        <w:spacing w:before="0" w:after="0"/>
        <w:rPr>
          <w:del w:id="1711" w:author="Jarema Piekutowski" w:date="2022-09-08T08:48:00Z"/>
          <w:sz w:val="22"/>
          <w:szCs w:val="22"/>
        </w:rPr>
      </w:pPr>
      <w:del w:id="1712" w:author="Jarema Piekutowski" w:date="2022-09-08T08:48:00Z">
        <w:r w:rsidRPr="000B19D3" w:rsidDel="00AC4AE7">
          <w:rPr>
            <w:rStyle w:val="Odwoanieprzypisudolnego"/>
            <w:rFonts w:cstheme="minorHAnsi"/>
            <w:sz w:val="22"/>
            <w:szCs w:val="22"/>
          </w:rPr>
          <w:footnoteRef/>
        </w:r>
        <w:r w:rsidRPr="000B19D3" w:rsidDel="00AC4AE7">
          <w:rPr>
            <w:sz w:val="22"/>
            <w:szCs w:val="22"/>
          </w:rPr>
          <w:delText xml:space="preserve"> O charakterze instytucjonalnym i operacyjnym.</w:delText>
        </w:r>
      </w:del>
    </w:p>
  </w:footnote>
  <w:footnote w:id="15">
    <w:p w14:paraId="384669B6" w14:textId="77777777" w:rsidR="00AC50F9" w:rsidRPr="000B19D3" w:rsidDel="00AC4AE7" w:rsidRDefault="00AC50F9" w:rsidP="00053895">
      <w:pPr>
        <w:pStyle w:val="Tekstprzypisudolnego"/>
        <w:spacing w:before="0" w:after="0"/>
        <w:rPr>
          <w:del w:id="2363" w:author="Jarema Piekutowski" w:date="2022-09-08T08:48:00Z"/>
          <w:sz w:val="22"/>
          <w:szCs w:val="22"/>
          <w:lang w:val="en-US"/>
        </w:rPr>
      </w:pPr>
      <w:del w:id="2364" w:author="Jarema Piekutowski" w:date="2022-09-08T08:48:00Z">
        <w:r w:rsidRPr="000B19D3" w:rsidDel="00AC4AE7">
          <w:rPr>
            <w:rStyle w:val="Odwoanieprzypisudolnego"/>
            <w:sz w:val="22"/>
            <w:szCs w:val="22"/>
          </w:rPr>
          <w:footnoteRef/>
        </w:r>
        <w:r w:rsidRPr="000B19D3" w:rsidDel="00AC4AE7">
          <w:rPr>
            <w:sz w:val="22"/>
            <w:szCs w:val="22"/>
            <w:lang w:val="en-US"/>
          </w:rPr>
          <w:delText xml:space="preserve"> Horridge, M., (2011), The TERM model and its database. Centre of Policy Studies, General Paper No. G-219. Horridge, J.M., Wittwer, G., (2010), Bringing regional detail to a CGE model using census data. Spatial Economic Analysis 5(2), 229-255. Wittwer, G. (ed.) (2012), Economic modeling of water, </w:delText>
        </w:r>
        <w:r w:rsidRPr="000B19D3" w:rsidDel="00AC4AE7">
          <w:rPr>
            <w:sz w:val="22"/>
            <w:szCs w:val="22"/>
            <w:lang w:val="en-GB"/>
          </w:rPr>
          <w:delText>Springer.</w:delText>
        </w:r>
      </w:del>
    </w:p>
  </w:footnote>
  <w:footnote w:id="16">
    <w:p w14:paraId="0052329A" w14:textId="77777777" w:rsidR="00AC50F9" w:rsidRPr="000B19D3" w:rsidDel="00AC4AE7" w:rsidRDefault="00AC50F9" w:rsidP="00053895">
      <w:pPr>
        <w:pStyle w:val="Tekstprzypisudolnego"/>
        <w:spacing w:before="0" w:after="0"/>
        <w:rPr>
          <w:del w:id="2412" w:author="Jarema Piekutowski" w:date="2022-09-08T08:48:00Z"/>
          <w:sz w:val="22"/>
          <w:szCs w:val="22"/>
        </w:rPr>
      </w:pPr>
      <w:del w:id="2413" w:author="Jarema Piekutowski" w:date="2022-09-08T08:48:00Z">
        <w:r w:rsidRPr="000B19D3" w:rsidDel="00AC4AE7">
          <w:rPr>
            <w:rStyle w:val="Odwoanieprzypisudolnego"/>
            <w:sz w:val="22"/>
            <w:szCs w:val="22"/>
          </w:rPr>
          <w:footnoteRef/>
        </w:r>
        <w:r w:rsidRPr="000B19D3" w:rsidDel="00AC4AE7">
          <w:rPr>
            <w:sz w:val="22"/>
            <w:szCs w:val="22"/>
          </w:rPr>
          <w:delText xml:space="preserve"> </w:delText>
        </w:r>
        <w:r w:rsidRPr="000B19D3" w:rsidDel="00AC4AE7">
          <w:rPr>
            <w:rStyle w:val="markedcontent"/>
            <w:rFonts w:cstheme="minorHAnsi"/>
            <w:sz w:val="22"/>
            <w:szCs w:val="22"/>
          </w:rPr>
          <w:delText>Inwestycje prywatne uzupełniające wsparcie publiczne dla przedsiębiorstw (dotacje) - wielkość nakładów ponoszonych przez beneficjenta  w związku z realizacją projektu. Wielkość ta powinna być liczona dla okresu: od dnia rozpoczęcia realizacji projektu do dnia złożenia wniosku o płatność końcową. Wartość powinna być co najmniej równa różnicy łącznych kosztów kwalifikowalnych (budżetu projektu) i kwoty dofinansowania ; w ramach wartości docelowej należy również uwzględnić koszty niekwalifikowalne poniesione w związku z realizacją projektu w wyżej wymienionym okresie.</w:delText>
        </w:r>
      </w:del>
    </w:p>
  </w:footnote>
  <w:footnote w:id="17">
    <w:p w14:paraId="6C6BFC5C" w14:textId="77777777" w:rsidR="00AC50F9" w:rsidRPr="000B19D3" w:rsidDel="00AC4AE7" w:rsidRDefault="00AC50F9" w:rsidP="00053895">
      <w:pPr>
        <w:pStyle w:val="Tekstprzypisudolnego"/>
        <w:spacing w:before="0" w:after="0"/>
        <w:rPr>
          <w:del w:id="2454" w:author="Jarema Piekutowski" w:date="2022-09-08T08:48:00Z"/>
          <w:sz w:val="22"/>
          <w:szCs w:val="22"/>
        </w:rPr>
      </w:pPr>
      <w:del w:id="2455" w:author="Jarema Piekutowski" w:date="2022-09-08T08:48:00Z">
        <w:r w:rsidRPr="000B19D3" w:rsidDel="00AC4AE7">
          <w:rPr>
            <w:rStyle w:val="Odwoanieprzypisudolnego"/>
            <w:sz w:val="22"/>
            <w:szCs w:val="22"/>
          </w:rPr>
          <w:footnoteRef/>
        </w:r>
        <w:r w:rsidRPr="000B19D3" w:rsidDel="00AC4AE7">
          <w:rPr>
            <w:sz w:val="22"/>
            <w:szCs w:val="22"/>
          </w:rPr>
          <w:delText xml:space="preserve"> Analiza czynników wpływających na zmiany eksportu krajów Unii Europejskiej, Barbara Batóg, Journal of Management and Finance Vol. 15, No. 3/2017</w:delText>
        </w:r>
      </w:del>
    </w:p>
  </w:footnote>
  <w:footnote w:id="18">
    <w:p w14:paraId="05BD3B08" w14:textId="77777777" w:rsidR="00AC50F9" w:rsidRPr="000B19D3" w:rsidDel="00AC4AE7" w:rsidRDefault="00AC50F9" w:rsidP="00053895">
      <w:pPr>
        <w:pStyle w:val="Tekstprzypisudolnego"/>
        <w:spacing w:before="0" w:after="0"/>
        <w:rPr>
          <w:del w:id="2456" w:author="Jarema Piekutowski" w:date="2022-09-08T08:48:00Z"/>
          <w:sz w:val="22"/>
          <w:szCs w:val="22"/>
        </w:rPr>
      </w:pPr>
      <w:del w:id="2457" w:author="Jarema Piekutowski" w:date="2022-09-08T08:48:00Z">
        <w:r w:rsidRPr="000B19D3" w:rsidDel="00AC4AE7">
          <w:rPr>
            <w:rStyle w:val="Odwoanieprzypisudolnego"/>
            <w:sz w:val="22"/>
            <w:szCs w:val="22"/>
          </w:rPr>
          <w:footnoteRef/>
        </w:r>
        <w:r w:rsidRPr="000B19D3" w:rsidDel="00AC4AE7">
          <w:rPr>
            <w:sz w:val="22"/>
            <w:szCs w:val="22"/>
          </w:rPr>
          <w:delText xml:space="preserve"> </w:delText>
        </w:r>
        <w:r w:rsidRPr="00E277E1" w:rsidDel="00AC4AE7">
          <w:rPr>
            <w:rStyle w:val="Pogrubienie"/>
            <w:b w:val="0"/>
            <w:bCs w:val="0"/>
            <w:sz w:val="22"/>
            <w:szCs w:val="22"/>
          </w:rPr>
          <w:delText>Aprecjacja wpływa pozytywnie na import, z kolei deprecjacja na eksport. Słabszy złoty wpływa na dodatnie saldo wymiany handlowej.</w:delText>
        </w:r>
      </w:del>
    </w:p>
  </w:footnote>
  <w:footnote w:id="19">
    <w:p w14:paraId="478E4918" w14:textId="77777777" w:rsidR="00AC50F9" w:rsidRPr="000B19D3" w:rsidDel="00AC4AE7" w:rsidRDefault="00AC50F9" w:rsidP="00053895">
      <w:pPr>
        <w:pStyle w:val="Tekstprzypisudolnego"/>
        <w:spacing w:before="0" w:after="0"/>
        <w:rPr>
          <w:del w:id="2458" w:author="Jarema Piekutowski" w:date="2022-09-08T08:48:00Z"/>
          <w:sz w:val="22"/>
          <w:szCs w:val="22"/>
        </w:rPr>
      </w:pPr>
      <w:del w:id="2459" w:author="Jarema Piekutowski" w:date="2022-09-08T08:48:00Z">
        <w:r w:rsidRPr="000B19D3" w:rsidDel="00AC4AE7">
          <w:rPr>
            <w:rStyle w:val="Odwoanieprzypisudolnego"/>
            <w:sz w:val="22"/>
            <w:szCs w:val="22"/>
          </w:rPr>
          <w:footnoteRef/>
        </w:r>
        <w:r w:rsidRPr="000B19D3" w:rsidDel="00AC4AE7">
          <w:rPr>
            <w:sz w:val="22"/>
            <w:szCs w:val="22"/>
          </w:rPr>
          <w:delText xml:space="preserve"> EKONOMICZNE UWARUNKOWANIA INNOWACYJNOŚCI PRZEDSIĘBIORSTW W UE. ANALIZA PRZESTRZENNO-CZASOWA, Jan Kowalik, ZESZYTY NAUKOWE POLITECHNIKI ŚLĄSKIEJ, 2016</w:delText>
        </w:r>
      </w:del>
    </w:p>
  </w:footnote>
  <w:footnote w:id="20">
    <w:p w14:paraId="3896F77C" w14:textId="77777777" w:rsidR="00AC50F9" w:rsidRPr="000B19D3" w:rsidDel="00AC4AE7" w:rsidRDefault="00AC50F9" w:rsidP="00053895">
      <w:pPr>
        <w:pStyle w:val="Tekstprzypisudolnego"/>
        <w:spacing w:before="0" w:after="0"/>
        <w:rPr>
          <w:del w:id="2522" w:author="Jarema Piekutowski" w:date="2022-09-08T08:48:00Z"/>
          <w:sz w:val="22"/>
          <w:szCs w:val="22"/>
        </w:rPr>
      </w:pPr>
      <w:del w:id="2523" w:author="Jarema Piekutowski" w:date="2022-09-08T08:48:00Z">
        <w:r w:rsidRPr="000B19D3" w:rsidDel="00AC4AE7">
          <w:rPr>
            <w:rStyle w:val="Odwoanieprzypisudolnego"/>
            <w:sz w:val="22"/>
            <w:szCs w:val="22"/>
          </w:rPr>
          <w:footnoteRef/>
        </w:r>
        <w:r w:rsidRPr="000B19D3" w:rsidDel="00AC4AE7">
          <w:rPr>
            <w:sz w:val="22"/>
            <w:szCs w:val="22"/>
          </w:rPr>
          <w:delText xml:space="preserve"> Czynniki wpływające na funkcjonowanie transportu zbiorowego, Józef Stokłosa, 2018</w:delText>
        </w:r>
      </w:del>
    </w:p>
  </w:footnote>
  <w:footnote w:id="21">
    <w:p w14:paraId="12A11AC1" w14:textId="77777777" w:rsidR="00AC50F9" w:rsidRPr="000B19D3" w:rsidDel="00AC4AE7" w:rsidRDefault="00AC50F9" w:rsidP="00053895">
      <w:pPr>
        <w:pStyle w:val="Tekstprzypisudolnego"/>
        <w:spacing w:before="0" w:after="0"/>
        <w:rPr>
          <w:del w:id="2524" w:author="Jarema Piekutowski" w:date="2022-09-08T08:48:00Z"/>
          <w:sz w:val="22"/>
          <w:szCs w:val="22"/>
        </w:rPr>
      </w:pPr>
      <w:del w:id="2525" w:author="Jarema Piekutowski" w:date="2022-09-08T08:48:00Z">
        <w:r w:rsidRPr="000B19D3" w:rsidDel="00AC4AE7">
          <w:rPr>
            <w:rStyle w:val="Odwoanieprzypisudolnego"/>
            <w:sz w:val="22"/>
            <w:szCs w:val="22"/>
          </w:rPr>
          <w:footnoteRef/>
        </w:r>
        <w:r w:rsidRPr="000B19D3" w:rsidDel="00AC4AE7">
          <w:rPr>
            <w:sz w:val="22"/>
            <w:szCs w:val="22"/>
          </w:rPr>
          <w:delText xml:space="preserve"> OPTYMALIZACJA MIEJSKIEGO TRANSPORTU ZBIOROWEGO NA PRZYKŁADZIE MIASTA OLSZTYNA, Stanisław Ejdys, Uniwersytet w Białymstoku, 2014</w:delText>
        </w:r>
      </w:del>
    </w:p>
  </w:footnote>
  <w:footnote w:id="22">
    <w:p w14:paraId="498C1543" w14:textId="77777777" w:rsidR="00AC50F9" w:rsidRPr="000B19D3" w:rsidDel="00AC4AE7" w:rsidRDefault="00AC50F9" w:rsidP="00053895">
      <w:pPr>
        <w:pStyle w:val="Tekstprzypisudolnego"/>
        <w:spacing w:before="0" w:after="0"/>
        <w:rPr>
          <w:del w:id="2595" w:author="Jarema Piekutowski" w:date="2022-09-08T08:48:00Z"/>
          <w:sz w:val="22"/>
          <w:szCs w:val="22"/>
          <w:lang w:val="en-US"/>
        </w:rPr>
      </w:pPr>
      <w:del w:id="2596" w:author="Jarema Piekutowski" w:date="2022-09-08T08:48:00Z">
        <w:r w:rsidRPr="000B19D3" w:rsidDel="00AC4AE7">
          <w:rPr>
            <w:rStyle w:val="Odwoanieprzypisudolnego"/>
            <w:rFonts w:cstheme="minorHAnsi"/>
            <w:sz w:val="22"/>
            <w:szCs w:val="22"/>
          </w:rPr>
          <w:footnoteRef/>
        </w:r>
        <w:r w:rsidRPr="000B19D3" w:rsidDel="00AC4AE7">
          <w:rPr>
            <w:sz w:val="22"/>
            <w:szCs w:val="22"/>
            <w:lang w:val="fr-FR"/>
          </w:rPr>
          <w:delText xml:space="preserve"> </w:delText>
        </w:r>
        <w:r w:rsidRPr="000B19D3" w:rsidDel="00AC4AE7">
          <w:rPr>
            <w:rStyle w:val="markedcontent"/>
            <w:rFonts w:cstheme="minorHAnsi"/>
            <w:sz w:val="22"/>
            <w:szCs w:val="22"/>
            <w:lang w:val="fr-FR"/>
          </w:rPr>
          <w:delText xml:space="preserve">European Commission (2001). Ex ante Evaluation. </w:delText>
        </w:r>
        <w:r w:rsidRPr="000B19D3" w:rsidDel="00AC4AE7">
          <w:rPr>
            <w:rStyle w:val="markedcontent"/>
            <w:rFonts w:cstheme="minorHAnsi"/>
            <w:sz w:val="22"/>
            <w:szCs w:val="22"/>
            <w:lang w:val="en-US"/>
          </w:rPr>
          <w:delText>A Practical Guide for Preparing Proposals for Expenditure Programmes.</w:delText>
        </w:r>
      </w:del>
    </w:p>
  </w:footnote>
  <w:footnote w:id="23">
    <w:p w14:paraId="1E187931" w14:textId="77777777" w:rsidR="00AC50F9" w:rsidRPr="000B19D3" w:rsidDel="00AC4AE7" w:rsidRDefault="00AC50F9" w:rsidP="00053895">
      <w:pPr>
        <w:pStyle w:val="Tekstprzypisudolnego"/>
        <w:spacing w:before="0" w:after="0"/>
        <w:rPr>
          <w:del w:id="2597" w:author="Jarema Piekutowski" w:date="2022-09-08T08:48:00Z"/>
          <w:sz w:val="22"/>
          <w:szCs w:val="22"/>
          <w:lang w:val="en-US"/>
        </w:rPr>
      </w:pPr>
      <w:del w:id="2598" w:author="Jarema Piekutowski" w:date="2022-09-08T08:48:00Z">
        <w:r w:rsidRPr="000B19D3" w:rsidDel="00AC4AE7">
          <w:rPr>
            <w:rStyle w:val="Odwoanieprzypisudolnego"/>
            <w:rFonts w:cstheme="minorHAnsi"/>
            <w:sz w:val="22"/>
            <w:szCs w:val="22"/>
          </w:rPr>
          <w:footnoteRef/>
        </w:r>
        <w:r w:rsidRPr="000B19D3" w:rsidDel="00AC4AE7">
          <w:rPr>
            <w:sz w:val="22"/>
            <w:szCs w:val="22"/>
            <w:lang w:val="en-US"/>
          </w:rPr>
          <w:delText xml:space="preserve"> Np. </w:delText>
        </w:r>
        <w:r w:rsidRPr="000B19D3" w:rsidDel="00AC4AE7">
          <w:rPr>
            <w:rStyle w:val="markedcontent"/>
            <w:rFonts w:cstheme="minorHAnsi"/>
            <w:sz w:val="22"/>
            <w:szCs w:val="22"/>
            <w:lang w:val="en-US"/>
          </w:rPr>
          <w:delText xml:space="preserve">Study supporting the ex-post EURES evaluation and the second biennial EURES report, </w:delText>
        </w:r>
        <w:r w:rsidRPr="000B19D3" w:rsidDel="00AC4AE7">
          <w:rPr>
            <w:sz w:val="22"/>
            <w:szCs w:val="22"/>
            <w:lang w:val="en-US"/>
          </w:rPr>
          <w:delText>Deloitte, VVA, FGB, 2021</w:delText>
        </w:r>
      </w:del>
    </w:p>
  </w:footnote>
  <w:footnote w:id="24">
    <w:p w14:paraId="2BEE1C14" w14:textId="77777777" w:rsidR="00AC50F9" w:rsidRPr="000B19D3" w:rsidDel="00AC4AE7" w:rsidRDefault="00AC50F9" w:rsidP="00053895">
      <w:pPr>
        <w:pStyle w:val="Tekstprzypisudolnego"/>
        <w:spacing w:before="0" w:after="0"/>
        <w:rPr>
          <w:del w:id="2603" w:author="Jarema Piekutowski" w:date="2022-09-08T08:48:00Z"/>
          <w:sz w:val="22"/>
          <w:szCs w:val="22"/>
          <w:lang w:val="en-US"/>
        </w:rPr>
      </w:pPr>
      <w:del w:id="2604" w:author="Jarema Piekutowski" w:date="2022-09-08T08:48:00Z">
        <w:r w:rsidRPr="000B19D3" w:rsidDel="00AC4AE7">
          <w:rPr>
            <w:rStyle w:val="Odwoanieprzypisudolnego"/>
            <w:rFonts w:cstheme="minorHAnsi"/>
            <w:sz w:val="22"/>
            <w:szCs w:val="22"/>
          </w:rPr>
          <w:footnoteRef/>
        </w:r>
        <w:r w:rsidRPr="000B19D3" w:rsidDel="00AC4AE7">
          <w:rPr>
            <w:sz w:val="22"/>
            <w:szCs w:val="22"/>
            <w:lang w:val="en-US"/>
          </w:rPr>
          <w:delText xml:space="preserve"> European Court of Auditors, Journal 3, 2020</w:delText>
        </w:r>
      </w:del>
    </w:p>
  </w:footnote>
  <w:footnote w:id="25">
    <w:p w14:paraId="68B7E57C" w14:textId="77777777" w:rsidR="00AC50F9" w:rsidRPr="000B19D3" w:rsidDel="00AC4AE7" w:rsidRDefault="00AC50F9" w:rsidP="00E277E1">
      <w:pPr>
        <w:spacing w:before="0" w:after="0" w:line="240" w:lineRule="auto"/>
        <w:rPr>
          <w:del w:id="2634" w:author="Jarema Piekutowski" w:date="2022-09-08T08:48:00Z"/>
          <w:rStyle w:val="markedcontent"/>
          <w:sz w:val="22"/>
          <w:szCs w:val="22"/>
          <w:lang w:val="en-US"/>
        </w:rPr>
      </w:pPr>
      <w:del w:id="2635" w:author="Jarema Piekutowski" w:date="2022-09-08T08:48:00Z">
        <w:r w:rsidRPr="000B19D3" w:rsidDel="00AC4AE7">
          <w:rPr>
            <w:rStyle w:val="Odwoanieprzypisudolnego"/>
            <w:sz w:val="22"/>
            <w:szCs w:val="22"/>
          </w:rPr>
          <w:footnoteRef/>
        </w:r>
        <w:r w:rsidRPr="000B19D3" w:rsidDel="00AC4AE7">
          <w:rPr>
            <w:sz w:val="22"/>
            <w:szCs w:val="22"/>
            <w:lang w:val="en-US"/>
          </w:rPr>
          <w:delText xml:space="preserve"> </w:delText>
        </w:r>
        <w:r w:rsidRPr="000B19D3" w:rsidDel="00AC4AE7">
          <w:rPr>
            <w:rStyle w:val="markedcontent"/>
            <w:sz w:val="22"/>
            <w:szCs w:val="22"/>
            <w:lang w:val="en-US"/>
          </w:rPr>
          <w:delText>Vullings, W., Arnold, E., Boekholt, P., Horvat, M. Mostert, B., Rijnders-Nagle, M. (2014). European Added Value of EU Science, Technology and Innovation actions and EU-Member State Partnership in international cooperation. European Commission, Directorate-General for Research and Innovation, International Cooperation 2014</w:delText>
        </w:r>
      </w:del>
    </w:p>
    <w:p w14:paraId="71EBA50E" w14:textId="77777777" w:rsidR="00AC50F9" w:rsidRPr="000B19D3" w:rsidDel="00AC4AE7" w:rsidRDefault="00AC50F9" w:rsidP="00053895">
      <w:pPr>
        <w:pStyle w:val="Tekstprzypisudolnego"/>
        <w:spacing w:before="0" w:after="0"/>
        <w:rPr>
          <w:del w:id="2636" w:author="Jarema Piekutowski" w:date="2022-09-08T08:48:00Z"/>
          <w:sz w:val="22"/>
          <w:szCs w:val="22"/>
          <w:lang w:val="en-US"/>
        </w:rPr>
      </w:pPr>
    </w:p>
  </w:footnote>
  <w:footnote w:id="26">
    <w:p w14:paraId="7827F036" w14:textId="77777777" w:rsidR="00AC50F9" w:rsidRPr="000B19D3" w:rsidDel="00AC4AE7" w:rsidRDefault="00AC50F9" w:rsidP="00053895">
      <w:pPr>
        <w:pStyle w:val="Tekstprzypisudolnego"/>
        <w:spacing w:before="0" w:after="0"/>
        <w:rPr>
          <w:del w:id="2675" w:author="Jarema Piekutowski" w:date="2022-09-08T08:48:00Z"/>
          <w:sz w:val="22"/>
          <w:szCs w:val="22"/>
          <w:lang w:val="en-US"/>
        </w:rPr>
      </w:pPr>
      <w:del w:id="2676" w:author="Jarema Piekutowski" w:date="2022-09-08T08:48:00Z">
        <w:r w:rsidRPr="000B19D3" w:rsidDel="00AC4AE7">
          <w:rPr>
            <w:rStyle w:val="Odwoanieprzypisudolnego"/>
            <w:sz w:val="22"/>
            <w:szCs w:val="22"/>
          </w:rPr>
          <w:footnoteRef/>
        </w:r>
        <w:r w:rsidRPr="000B19D3" w:rsidDel="00AC4AE7">
          <w:rPr>
            <w:sz w:val="22"/>
            <w:szCs w:val="22"/>
            <w:lang w:val="en-US"/>
          </w:rPr>
          <w:delText xml:space="preserve"> Np. COMMISSION STAFF WORKING DOCUMENT EVALUATION of the 2013 Urban Mobility Package, 2021</w:delText>
        </w:r>
      </w:del>
    </w:p>
  </w:footnote>
  <w:footnote w:id="27">
    <w:p w14:paraId="2F3737A3" w14:textId="77777777" w:rsidR="00AC50F9" w:rsidRPr="000B19D3" w:rsidDel="00AC4AE7" w:rsidRDefault="00AC50F9" w:rsidP="00053895">
      <w:pPr>
        <w:pStyle w:val="Stopka"/>
        <w:spacing w:before="0"/>
        <w:rPr>
          <w:del w:id="2684" w:author="Jarema Piekutowski" w:date="2022-09-08T08:48:00Z"/>
          <w:sz w:val="22"/>
          <w:szCs w:val="22"/>
        </w:rPr>
      </w:pPr>
      <w:del w:id="2685" w:author="Jarema Piekutowski" w:date="2022-09-08T08:48:00Z">
        <w:r w:rsidRPr="000B19D3" w:rsidDel="00AC4AE7">
          <w:rPr>
            <w:rStyle w:val="Odwoanieprzypisudolnego"/>
            <w:rFonts w:asciiTheme="minorHAnsi" w:hAnsiTheme="minorHAnsi" w:cstheme="minorHAnsi"/>
            <w:sz w:val="22"/>
            <w:szCs w:val="22"/>
          </w:rPr>
          <w:footnoteRef/>
        </w:r>
        <w:r w:rsidRPr="000B19D3" w:rsidDel="00AC4AE7">
          <w:rPr>
            <w:sz w:val="22"/>
            <w:szCs w:val="22"/>
          </w:rPr>
          <w:delText xml:space="preserve"> </w:delText>
        </w:r>
        <w:r w:rsidRPr="000B19D3" w:rsidDel="00AC4AE7">
          <w:rPr>
            <w:rStyle w:val="markedcontent"/>
            <w:rFonts w:asciiTheme="minorHAnsi" w:hAnsiTheme="minorHAnsi" w:cstheme="minorHAnsi"/>
            <w:sz w:val="22"/>
            <w:szCs w:val="22"/>
          </w:rPr>
          <w:delText xml:space="preserve">Evaluation of Transport Projects in Central and Eastern Europe, European investment bank, 2003, </w:delText>
        </w:r>
        <w:r w:rsidRPr="000B19D3" w:rsidDel="00AC4AE7">
          <w:rPr>
            <w:rFonts w:asciiTheme="minorHAnsi" w:hAnsiTheme="minorHAnsi" w:cstheme="minorHAnsi"/>
            <w:sz w:val="22"/>
            <w:szCs w:val="22"/>
          </w:rPr>
          <w:delText>Ewaluacja bieżąca z elementami mid-term dotycząca postępu rzeczowego POIiŚ 2014-2020 dla potrzeb przeglądu śródokresowego, w tym realizacji zapisów ram i rezerwy wykonania w zakresie osi POIiŚ 2014-2020 wdrażanych przez CUPT, Evalu 2018</w:delText>
        </w:r>
      </w:del>
    </w:p>
  </w:footnote>
  <w:footnote w:id="28">
    <w:p w14:paraId="745E30F8" w14:textId="77777777" w:rsidR="00AC50F9" w:rsidRPr="000B19D3" w:rsidDel="00AC4AE7" w:rsidRDefault="00AC50F9" w:rsidP="00053895">
      <w:pPr>
        <w:pStyle w:val="Tekstprzypisudolnego"/>
        <w:spacing w:before="0" w:after="0"/>
        <w:rPr>
          <w:del w:id="2686" w:author="Jarema Piekutowski" w:date="2022-09-08T08:48:00Z"/>
          <w:sz w:val="22"/>
          <w:szCs w:val="22"/>
        </w:rPr>
      </w:pPr>
      <w:del w:id="2687" w:author="Jarema Piekutowski" w:date="2022-09-08T08:48:00Z">
        <w:r w:rsidRPr="000B19D3" w:rsidDel="00AC4AE7">
          <w:rPr>
            <w:rStyle w:val="Odwoanieprzypisudolnego"/>
            <w:sz w:val="22"/>
            <w:szCs w:val="22"/>
          </w:rPr>
          <w:footnoteRef/>
        </w:r>
        <w:r w:rsidRPr="000B19D3" w:rsidDel="00AC4AE7">
          <w:rPr>
            <w:sz w:val="22"/>
            <w:szCs w:val="22"/>
          </w:rPr>
          <w:delText xml:space="preserve"> Zgodnie z Rozporządzeniem Parlamentu Europejskiego i Rady (UE) nr 1315/2013 z dnia 11 grudnia 2013 r. w sprawie unijnych wytycznych dotyczących rozwoju transeuropejskiej sieci transportowej (Dz.U. L 348 z 20.12.2013).</w:delText>
        </w:r>
      </w:del>
    </w:p>
  </w:footnote>
  <w:footnote w:id="29">
    <w:p w14:paraId="5C89823E" w14:textId="77777777" w:rsidR="00AC50F9" w:rsidRPr="000B19D3" w:rsidDel="00AC4AE7" w:rsidRDefault="00AC50F9" w:rsidP="00053895">
      <w:pPr>
        <w:pStyle w:val="Tekstprzypisudolnego"/>
        <w:spacing w:before="0" w:after="0"/>
        <w:rPr>
          <w:del w:id="2694" w:author="Jarema Piekutowski" w:date="2022-09-08T08:48:00Z"/>
          <w:sz w:val="22"/>
          <w:szCs w:val="22"/>
        </w:rPr>
      </w:pPr>
      <w:del w:id="2695" w:author="Jarema Piekutowski" w:date="2022-09-08T08:48:00Z">
        <w:r w:rsidRPr="000B19D3" w:rsidDel="00AC4AE7">
          <w:rPr>
            <w:rStyle w:val="Odwoanieprzypisudolnego"/>
            <w:sz w:val="22"/>
            <w:szCs w:val="22"/>
          </w:rPr>
          <w:footnoteRef/>
        </w:r>
        <w:r w:rsidRPr="000B19D3" w:rsidDel="00AC4AE7">
          <w:rPr>
            <w:sz w:val="22"/>
            <w:szCs w:val="22"/>
          </w:rPr>
          <w:delText xml:space="preserve"> Korytarze sieci bazowej TEN-T ustanowiono dla bardziej efektywnego wdrażania tej sieci i przyśpieszenia prac nad projektami infrastrukturalnymi o największej europejskiej wartości dodanej. Korytarze mają służyć koordynacji różnych projektów na szczeblu ponadnarodowym. Powinny przyczynić się do rozwoju infrastruktury sieci bazowej tak, aby rozwiązać problem wąskich gardeł, zintensyfikować połączenia transgraniczne oraz poprawić wydajność i zrównoważony charakter systemu transportowego. Powinny się one także przyczyniać do poprawy spójności regionów UE poprzez lepszą współpracę terytorialną. W skali całej UE ustanowiono dziewięć takich korytarzy, z czego przez Polskę przebiegają dwa: 1/ Korytarz Bałtyk – Adriatyk: Gdynia – Gdańsk – Katowice/Sławków, Gdańsk – Warszawa – Katowice, Katowice – Ostrava – Brno – Wien, Szczecin/Świnoujście – Poznań – Wrocław – Ostrava, Katowice – Žilina – Bratislava – Wien, Wien – Graz– Villach – Udine – Trieste, Udine – Venezia – Padova – Bologna – Rawenna, Graz – Maribor –Ljubljana – Koper/Trieste; 2/ Korytarz Morze Północne – Bałtyk: Helsinki – Tallinn – Riga, Ventspils – Riga, Riga – Kaunas, Klaipeda – Kaunas – Vilnius, Kaunas – Warszawa, PL/BY border – Warszawa – Poznań – Frankfurt/Oder – Berlin – Hamburg, Berlin – Magdeburg – Braunschweig – Hannover, Hannover – Bremen – Bremerhaven/Wilhelmshaven, Hannover – Osnabrück – Hengelo – Almelo – De*venter – Utrecht, Utrecht – Amsterdam, Utrecht – Rotterdam – Antwerpen, Hannover – Köln – Antwerpen.</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3C559" w14:textId="77777777" w:rsidR="00480E13" w:rsidRDefault="00480E13">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1A60"/>
    <w:multiLevelType w:val="multilevel"/>
    <w:tmpl w:val="2C24C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25F59"/>
    <w:multiLevelType w:val="hybridMultilevel"/>
    <w:tmpl w:val="E2242B7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3551542"/>
    <w:multiLevelType w:val="hybridMultilevel"/>
    <w:tmpl w:val="F686FA54"/>
    <w:lvl w:ilvl="0" w:tplc="04150011">
      <w:start w:val="1"/>
      <w:numFmt w:val="decimal"/>
      <w:lvlText w:val="%1)"/>
      <w:lvlJc w:val="left"/>
      <w:pPr>
        <w:ind w:left="360" w:hanging="360"/>
      </w:pPr>
    </w:lvl>
    <w:lvl w:ilvl="1" w:tplc="1980BF62">
      <w:start w:val="1"/>
      <w:numFmt w:val="lowerRoman"/>
      <w:lvlText w:val="(%2)"/>
      <w:lvlJc w:val="left"/>
      <w:pPr>
        <w:ind w:left="1440" w:hanging="720"/>
      </w:pPr>
      <w:rPr>
        <w:rFonts w:asciiTheme="minorHAnsi" w:hAnsiTheme="minorHAnsi" w:hint="default"/>
        <w:sz w:val="22"/>
      </w:r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15:restartNumberingAfterBreak="0">
    <w:nsid w:val="05AB1600"/>
    <w:multiLevelType w:val="multilevel"/>
    <w:tmpl w:val="7A74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546E5"/>
    <w:multiLevelType w:val="hybridMultilevel"/>
    <w:tmpl w:val="72B63082"/>
    <w:lvl w:ilvl="0" w:tplc="2B40A6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5A6EAD"/>
    <w:multiLevelType w:val="hybridMultilevel"/>
    <w:tmpl w:val="23524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9248B0"/>
    <w:multiLevelType w:val="hybridMultilevel"/>
    <w:tmpl w:val="169E14AC"/>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422D92"/>
    <w:multiLevelType w:val="hybridMultilevel"/>
    <w:tmpl w:val="D77A23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AD24317"/>
    <w:multiLevelType w:val="hybridMultilevel"/>
    <w:tmpl w:val="A39E901E"/>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C641943"/>
    <w:multiLevelType w:val="hybridMultilevel"/>
    <w:tmpl w:val="5D88B3E0"/>
    <w:lvl w:ilvl="0" w:tplc="DEA87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C8912C5"/>
    <w:multiLevelType w:val="multilevel"/>
    <w:tmpl w:val="88C2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30098A"/>
    <w:multiLevelType w:val="hybridMultilevel"/>
    <w:tmpl w:val="8DB8629E"/>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E685E35"/>
    <w:multiLevelType w:val="hybridMultilevel"/>
    <w:tmpl w:val="A4DAE382"/>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0065815"/>
    <w:multiLevelType w:val="multilevel"/>
    <w:tmpl w:val="F130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8910E9"/>
    <w:multiLevelType w:val="hybridMultilevel"/>
    <w:tmpl w:val="9F505EEE"/>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5D25B7C"/>
    <w:multiLevelType w:val="hybridMultilevel"/>
    <w:tmpl w:val="AF0CE534"/>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69D3C93"/>
    <w:multiLevelType w:val="hybridMultilevel"/>
    <w:tmpl w:val="FE163A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89C46D0"/>
    <w:multiLevelType w:val="multilevel"/>
    <w:tmpl w:val="7D0CC08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EA97239"/>
    <w:multiLevelType w:val="hybridMultilevel"/>
    <w:tmpl w:val="AF1A04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1EB253F8"/>
    <w:multiLevelType w:val="hybridMultilevel"/>
    <w:tmpl w:val="36CCB7F4"/>
    <w:lvl w:ilvl="0" w:tplc="B3FE9FF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F5A098B"/>
    <w:multiLevelType w:val="hybridMultilevel"/>
    <w:tmpl w:val="B830A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FAC3E5F"/>
    <w:multiLevelType w:val="hybridMultilevel"/>
    <w:tmpl w:val="071E4D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20470CA0"/>
    <w:multiLevelType w:val="hybridMultilevel"/>
    <w:tmpl w:val="00201C74"/>
    <w:lvl w:ilvl="0" w:tplc="D5B071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992D24"/>
    <w:multiLevelType w:val="hybridMultilevel"/>
    <w:tmpl w:val="BEA07F20"/>
    <w:lvl w:ilvl="0" w:tplc="1D1E645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221FC0"/>
    <w:multiLevelType w:val="hybridMultilevel"/>
    <w:tmpl w:val="F682820E"/>
    <w:lvl w:ilvl="0" w:tplc="0415000F">
      <w:start w:val="1"/>
      <w:numFmt w:val="decimal"/>
      <w:lvlText w:val="%1."/>
      <w:lvlJc w:val="left"/>
      <w:pPr>
        <w:ind w:left="720" w:hanging="360"/>
      </w:pPr>
    </w:lvl>
    <w:lvl w:ilvl="1" w:tplc="AD34597A">
      <w:start w:val="1"/>
      <w:numFmt w:val="lowerLetter"/>
      <w:lvlText w:val="%2."/>
      <w:lvlJc w:val="left"/>
      <w:pPr>
        <w:ind w:left="1440" w:hanging="360"/>
      </w:pPr>
      <w:rPr>
        <w:b w:val="0"/>
        <w:bCs w:val="0"/>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22C04DE9"/>
    <w:multiLevelType w:val="hybridMultilevel"/>
    <w:tmpl w:val="66B471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6" w15:restartNumberingAfterBreak="0">
    <w:nsid w:val="249D4DE4"/>
    <w:multiLevelType w:val="hybridMultilevel"/>
    <w:tmpl w:val="90CC57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27577EE9"/>
    <w:multiLevelType w:val="multilevel"/>
    <w:tmpl w:val="1CD4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B27A79"/>
    <w:multiLevelType w:val="hybridMultilevel"/>
    <w:tmpl w:val="514674C6"/>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E970E61"/>
    <w:multiLevelType w:val="hybridMultilevel"/>
    <w:tmpl w:val="8B06D1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306B2D38"/>
    <w:multiLevelType w:val="hybridMultilevel"/>
    <w:tmpl w:val="694E3D3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33FE59A7"/>
    <w:multiLevelType w:val="hybridMultilevel"/>
    <w:tmpl w:val="B01CB0D4"/>
    <w:lvl w:ilvl="0" w:tplc="2320F8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40A1FF8"/>
    <w:multiLevelType w:val="hybridMultilevel"/>
    <w:tmpl w:val="57FE0B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369B104A"/>
    <w:multiLevelType w:val="hybridMultilevel"/>
    <w:tmpl w:val="816CA1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8C771BE"/>
    <w:multiLevelType w:val="multilevel"/>
    <w:tmpl w:val="8A08B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467F3A"/>
    <w:multiLevelType w:val="hybridMultilevel"/>
    <w:tmpl w:val="2D266CDC"/>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3CA66845"/>
    <w:multiLevelType w:val="hybridMultilevel"/>
    <w:tmpl w:val="F7B80EFA"/>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F001C42"/>
    <w:multiLevelType w:val="hybridMultilevel"/>
    <w:tmpl w:val="BE36D7E8"/>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F317A5A"/>
    <w:multiLevelType w:val="hybridMultilevel"/>
    <w:tmpl w:val="49B8AE1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9" w15:restartNumberingAfterBreak="0">
    <w:nsid w:val="40873E68"/>
    <w:multiLevelType w:val="hybridMultilevel"/>
    <w:tmpl w:val="9F505E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0F819E3"/>
    <w:multiLevelType w:val="hybridMultilevel"/>
    <w:tmpl w:val="92B83D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415D60C3"/>
    <w:multiLevelType w:val="hybridMultilevel"/>
    <w:tmpl w:val="F196A12C"/>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450F01AB"/>
    <w:multiLevelType w:val="hybridMultilevel"/>
    <w:tmpl w:val="838E7F6A"/>
    <w:lvl w:ilvl="0" w:tplc="6972BC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452B3376"/>
    <w:multiLevelType w:val="hybridMultilevel"/>
    <w:tmpl w:val="0A1AD286"/>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45911A2F"/>
    <w:multiLevelType w:val="hybridMultilevel"/>
    <w:tmpl w:val="E22411CE"/>
    <w:lvl w:ilvl="0" w:tplc="759EC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466A0FFF"/>
    <w:multiLevelType w:val="hybridMultilevel"/>
    <w:tmpl w:val="C53ADC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47641C5C"/>
    <w:multiLevelType w:val="hybridMultilevel"/>
    <w:tmpl w:val="3E5A72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48D96D53"/>
    <w:multiLevelType w:val="multilevel"/>
    <w:tmpl w:val="8E5AA9FA"/>
    <w:lvl w:ilvl="0">
      <w:start w:val="1"/>
      <w:numFmt w:val="decimal"/>
      <w:pStyle w:val="H1-NOTTOC"/>
      <w:lvlText w:val="%1."/>
      <w:lvlJc w:val="left"/>
      <w:pPr>
        <w:ind w:left="0" w:hanging="62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2-NOTTOC"/>
      <w:lvlText w:val="%1.%2"/>
      <w:lvlJc w:val="left"/>
      <w:pPr>
        <w:tabs>
          <w:tab w:val="num" w:pos="454"/>
        </w:tabs>
        <w:ind w:left="0" w:hanging="624"/>
      </w:pPr>
      <w:rPr>
        <w:rFonts w:ascii="Verdana" w:hAnsi="Verdana" w:hint="default"/>
        <w:b/>
        <w:i w:val="0"/>
        <w:color w:val="000000"/>
        <w:sz w:val="18"/>
      </w:rPr>
    </w:lvl>
    <w:lvl w:ilvl="2">
      <w:start w:val="1"/>
      <w:numFmt w:val="decimal"/>
      <w:pStyle w:val="H3-NOTTOC"/>
      <w:lvlText w:val="%1.%2.%3"/>
      <w:lvlJc w:val="left"/>
      <w:pPr>
        <w:tabs>
          <w:tab w:val="num" w:pos="624"/>
        </w:tabs>
        <w:ind w:left="0" w:hanging="624"/>
      </w:pPr>
      <w:rPr>
        <w:rFonts w:ascii="Verdana" w:hAnsi="Verdana" w:hint="default"/>
        <w:b w:val="0"/>
        <w:i w:val="0"/>
        <w:color w:val="000000"/>
        <w:sz w:val="17"/>
      </w:rPr>
    </w:lvl>
    <w:lvl w:ilvl="3">
      <w:start w:val="1"/>
      <w:numFmt w:val="decimal"/>
      <w:lvlText w:val="%1.%2.%3.%4"/>
      <w:lvlJc w:val="left"/>
      <w:pPr>
        <w:tabs>
          <w:tab w:val="num" w:pos="284"/>
        </w:tabs>
        <w:ind w:left="0" w:hanging="624"/>
      </w:pPr>
      <w:rPr>
        <w:rFonts w:ascii="Verdana" w:hAnsi="Verdana" w:hint="default"/>
        <w:b w:val="0"/>
        <w:i w:val="0"/>
        <w:color w:val="auto"/>
        <w:sz w:val="17"/>
      </w:rPr>
    </w:lvl>
    <w:lvl w:ilvl="4">
      <w:start w:val="1"/>
      <w:numFmt w:val="decimal"/>
      <w:lvlRestart w:val="0"/>
      <w:lvlText w:val="%1.%2.%3.%4.%5"/>
      <w:lvlJc w:val="right"/>
      <w:pPr>
        <w:tabs>
          <w:tab w:val="num" w:pos="567"/>
        </w:tabs>
        <w:ind w:left="0" w:hanging="624"/>
      </w:pPr>
      <w:rPr>
        <w:rFonts w:hint="default"/>
      </w:rPr>
    </w:lvl>
    <w:lvl w:ilvl="5">
      <w:start w:val="1"/>
      <w:numFmt w:val="decimal"/>
      <w:lvlText w:val="%1.%2.%3.%4.%5.%6"/>
      <w:lvlJc w:val="right"/>
      <w:pPr>
        <w:tabs>
          <w:tab w:val="num" w:pos="567"/>
        </w:tabs>
        <w:ind w:left="0" w:hanging="624"/>
      </w:pPr>
      <w:rPr>
        <w:rFonts w:hint="default"/>
      </w:rPr>
    </w:lvl>
    <w:lvl w:ilvl="6">
      <w:start w:val="1"/>
      <w:numFmt w:val="decimal"/>
      <w:lvlText w:val="%1.%2.%3.%4.%5.%6.%7"/>
      <w:lvlJc w:val="right"/>
      <w:pPr>
        <w:tabs>
          <w:tab w:val="num" w:pos="851"/>
        </w:tabs>
        <w:ind w:left="0" w:hanging="624"/>
      </w:pPr>
      <w:rPr>
        <w:rFonts w:hint="default"/>
      </w:rPr>
    </w:lvl>
    <w:lvl w:ilvl="7">
      <w:start w:val="1"/>
      <w:numFmt w:val="decimal"/>
      <w:lvlText w:val="%1.%2.%3.%4.%5.%6.%7.%8"/>
      <w:lvlJc w:val="right"/>
      <w:pPr>
        <w:tabs>
          <w:tab w:val="num" w:pos="851"/>
        </w:tabs>
        <w:ind w:left="0" w:hanging="624"/>
      </w:pPr>
      <w:rPr>
        <w:rFonts w:hint="default"/>
      </w:rPr>
    </w:lvl>
    <w:lvl w:ilvl="8">
      <w:start w:val="1"/>
      <w:numFmt w:val="decimal"/>
      <w:lvlText w:val="%1.%2.%3.%4.%5.%6.%7.%8.%9"/>
      <w:lvlJc w:val="right"/>
      <w:pPr>
        <w:tabs>
          <w:tab w:val="num" w:pos="1134"/>
        </w:tabs>
        <w:ind w:left="0" w:hanging="624"/>
      </w:pPr>
      <w:rPr>
        <w:rFonts w:hint="default"/>
      </w:rPr>
    </w:lvl>
  </w:abstractNum>
  <w:abstractNum w:abstractNumId="48" w15:restartNumberingAfterBreak="0">
    <w:nsid w:val="4D6558A4"/>
    <w:multiLevelType w:val="hybridMultilevel"/>
    <w:tmpl w:val="AF34E8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4EA30182"/>
    <w:multiLevelType w:val="hybridMultilevel"/>
    <w:tmpl w:val="ED72DFE6"/>
    <w:lvl w:ilvl="0" w:tplc="09B85166">
      <w:start w:val="1"/>
      <w:numFmt w:val="decimal"/>
      <w:lvlText w:val="%1."/>
      <w:lvlJc w:val="left"/>
      <w:pPr>
        <w:ind w:left="1065" w:hanging="705"/>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50D00A28"/>
    <w:multiLevelType w:val="hybridMultilevel"/>
    <w:tmpl w:val="C1824F60"/>
    <w:lvl w:ilvl="0" w:tplc="21841F9A">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1" w15:restartNumberingAfterBreak="0">
    <w:nsid w:val="50FB782B"/>
    <w:multiLevelType w:val="multilevel"/>
    <w:tmpl w:val="7D0CC08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53703BDA"/>
    <w:multiLevelType w:val="hybridMultilevel"/>
    <w:tmpl w:val="2E6AE8FC"/>
    <w:lvl w:ilvl="0" w:tplc="9244A98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54837A0F"/>
    <w:multiLevelType w:val="hybridMultilevel"/>
    <w:tmpl w:val="19FE9B66"/>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54CB2642"/>
    <w:multiLevelType w:val="hybridMultilevel"/>
    <w:tmpl w:val="816CA1AE"/>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566F33D0"/>
    <w:multiLevelType w:val="hybridMultilevel"/>
    <w:tmpl w:val="3A924B70"/>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592B0D69"/>
    <w:multiLevelType w:val="hybridMultilevel"/>
    <w:tmpl w:val="6C14A6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59EC0AFE"/>
    <w:multiLevelType w:val="hybridMultilevel"/>
    <w:tmpl w:val="03C29E9A"/>
    <w:lvl w:ilvl="0" w:tplc="352EB0B0">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5A0546B2"/>
    <w:multiLevelType w:val="hybridMultilevel"/>
    <w:tmpl w:val="81784EC8"/>
    <w:lvl w:ilvl="0" w:tplc="04150017">
      <w:start w:val="1"/>
      <w:numFmt w:val="lowerLetter"/>
      <w:lvlText w:val="%1)"/>
      <w:lvlJc w:val="left"/>
      <w:pPr>
        <w:ind w:left="1080" w:hanging="360"/>
      </w:pPr>
    </w:lvl>
    <w:lvl w:ilvl="1" w:tplc="04150017">
      <w:start w:val="1"/>
      <w:numFmt w:val="lowerLetter"/>
      <w:lvlText w:val="%2)"/>
      <w:lvlJc w:val="left"/>
      <w:pPr>
        <w:ind w:left="786"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9" w15:restartNumberingAfterBreak="0">
    <w:nsid w:val="5AAE0A78"/>
    <w:multiLevelType w:val="multilevel"/>
    <w:tmpl w:val="0C0A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0" w15:restartNumberingAfterBreak="0">
    <w:nsid w:val="5C0D2AB7"/>
    <w:multiLevelType w:val="hybridMultilevel"/>
    <w:tmpl w:val="D2EA1B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643460D9"/>
    <w:multiLevelType w:val="hybridMultilevel"/>
    <w:tmpl w:val="EA2EA1EC"/>
    <w:lvl w:ilvl="0" w:tplc="A198DC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64D20CA0"/>
    <w:multiLevelType w:val="hybridMultilevel"/>
    <w:tmpl w:val="0444FF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3" w15:restartNumberingAfterBreak="0">
    <w:nsid w:val="67295FFE"/>
    <w:multiLevelType w:val="hybridMultilevel"/>
    <w:tmpl w:val="D45A3F3E"/>
    <w:lvl w:ilvl="0" w:tplc="8BCC750A">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64" w15:restartNumberingAfterBreak="0">
    <w:nsid w:val="67C83EBF"/>
    <w:multiLevelType w:val="hybridMultilevel"/>
    <w:tmpl w:val="CD92E0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698D1EE8"/>
    <w:multiLevelType w:val="multilevel"/>
    <w:tmpl w:val="B6A8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031563"/>
    <w:multiLevelType w:val="hybridMultilevel"/>
    <w:tmpl w:val="5A609E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6E1557B2"/>
    <w:multiLevelType w:val="hybridMultilevel"/>
    <w:tmpl w:val="EAE04B28"/>
    <w:lvl w:ilvl="0" w:tplc="71E03D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70117A58"/>
    <w:multiLevelType w:val="hybridMultilevel"/>
    <w:tmpl w:val="A9467D58"/>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1255700"/>
    <w:multiLevelType w:val="hybridMultilevel"/>
    <w:tmpl w:val="08A636EE"/>
    <w:lvl w:ilvl="0" w:tplc="A5F8A96E">
      <w:start w:val="1"/>
      <w:numFmt w:val="bullet"/>
      <w:lvlText w:val=""/>
      <w:lvlJc w:val="left"/>
      <w:pPr>
        <w:ind w:left="720" w:hanging="360"/>
      </w:pPr>
      <w:rPr>
        <w:rFonts w:ascii="Symbol" w:hAnsi="Symbol" w:hint="default"/>
        <w:color w:val="44546A" w:themeColor="text2"/>
      </w:rPr>
    </w:lvl>
    <w:lvl w:ilvl="1" w:tplc="04150003">
      <w:start w:val="1"/>
      <w:numFmt w:val="decimal"/>
      <w:lvlText w:val="%2."/>
      <w:lvlJc w:val="left"/>
      <w:pPr>
        <w:tabs>
          <w:tab w:val="num" w:pos="1440"/>
        </w:tabs>
        <w:ind w:left="1440" w:hanging="360"/>
      </w:pPr>
    </w:lvl>
    <w:lvl w:ilvl="2" w:tplc="04150005">
      <w:start w:val="1"/>
      <w:numFmt w:val="decimal"/>
      <w:lvlText w:val="%3."/>
      <w:lvlJc w:val="left"/>
      <w:pPr>
        <w:tabs>
          <w:tab w:val="num" w:pos="2160"/>
        </w:tabs>
        <w:ind w:left="2160" w:hanging="360"/>
      </w:pPr>
    </w:lvl>
    <w:lvl w:ilvl="3" w:tplc="04150001">
      <w:start w:val="1"/>
      <w:numFmt w:val="decimal"/>
      <w:lvlText w:val="%4."/>
      <w:lvlJc w:val="left"/>
      <w:pPr>
        <w:tabs>
          <w:tab w:val="num" w:pos="2880"/>
        </w:tabs>
        <w:ind w:left="2880" w:hanging="360"/>
      </w:pPr>
    </w:lvl>
    <w:lvl w:ilvl="4" w:tplc="04150003">
      <w:start w:val="1"/>
      <w:numFmt w:val="decimal"/>
      <w:lvlText w:val="%5."/>
      <w:lvlJc w:val="left"/>
      <w:pPr>
        <w:tabs>
          <w:tab w:val="num" w:pos="3600"/>
        </w:tabs>
        <w:ind w:left="3600" w:hanging="360"/>
      </w:pPr>
    </w:lvl>
    <w:lvl w:ilvl="5" w:tplc="04150005">
      <w:start w:val="1"/>
      <w:numFmt w:val="decimal"/>
      <w:lvlText w:val="%6."/>
      <w:lvlJc w:val="left"/>
      <w:pPr>
        <w:tabs>
          <w:tab w:val="num" w:pos="4320"/>
        </w:tabs>
        <w:ind w:left="4320" w:hanging="360"/>
      </w:pPr>
    </w:lvl>
    <w:lvl w:ilvl="6" w:tplc="04150001">
      <w:start w:val="1"/>
      <w:numFmt w:val="decimal"/>
      <w:lvlText w:val="%7."/>
      <w:lvlJc w:val="left"/>
      <w:pPr>
        <w:tabs>
          <w:tab w:val="num" w:pos="5040"/>
        </w:tabs>
        <w:ind w:left="5040" w:hanging="360"/>
      </w:pPr>
    </w:lvl>
    <w:lvl w:ilvl="7" w:tplc="04150003">
      <w:start w:val="1"/>
      <w:numFmt w:val="decimal"/>
      <w:lvlText w:val="%8."/>
      <w:lvlJc w:val="left"/>
      <w:pPr>
        <w:tabs>
          <w:tab w:val="num" w:pos="5760"/>
        </w:tabs>
        <w:ind w:left="5760" w:hanging="360"/>
      </w:pPr>
    </w:lvl>
    <w:lvl w:ilvl="8" w:tplc="04150005">
      <w:start w:val="1"/>
      <w:numFmt w:val="decimal"/>
      <w:lvlText w:val="%9."/>
      <w:lvlJc w:val="left"/>
      <w:pPr>
        <w:tabs>
          <w:tab w:val="num" w:pos="6480"/>
        </w:tabs>
        <w:ind w:left="6480" w:hanging="360"/>
      </w:pPr>
    </w:lvl>
  </w:abstractNum>
  <w:abstractNum w:abstractNumId="70" w15:restartNumberingAfterBreak="0">
    <w:nsid w:val="71EC4957"/>
    <w:multiLevelType w:val="hybridMultilevel"/>
    <w:tmpl w:val="8564C670"/>
    <w:lvl w:ilvl="0" w:tplc="21841F9A">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1" w15:restartNumberingAfterBreak="0">
    <w:nsid w:val="7261380F"/>
    <w:multiLevelType w:val="hybridMultilevel"/>
    <w:tmpl w:val="E4E48BEA"/>
    <w:lvl w:ilvl="0" w:tplc="0B7AC55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740D59E4"/>
    <w:multiLevelType w:val="hybridMultilevel"/>
    <w:tmpl w:val="21041EE6"/>
    <w:lvl w:ilvl="0" w:tplc="C05AEE4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764339B2"/>
    <w:multiLevelType w:val="hybridMultilevel"/>
    <w:tmpl w:val="92821778"/>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774E3C7E"/>
    <w:multiLevelType w:val="hybridMultilevel"/>
    <w:tmpl w:val="DFCC0F7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5" w15:restartNumberingAfterBreak="0">
    <w:nsid w:val="78856B28"/>
    <w:multiLevelType w:val="hybridMultilevel"/>
    <w:tmpl w:val="9A1A3E24"/>
    <w:lvl w:ilvl="0" w:tplc="D5B071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78F0636D"/>
    <w:multiLevelType w:val="hybridMultilevel"/>
    <w:tmpl w:val="F5CADE52"/>
    <w:lvl w:ilvl="0" w:tplc="4D8EBE7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7C34192C"/>
    <w:multiLevelType w:val="hybridMultilevel"/>
    <w:tmpl w:val="EB84E6DE"/>
    <w:lvl w:ilvl="0" w:tplc="33EA256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7CE478B2"/>
    <w:multiLevelType w:val="hybridMultilevel"/>
    <w:tmpl w:val="671293D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01">
      <w:start w:val="1"/>
      <w:numFmt w:val="bullet"/>
      <w:lvlText w:val=""/>
      <w:lvlJc w:val="left"/>
      <w:pPr>
        <w:ind w:left="2160" w:hanging="180"/>
      </w:pPr>
      <w:rPr>
        <w:rFonts w:ascii="Symbol" w:hAnsi="Symbol"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7EAF5470"/>
    <w:multiLevelType w:val="hybridMultilevel"/>
    <w:tmpl w:val="28DC0282"/>
    <w:lvl w:ilvl="0" w:tplc="56A6B5CC">
      <w:start w:val="1"/>
      <w:numFmt w:val="bullet"/>
      <w:lvlText w:val=""/>
      <w:lvlJc w:val="left"/>
      <w:pPr>
        <w:ind w:left="360" w:hanging="360"/>
      </w:pPr>
      <w:rPr>
        <w:rFonts w:ascii="Symbol" w:hAnsi="Symbol" w:hint="default"/>
        <w:color w:val="006DB6"/>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80" w15:restartNumberingAfterBreak="0">
    <w:nsid w:val="7FA4020D"/>
    <w:multiLevelType w:val="hybridMultilevel"/>
    <w:tmpl w:val="019E5814"/>
    <w:lvl w:ilvl="0" w:tplc="65CA6494">
      <w:start w:val="27"/>
      <w:numFmt w:val="bullet"/>
      <w:lvlText w:val=""/>
      <w:lvlJc w:val="left"/>
      <w:pPr>
        <w:ind w:left="720" w:hanging="360"/>
      </w:pPr>
      <w:rPr>
        <w:rFonts w:ascii="Wingdings" w:eastAsiaTheme="minorHAnsi"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1" w15:restartNumberingAfterBreak="0">
    <w:nsid w:val="7FB10DBA"/>
    <w:multiLevelType w:val="hybridMultilevel"/>
    <w:tmpl w:val="AF0CE5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FF64534"/>
    <w:multiLevelType w:val="hybridMultilevel"/>
    <w:tmpl w:val="43C06C8A"/>
    <w:lvl w:ilvl="0" w:tplc="21841F9A">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405498242">
    <w:abstractNumId w:val="47"/>
  </w:num>
  <w:num w:numId="2" w16cid:durableId="994068764">
    <w:abstractNumId w:val="63"/>
  </w:num>
  <w:num w:numId="3" w16cid:durableId="2115978268">
    <w:abstractNumId w:val="52"/>
  </w:num>
  <w:num w:numId="4" w16cid:durableId="1944023769">
    <w:abstractNumId w:val="64"/>
  </w:num>
  <w:num w:numId="5" w16cid:durableId="1576016446">
    <w:abstractNumId w:val="76"/>
  </w:num>
  <w:num w:numId="6" w16cid:durableId="1580944147">
    <w:abstractNumId w:val="44"/>
  </w:num>
  <w:num w:numId="7" w16cid:durableId="1375497919">
    <w:abstractNumId w:val="2"/>
  </w:num>
  <w:num w:numId="8" w16cid:durableId="1601839887">
    <w:abstractNumId w:val="58"/>
  </w:num>
  <w:num w:numId="9" w16cid:durableId="1347711256">
    <w:abstractNumId w:val="74"/>
  </w:num>
  <w:num w:numId="10" w16cid:durableId="9307706">
    <w:abstractNumId w:val="30"/>
  </w:num>
  <w:num w:numId="11" w16cid:durableId="1068772843">
    <w:abstractNumId w:val="19"/>
  </w:num>
  <w:num w:numId="12" w16cid:durableId="2037265739">
    <w:abstractNumId w:val="16"/>
  </w:num>
  <w:num w:numId="13" w16cid:durableId="1858545837">
    <w:abstractNumId w:val="46"/>
  </w:num>
  <w:num w:numId="14" w16cid:durableId="39090534">
    <w:abstractNumId w:val="18"/>
  </w:num>
  <w:num w:numId="15" w16cid:durableId="1727873141">
    <w:abstractNumId w:val="32"/>
  </w:num>
  <w:num w:numId="16" w16cid:durableId="942764821">
    <w:abstractNumId w:val="20"/>
  </w:num>
  <w:num w:numId="17" w16cid:durableId="1677461404">
    <w:abstractNumId w:val="25"/>
  </w:num>
  <w:num w:numId="18" w16cid:durableId="471559813">
    <w:abstractNumId w:val="45"/>
  </w:num>
  <w:num w:numId="19" w16cid:durableId="1375698178">
    <w:abstractNumId w:val="5"/>
  </w:num>
  <w:num w:numId="20" w16cid:durableId="421031340">
    <w:abstractNumId w:val="57"/>
  </w:num>
  <w:num w:numId="21" w16cid:durableId="1237592100">
    <w:abstractNumId w:val="65"/>
  </w:num>
  <w:num w:numId="22" w16cid:durableId="105855503">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3859903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0536494">
    <w:abstractNumId w:val="17"/>
  </w:num>
  <w:num w:numId="25" w16cid:durableId="1031954351">
    <w:abstractNumId w:val="37"/>
  </w:num>
  <w:num w:numId="26" w16cid:durableId="1286041018">
    <w:abstractNumId w:val="13"/>
  </w:num>
  <w:num w:numId="27" w16cid:durableId="1901555168">
    <w:abstractNumId w:val="27"/>
  </w:num>
  <w:num w:numId="28" w16cid:durableId="423455702">
    <w:abstractNumId w:val="71"/>
  </w:num>
  <w:num w:numId="29" w16cid:durableId="2029066641">
    <w:abstractNumId w:val="66"/>
  </w:num>
  <w:num w:numId="30" w16cid:durableId="1625424012">
    <w:abstractNumId w:val="21"/>
  </w:num>
  <w:num w:numId="31" w16cid:durableId="1786462010">
    <w:abstractNumId w:val="79"/>
  </w:num>
  <w:num w:numId="32" w16cid:durableId="805853270">
    <w:abstractNumId w:val="51"/>
  </w:num>
  <w:num w:numId="33" w16cid:durableId="1530099608">
    <w:abstractNumId w:val="61"/>
  </w:num>
  <w:num w:numId="34" w16cid:durableId="426464796">
    <w:abstractNumId w:val="72"/>
  </w:num>
  <w:num w:numId="35" w16cid:durableId="1656912447">
    <w:abstractNumId w:val="9"/>
  </w:num>
  <w:num w:numId="36" w16cid:durableId="1460997167">
    <w:abstractNumId w:val="77"/>
  </w:num>
  <w:num w:numId="37" w16cid:durableId="1199707612">
    <w:abstractNumId w:val="67"/>
  </w:num>
  <w:num w:numId="38" w16cid:durableId="1377310306">
    <w:abstractNumId w:val="4"/>
  </w:num>
  <w:num w:numId="39" w16cid:durableId="1737581035">
    <w:abstractNumId w:val="23"/>
  </w:num>
  <w:num w:numId="40" w16cid:durableId="1755980378">
    <w:abstractNumId w:val="42"/>
  </w:num>
  <w:num w:numId="41" w16cid:durableId="1345131008">
    <w:abstractNumId w:val="31"/>
  </w:num>
  <w:num w:numId="42" w16cid:durableId="946624753">
    <w:abstractNumId w:val="15"/>
  </w:num>
  <w:num w:numId="43" w16cid:durableId="380137087">
    <w:abstractNumId w:val="81"/>
  </w:num>
  <w:num w:numId="44" w16cid:durableId="1682121629">
    <w:abstractNumId w:val="41"/>
  </w:num>
  <w:num w:numId="45" w16cid:durableId="1031612412">
    <w:abstractNumId w:val="6"/>
  </w:num>
  <w:num w:numId="46" w16cid:durableId="1592398569">
    <w:abstractNumId w:val="11"/>
  </w:num>
  <w:num w:numId="47" w16cid:durableId="2123454976">
    <w:abstractNumId w:val="73"/>
  </w:num>
  <w:num w:numId="48" w16cid:durableId="1366249014">
    <w:abstractNumId w:val="36"/>
  </w:num>
  <w:num w:numId="49" w16cid:durableId="1857191307">
    <w:abstractNumId w:val="54"/>
  </w:num>
  <w:num w:numId="50" w16cid:durableId="1718242436">
    <w:abstractNumId w:val="33"/>
  </w:num>
  <w:num w:numId="51" w16cid:durableId="486553981">
    <w:abstractNumId w:val="22"/>
  </w:num>
  <w:num w:numId="52" w16cid:durableId="980235582">
    <w:abstractNumId w:val="43"/>
  </w:num>
  <w:num w:numId="53" w16cid:durableId="667756776">
    <w:abstractNumId w:val="28"/>
  </w:num>
  <w:num w:numId="54" w16cid:durableId="2141145649">
    <w:abstractNumId w:val="55"/>
  </w:num>
  <w:num w:numId="55" w16cid:durableId="153422070">
    <w:abstractNumId w:val="53"/>
  </w:num>
  <w:num w:numId="56" w16cid:durableId="1762796567">
    <w:abstractNumId w:val="8"/>
  </w:num>
  <w:num w:numId="57" w16cid:durableId="735399609">
    <w:abstractNumId w:val="68"/>
  </w:num>
  <w:num w:numId="58" w16cid:durableId="1895577444">
    <w:abstractNumId w:val="75"/>
  </w:num>
  <w:num w:numId="59" w16cid:durableId="858543784">
    <w:abstractNumId w:val="14"/>
  </w:num>
  <w:num w:numId="60" w16cid:durableId="1281455985">
    <w:abstractNumId w:val="39"/>
  </w:num>
  <w:num w:numId="61" w16cid:durableId="1380863648">
    <w:abstractNumId w:val="35"/>
  </w:num>
  <w:num w:numId="62" w16cid:durableId="690959959">
    <w:abstractNumId w:val="29"/>
  </w:num>
  <w:num w:numId="63" w16cid:durableId="1439638860">
    <w:abstractNumId w:val="40"/>
  </w:num>
  <w:num w:numId="64" w16cid:durableId="642809187">
    <w:abstractNumId w:val="80"/>
  </w:num>
  <w:num w:numId="65" w16cid:durableId="771633759">
    <w:abstractNumId w:val="62"/>
  </w:num>
  <w:num w:numId="66" w16cid:durableId="1920553610">
    <w:abstractNumId w:val="24"/>
  </w:num>
  <w:num w:numId="67" w16cid:durableId="978268135">
    <w:abstractNumId w:val="49"/>
  </w:num>
  <w:num w:numId="68" w16cid:durableId="1807815668">
    <w:abstractNumId w:val="1"/>
  </w:num>
  <w:num w:numId="69" w16cid:durableId="213857472">
    <w:abstractNumId w:val="26"/>
  </w:num>
  <w:num w:numId="70" w16cid:durableId="1183669798">
    <w:abstractNumId w:val="78"/>
  </w:num>
  <w:num w:numId="71" w16cid:durableId="1779983118">
    <w:abstractNumId w:val="50"/>
  </w:num>
  <w:num w:numId="72" w16cid:durableId="1767188986">
    <w:abstractNumId w:val="82"/>
  </w:num>
  <w:num w:numId="73" w16cid:durableId="300383757">
    <w:abstractNumId w:val="70"/>
  </w:num>
  <w:num w:numId="74" w16cid:durableId="434138450">
    <w:abstractNumId w:val="34"/>
  </w:num>
  <w:num w:numId="75" w16cid:durableId="613365602">
    <w:abstractNumId w:val="3"/>
  </w:num>
  <w:num w:numId="76" w16cid:durableId="998459373">
    <w:abstractNumId w:val="7"/>
  </w:num>
  <w:num w:numId="77" w16cid:durableId="719010803">
    <w:abstractNumId w:val="38"/>
  </w:num>
  <w:num w:numId="78" w16cid:durableId="1819615804">
    <w:abstractNumId w:val="10"/>
  </w:num>
  <w:num w:numId="79" w16cid:durableId="1659765323">
    <w:abstractNumId w:val="0"/>
  </w:num>
  <w:num w:numId="80" w16cid:durableId="1761292773">
    <w:abstractNumId w:val="56"/>
  </w:num>
  <w:num w:numId="81" w16cid:durableId="124931371">
    <w:abstractNumId w:val="59"/>
  </w:num>
  <w:num w:numId="82" w16cid:durableId="1006513523">
    <w:abstractNumId w:val="59"/>
  </w:num>
  <w:num w:numId="83" w16cid:durableId="1425348059">
    <w:abstractNumId w:val="59"/>
  </w:num>
  <w:num w:numId="84" w16cid:durableId="495655858">
    <w:abstractNumId w:val="60"/>
  </w:num>
  <w:num w:numId="85" w16cid:durableId="1643386056">
    <w:abstractNumId w:val="12"/>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rema Piekutowski">
    <w15:presenceInfo w15:providerId="None" w15:userId="Jarema Piekutowski"/>
  </w15:person>
  <w15:person w15:author="Pokorski Jacek">
    <w15:presenceInfo w15:providerId="AD" w15:userId="S-1-5-21-399909704-3026187594-3037060977-2136"/>
  </w15:person>
  <w15:person w15:author="Marta Brzozowska">
    <w15:presenceInfo w15:providerId="None" w15:userId="Marta Brzozowska"/>
  </w15:person>
  <w15:person w15:author="Błażejczyk-Kielan Anna">
    <w15:presenceInfo w15:providerId="AD" w15:userId="S-1-5-21-399909704-3026187594-3037060977-26512"/>
  </w15:person>
  <w15:person w15:author="Gromek-Wichrowska Katarzyna">
    <w15:presenceInfo w15:providerId="AD" w15:userId="S::Katarzyna.Gromek-Wichrowska@mfipr.gov.pl::76fd0371-0f12-46f9-8017-5a164b0926ec"/>
  </w15:person>
  <w15:person w15:author="Edyta Boratyńska-Karpiej">
    <w15:presenceInfo w15:providerId="AD" w15:userId="S-1-5-21-1138391528-1344773269-1099832426-5038"/>
  </w15:person>
  <w15:person w15:author="Ciekot Aleksandra">
    <w15:presenceInfo w15:providerId="AD" w15:userId="S::Aleksandra.Ciekot@mfipr.gov.pl::3af78ae4-284f-4b94-9e24-3e502f76be66"/>
  </w15:person>
  <w15:person w15:author="Jaworska Anna">
    <w15:presenceInfo w15:providerId="AD" w15:userId="S::Anna.Jaworska@mfipr.gov.pl::8ec168a8-1f2e-4986-a7e1-89ec98821d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0DF"/>
    <w:rsid w:val="00000338"/>
    <w:rsid w:val="00014750"/>
    <w:rsid w:val="000169BE"/>
    <w:rsid w:val="000241A0"/>
    <w:rsid w:val="000256EB"/>
    <w:rsid w:val="00041636"/>
    <w:rsid w:val="000438B1"/>
    <w:rsid w:val="00053895"/>
    <w:rsid w:val="00054E2F"/>
    <w:rsid w:val="00061ADC"/>
    <w:rsid w:val="00062456"/>
    <w:rsid w:val="00062EBA"/>
    <w:rsid w:val="000660C4"/>
    <w:rsid w:val="00066C2A"/>
    <w:rsid w:val="00073067"/>
    <w:rsid w:val="00073B03"/>
    <w:rsid w:val="00080C9F"/>
    <w:rsid w:val="000922F3"/>
    <w:rsid w:val="00096208"/>
    <w:rsid w:val="00096785"/>
    <w:rsid w:val="00096BD8"/>
    <w:rsid w:val="000A169E"/>
    <w:rsid w:val="000B19D3"/>
    <w:rsid w:val="000B63D7"/>
    <w:rsid w:val="000C2981"/>
    <w:rsid w:val="000D0B12"/>
    <w:rsid w:val="000D2844"/>
    <w:rsid w:val="000E1EA8"/>
    <w:rsid w:val="000F1739"/>
    <w:rsid w:val="000F61DC"/>
    <w:rsid w:val="001021D7"/>
    <w:rsid w:val="00107BEC"/>
    <w:rsid w:val="00111B99"/>
    <w:rsid w:val="0011229D"/>
    <w:rsid w:val="0011480D"/>
    <w:rsid w:val="00114F22"/>
    <w:rsid w:val="0012638D"/>
    <w:rsid w:val="00126392"/>
    <w:rsid w:val="00132244"/>
    <w:rsid w:val="00142876"/>
    <w:rsid w:val="00163FAD"/>
    <w:rsid w:val="00166D87"/>
    <w:rsid w:val="00170E09"/>
    <w:rsid w:val="0018293B"/>
    <w:rsid w:val="0018543C"/>
    <w:rsid w:val="00193386"/>
    <w:rsid w:val="00194BAF"/>
    <w:rsid w:val="001A123D"/>
    <w:rsid w:val="001A5BB4"/>
    <w:rsid w:val="001B0AF4"/>
    <w:rsid w:val="001B435C"/>
    <w:rsid w:val="001B57A8"/>
    <w:rsid w:val="001C11DF"/>
    <w:rsid w:val="001C249F"/>
    <w:rsid w:val="001C2871"/>
    <w:rsid w:val="001C50EB"/>
    <w:rsid w:val="001D0179"/>
    <w:rsid w:val="001D6DD8"/>
    <w:rsid w:val="001E4845"/>
    <w:rsid w:val="001E4E1F"/>
    <w:rsid w:val="001E68BE"/>
    <w:rsid w:val="001F299D"/>
    <w:rsid w:val="001F2DB6"/>
    <w:rsid w:val="001F462A"/>
    <w:rsid w:val="001F67F3"/>
    <w:rsid w:val="0020392C"/>
    <w:rsid w:val="00222F36"/>
    <w:rsid w:val="00222F4E"/>
    <w:rsid w:val="00224587"/>
    <w:rsid w:val="00224F3C"/>
    <w:rsid w:val="0022680B"/>
    <w:rsid w:val="002357CF"/>
    <w:rsid w:val="00252CCC"/>
    <w:rsid w:val="00255911"/>
    <w:rsid w:val="00267319"/>
    <w:rsid w:val="00270911"/>
    <w:rsid w:val="002713E0"/>
    <w:rsid w:val="00275989"/>
    <w:rsid w:val="00276C69"/>
    <w:rsid w:val="00277801"/>
    <w:rsid w:val="002924DD"/>
    <w:rsid w:val="00292A76"/>
    <w:rsid w:val="00293539"/>
    <w:rsid w:val="002A023A"/>
    <w:rsid w:val="002A1DEF"/>
    <w:rsid w:val="002A4A7B"/>
    <w:rsid w:val="002B79BD"/>
    <w:rsid w:val="002C0C0B"/>
    <w:rsid w:val="002D7B71"/>
    <w:rsid w:val="002F6AB3"/>
    <w:rsid w:val="0031610A"/>
    <w:rsid w:val="00316D4C"/>
    <w:rsid w:val="003172E4"/>
    <w:rsid w:val="003301D7"/>
    <w:rsid w:val="00332838"/>
    <w:rsid w:val="0033312E"/>
    <w:rsid w:val="0034095B"/>
    <w:rsid w:val="003419E8"/>
    <w:rsid w:val="00344D28"/>
    <w:rsid w:val="00373668"/>
    <w:rsid w:val="00373848"/>
    <w:rsid w:val="0037696B"/>
    <w:rsid w:val="00377D26"/>
    <w:rsid w:val="00386468"/>
    <w:rsid w:val="0039389B"/>
    <w:rsid w:val="00397444"/>
    <w:rsid w:val="003A13B8"/>
    <w:rsid w:val="003A2427"/>
    <w:rsid w:val="003A62AD"/>
    <w:rsid w:val="003B2200"/>
    <w:rsid w:val="003B2C6B"/>
    <w:rsid w:val="003C44C5"/>
    <w:rsid w:val="003D13D0"/>
    <w:rsid w:val="003D558A"/>
    <w:rsid w:val="003D597A"/>
    <w:rsid w:val="003E4714"/>
    <w:rsid w:val="003E632D"/>
    <w:rsid w:val="003F0CCE"/>
    <w:rsid w:val="003F42B0"/>
    <w:rsid w:val="00400126"/>
    <w:rsid w:val="00402346"/>
    <w:rsid w:val="004034C6"/>
    <w:rsid w:val="004111C5"/>
    <w:rsid w:val="004138DD"/>
    <w:rsid w:val="004171D3"/>
    <w:rsid w:val="00417B2B"/>
    <w:rsid w:val="00423982"/>
    <w:rsid w:val="00424DAE"/>
    <w:rsid w:val="00432FDA"/>
    <w:rsid w:val="00433481"/>
    <w:rsid w:val="0045540B"/>
    <w:rsid w:val="004613EB"/>
    <w:rsid w:val="00462947"/>
    <w:rsid w:val="00465FFB"/>
    <w:rsid w:val="00470819"/>
    <w:rsid w:val="004725F8"/>
    <w:rsid w:val="0047758D"/>
    <w:rsid w:val="00480E13"/>
    <w:rsid w:val="00483A6C"/>
    <w:rsid w:val="004A144D"/>
    <w:rsid w:val="004A555F"/>
    <w:rsid w:val="004B2678"/>
    <w:rsid w:val="004C04E2"/>
    <w:rsid w:val="004C08FD"/>
    <w:rsid w:val="004C499D"/>
    <w:rsid w:val="004C60C9"/>
    <w:rsid w:val="004C7D02"/>
    <w:rsid w:val="004D0B04"/>
    <w:rsid w:val="004D2501"/>
    <w:rsid w:val="004E037F"/>
    <w:rsid w:val="004E29DA"/>
    <w:rsid w:val="004E30DF"/>
    <w:rsid w:val="004E6288"/>
    <w:rsid w:val="004E7B21"/>
    <w:rsid w:val="004F0F52"/>
    <w:rsid w:val="004F1679"/>
    <w:rsid w:val="004F37FE"/>
    <w:rsid w:val="004F487B"/>
    <w:rsid w:val="004F7007"/>
    <w:rsid w:val="00502013"/>
    <w:rsid w:val="005020EF"/>
    <w:rsid w:val="00512733"/>
    <w:rsid w:val="005243DC"/>
    <w:rsid w:val="00525624"/>
    <w:rsid w:val="00526D74"/>
    <w:rsid w:val="00532489"/>
    <w:rsid w:val="0053573B"/>
    <w:rsid w:val="00535BB3"/>
    <w:rsid w:val="00540864"/>
    <w:rsid w:val="00547D8A"/>
    <w:rsid w:val="00553F1B"/>
    <w:rsid w:val="00570347"/>
    <w:rsid w:val="005740C0"/>
    <w:rsid w:val="00584791"/>
    <w:rsid w:val="00587DC4"/>
    <w:rsid w:val="005913E1"/>
    <w:rsid w:val="005B044C"/>
    <w:rsid w:val="005B4C9A"/>
    <w:rsid w:val="005B77E4"/>
    <w:rsid w:val="005D0FB3"/>
    <w:rsid w:val="005D1DE8"/>
    <w:rsid w:val="005E4BAD"/>
    <w:rsid w:val="005E678A"/>
    <w:rsid w:val="005E730A"/>
    <w:rsid w:val="005E7F3F"/>
    <w:rsid w:val="005F12C0"/>
    <w:rsid w:val="005F221E"/>
    <w:rsid w:val="005F52F9"/>
    <w:rsid w:val="00600385"/>
    <w:rsid w:val="006036F6"/>
    <w:rsid w:val="00611B13"/>
    <w:rsid w:val="0061307D"/>
    <w:rsid w:val="006139BC"/>
    <w:rsid w:val="00613E72"/>
    <w:rsid w:val="0062413C"/>
    <w:rsid w:val="006249FF"/>
    <w:rsid w:val="00624C43"/>
    <w:rsid w:val="00625940"/>
    <w:rsid w:val="00630EB1"/>
    <w:rsid w:val="006374B5"/>
    <w:rsid w:val="00645D7B"/>
    <w:rsid w:val="0064735B"/>
    <w:rsid w:val="006503C5"/>
    <w:rsid w:val="00650847"/>
    <w:rsid w:val="00650939"/>
    <w:rsid w:val="00655C65"/>
    <w:rsid w:val="006562D0"/>
    <w:rsid w:val="00660A7D"/>
    <w:rsid w:val="00663A47"/>
    <w:rsid w:val="00665187"/>
    <w:rsid w:val="00666D36"/>
    <w:rsid w:val="00670919"/>
    <w:rsid w:val="0067620D"/>
    <w:rsid w:val="00681BA5"/>
    <w:rsid w:val="00684670"/>
    <w:rsid w:val="006861F4"/>
    <w:rsid w:val="00686904"/>
    <w:rsid w:val="00696F12"/>
    <w:rsid w:val="006A1761"/>
    <w:rsid w:val="006A3C47"/>
    <w:rsid w:val="006A618F"/>
    <w:rsid w:val="006B1CB6"/>
    <w:rsid w:val="006B4DBD"/>
    <w:rsid w:val="006B6EF3"/>
    <w:rsid w:val="006C4297"/>
    <w:rsid w:val="006D5F7D"/>
    <w:rsid w:val="006D677D"/>
    <w:rsid w:val="006E5A9E"/>
    <w:rsid w:val="006E6A23"/>
    <w:rsid w:val="006F0386"/>
    <w:rsid w:val="006F16E8"/>
    <w:rsid w:val="006F4CB2"/>
    <w:rsid w:val="006F6260"/>
    <w:rsid w:val="006F6B1A"/>
    <w:rsid w:val="007021DD"/>
    <w:rsid w:val="00725FE4"/>
    <w:rsid w:val="00732550"/>
    <w:rsid w:val="00734485"/>
    <w:rsid w:val="007348BD"/>
    <w:rsid w:val="007414AA"/>
    <w:rsid w:val="00745DC6"/>
    <w:rsid w:val="00750850"/>
    <w:rsid w:val="00750F27"/>
    <w:rsid w:val="00752D76"/>
    <w:rsid w:val="00754ED1"/>
    <w:rsid w:val="00761058"/>
    <w:rsid w:val="00765E47"/>
    <w:rsid w:val="00783CF4"/>
    <w:rsid w:val="00784FD9"/>
    <w:rsid w:val="0079156F"/>
    <w:rsid w:val="00797B05"/>
    <w:rsid w:val="007A2893"/>
    <w:rsid w:val="007A6E0F"/>
    <w:rsid w:val="007B29C5"/>
    <w:rsid w:val="007B78AA"/>
    <w:rsid w:val="007C1293"/>
    <w:rsid w:val="007D6F01"/>
    <w:rsid w:val="007E3CD9"/>
    <w:rsid w:val="007F4045"/>
    <w:rsid w:val="00811852"/>
    <w:rsid w:val="00811DD1"/>
    <w:rsid w:val="00817531"/>
    <w:rsid w:val="008179A2"/>
    <w:rsid w:val="00820462"/>
    <w:rsid w:val="00826BCF"/>
    <w:rsid w:val="0083264A"/>
    <w:rsid w:val="008338FC"/>
    <w:rsid w:val="008362CC"/>
    <w:rsid w:val="0083712B"/>
    <w:rsid w:val="00840C98"/>
    <w:rsid w:val="0084657C"/>
    <w:rsid w:val="00846E0A"/>
    <w:rsid w:val="008478B6"/>
    <w:rsid w:val="00850286"/>
    <w:rsid w:val="00854123"/>
    <w:rsid w:val="00855D6A"/>
    <w:rsid w:val="00855F1D"/>
    <w:rsid w:val="00886906"/>
    <w:rsid w:val="00897CA9"/>
    <w:rsid w:val="008A24F1"/>
    <w:rsid w:val="008B3A8E"/>
    <w:rsid w:val="008D22B6"/>
    <w:rsid w:val="008D408A"/>
    <w:rsid w:val="008E0F74"/>
    <w:rsid w:val="008F04BD"/>
    <w:rsid w:val="008F1267"/>
    <w:rsid w:val="008F2057"/>
    <w:rsid w:val="008F6996"/>
    <w:rsid w:val="00906BB2"/>
    <w:rsid w:val="00915283"/>
    <w:rsid w:val="00927736"/>
    <w:rsid w:val="009305BE"/>
    <w:rsid w:val="00930B7D"/>
    <w:rsid w:val="00936A7A"/>
    <w:rsid w:val="00951A06"/>
    <w:rsid w:val="00971DD6"/>
    <w:rsid w:val="009745E1"/>
    <w:rsid w:val="009757CA"/>
    <w:rsid w:val="00976206"/>
    <w:rsid w:val="00977134"/>
    <w:rsid w:val="0098757A"/>
    <w:rsid w:val="0099070A"/>
    <w:rsid w:val="009A61CF"/>
    <w:rsid w:val="009C32FC"/>
    <w:rsid w:val="009C41CD"/>
    <w:rsid w:val="009C5FEB"/>
    <w:rsid w:val="009C60BF"/>
    <w:rsid w:val="009D394A"/>
    <w:rsid w:val="009D4A75"/>
    <w:rsid w:val="009E30CC"/>
    <w:rsid w:val="009E4982"/>
    <w:rsid w:val="009E5893"/>
    <w:rsid w:val="009E6D1E"/>
    <w:rsid w:val="009F0282"/>
    <w:rsid w:val="009F2CB9"/>
    <w:rsid w:val="009F4693"/>
    <w:rsid w:val="009F686E"/>
    <w:rsid w:val="009F7764"/>
    <w:rsid w:val="00A00079"/>
    <w:rsid w:val="00A05F48"/>
    <w:rsid w:val="00A23619"/>
    <w:rsid w:val="00A278D9"/>
    <w:rsid w:val="00A32BB4"/>
    <w:rsid w:val="00A33DA2"/>
    <w:rsid w:val="00A36E7B"/>
    <w:rsid w:val="00A43193"/>
    <w:rsid w:val="00A437A1"/>
    <w:rsid w:val="00A45310"/>
    <w:rsid w:val="00A50B6D"/>
    <w:rsid w:val="00A50BA0"/>
    <w:rsid w:val="00A51B1D"/>
    <w:rsid w:val="00A548A2"/>
    <w:rsid w:val="00A55D00"/>
    <w:rsid w:val="00A83C4E"/>
    <w:rsid w:val="00A90619"/>
    <w:rsid w:val="00A95EAF"/>
    <w:rsid w:val="00A9761F"/>
    <w:rsid w:val="00AB0FED"/>
    <w:rsid w:val="00AB1921"/>
    <w:rsid w:val="00AB20AB"/>
    <w:rsid w:val="00AB331C"/>
    <w:rsid w:val="00AC03A4"/>
    <w:rsid w:val="00AC213D"/>
    <w:rsid w:val="00AC2E11"/>
    <w:rsid w:val="00AC4AE7"/>
    <w:rsid w:val="00AC50F9"/>
    <w:rsid w:val="00AC7A17"/>
    <w:rsid w:val="00AE3C33"/>
    <w:rsid w:val="00AE5359"/>
    <w:rsid w:val="00AE72A6"/>
    <w:rsid w:val="00AE7BCF"/>
    <w:rsid w:val="00AF3DF4"/>
    <w:rsid w:val="00AF4517"/>
    <w:rsid w:val="00AF478C"/>
    <w:rsid w:val="00B03B45"/>
    <w:rsid w:val="00B12E29"/>
    <w:rsid w:val="00B163B8"/>
    <w:rsid w:val="00B20AB4"/>
    <w:rsid w:val="00B2229C"/>
    <w:rsid w:val="00B269C7"/>
    <w:rsid w:val="00B2773B"/>
    <w:rsid w:val="00B31719"/>
    <w:rsid w:val="00B33D59"/>
    <w:rsid w:val="00B34D6F"/>
    <w:rsid w:val="00B3734E"/>
    <w:rsid w:val="00B433D5"/>
    <w:rsid w:val="00B43A29"/>
    <w:rsid w:val="00B46C75"/>
    <w:rsid w:val="00B51DB2"/>
    <w:rsid w:val="00B560CF"/>
    <w:rsid w:val="00B60A9D"/>
    <w:rsid w:val="00B66CD4"/>
    <w:rsid w:val="00B75070"/>
    <w:rsid w:val="00B8297C"/>
    <w:rsid w:val="00BA298B"/>
    <w:rsid w:val="00BA2F89"/>
    <w:rsid w:val="00BA7CC7"/>
    <w:rsid w:val="00BB1932"/>
    <w:rsid w:val="00BD038D"/>
    <w:rsid w:val="00BD4C9D"/>
    <w:rsid w:val="00BE41BC"/>
    <w:rsid w:val="00BF1B7F"/>
    <w:rsid w:val="00BF3CD3"/>
    <w:rsid w:val="00BF7FAD"/>
    <w:rsid w:val="00C11FA8"/>
    <w:rsid w:val="00C14BE4"/>
    <w:rsid w:val="00C153F7"/>
    <w:rsid w:val="00C24558"/>
    <w:rsid w:val="00C25774"/>
    <w:rsid w:val="00C31A42"/>
    <w:rsid w:val="00C31E65"/>
    <w:rsid w:val="00C34191"/>
    <w:rsid w:val="00C355E6"/>
    <w:rsid w:val="00C36486"/>
    <w:rsid w:val="00C43181"/>
    <w:rsid w:val="00C5098C"/>
    <w:rsid w:val="00C523BD"/>
    <w:rsid w:val="00C55635"/>
    <w:rsid w:val="00C57DBA"/>
    <w:rsid w:val="00C64568"/>
    <w:rsid w:val="00C7106B"/>
    <w:rsid w:val="00C72758"/>
    <w:rsid w:val="00C75A8C"/>
    <w:rsid w:val="00C761A3"/>
    <w:rsid w:val="00C86B78"/>
    <w:rsid w:val="00C904E6"/>
    <w:rsid w:val="00C91585"/>
    <w:rsid w:val="00C91EFF"/>
    <w:rsid w:val="00CB0F08"/>
    <w:rsid w:val="00CB3E3C"/>
    <w:rsid w:val="00CC03CC"/>
    <w:rsid w:val="00CC5320"/>
    <w:rsid w:val="00CD6D25"/>
    <w:rsid w:val="00CE2556"/>
    <w:rsid w:val="00CE3659"/>
    <w:rsid w:val="00CE403F"/>
    <w:rsid w:val="00CE5CB9"/>
    <w:rsid w:val="00CE74A4"/>
    <w:rsid w:val="00CE76B9"/>
    <w:rsid w:val="00CF7011"/>
    <w:rsid w:val="00D02FCE"/>
    <w:rsid w:val="00D063D4"/>
    <w:rsid w:val="00D13824"/>
    <w:rsid w:val="00D17C9C"/>
    <w:rsid w:val="00D276BB"/>
    <w:rsid w:val="00D51A93"/>
    <w:rsid w:val="00D57F68"/>
    <w:rsid w:val="00D61A49"/>
    <w:rsid w:val="00D65A79"/>
    <w:rsid w:val="00D65A86"/>
    <w:rsid w:val="00D6629A"/>
    <w:rsid w:val="00D72235"/>
    <w:rsid w:val="00D745F0"/>
    <w:rsid w:val="00D7488B"/>
    <w:rsid w:val="00D81CA5"/>
    <w:rsid w:val="00D8391D"/>
    <w:rsid w:val="00D92095"/>
    <w:rsid w:val="00DD18C1"/>
    <w:rsid w:val="00DD326D"/>
    <w:rsid w:val="00DE0949"/>
    <w:rsid w:val="00DE1A08"/>
    <w:rsid w:val="00DE5920"/>
    <w:rsid w:val="00DE6D7D"/>
    <w:rsid w:val="00DF19FA"/>
    <w:rsid w:val="00DF7330"/>
    <w:rsid w:val="00E02EDB"/>
    <w:rsid w:val="00E03FD2"/>
    <w:rsid w:val="00E277E1"/>
    <w:rsid w:val="00E315F4"/>
    <w:rsid w:val="00E31B21"/>
    <w:rsid w:val="00E33295"/>
    <w:rsid w:val="00E43804"/>
    <w:rsid w:val="00E46D69"/>
    <w:rsid w:val="00E50086"/>
    <w:rsid w:val="00E5035F"/>
    <w:rsid w:val="00E510AA"/>
    <w:rsid w:val="00E55C27"/>
    <w:rsid w:val="00E6658D"/>
    <w:rsid w:val="00E73D58"/>
    <w:rsid w:val="00E85978"/>
    <w:rsid w:val="00E91302"/>
    <w:rsid w:val="00E915C1"/>
    <w:rsid w:val="00E92213"/>
    <w:rsid w:val="00E96C6E"/>
    <w:rsid w:val="00EA20FA"/>
    <w:rsid w:val="00EA24B8"/>
    <w:rsid w:val="00EA75AD"/>
    <w:rsid w:val="00EB07EA"/>
    <w:rsid w:val="00EB6EC7"/>
    <w:rsid w:val="00EB71D5"/>
    <w:rsid w:val="00EB77FC"/>
    <w:rsid w:val="00EC1A9D"/>
    <w:rsid w:val="00ED0D60"/>
    <w:rsid w:val="00ED3DDD"/>
    <w:rsid w:val="00ED46BE"/>
    <w:rsid w:val="00EE5C5B"/>
    <w:rsid w:val="00EE603F"/>
    <w:rsid w:val="00EE659A"/>
    <w:rsid w:val="00EF6F7D"/>
    <w:rsid w:val="00EF7422"/>
    <w:rsid w:val="00EF7B98"/>
    <w:rsid w:val="00F01590"/>
    <w:rsid w:val="00F07C44"/>
    <w:rsid w:val="00F1127C"/>
    <w:rsid w:val="00F14B8B"/>
    <w:rsid w:val="00F14F79"/>
    <w:rsid w:val="00F17A56"/>
    <w:rsid w:val="00F25455"/>
    <w:rsid w:val="00F30852"/>
    <w:rsid w:val="00F32B8F"/>
    <w:rsid w:val="00F32E7D"/>
    <w:rsid w:val="00F424C4"/>
    <w:rsid w:val="00F502A3"/>
    <w:rsid w:val="00F506C9"/>
    <w:rsid w:val="00F56DE9"/>
    <w:rsid w:val="00F61B32"/>
    <w:rsid w:val="00F7096C"/>
    <w:rsid w:val="00F729A6"/>
    <w:rsid w:val="00F7619C"/>
    <w:rsid w:val="00F95E4B"/>
    <w:rsid w:val="00FA645B"/>
    <w:rsid w:val="00FB150A"/>
    <w:rsid w:val="00FB6417"/>
    <w:rsid w:val="00FB6DD8"/>
    <w:rsid w:val="00FB7CBC"/>
    <w:rsid w:val="00FC1593"/>
    <w:rsid w:val="00FC618E"/>
    <w:rsid w:val="00FC7373"/>
    <w:rsid w:val="00FC7C08"/>
    <w:rsid w:val="00FD287A"/>
    <w:rsid w:val="00FF399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EF804"/>
  <w15:chartTrackingRefBased/>
  <w15:docId w15:val="{470BB632-80E1-4862-91EB-5FAEE3A6C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11FA8"/>
    <w:pPr>
      <w:spacing w:before="120" w:after="120" w:line="288" w:lineRule="auto"/>
    </w:pPr>
    <w:rPr>
      <w:sz w:val="24"/>
      <w:szCs w:val="24"/>
    </w:rPr>
  </w:style>
  <w:style w:type="paragraph" w:styleId="Nagwek1">
    <w:name w:val="heading 1"/>
    <w:basedOn w:val="Normalny"/>
    <w:next w:val="Normalny"/>
    <w:link w:val="Nagwek1Znak"/>
    <w:uiPriority w:val="9"/>
    <w:qFormat/>
    <w:rsid w:val="004E30DF"/>
    <w:pPr>
      <w:keepNext/>
      <w:keepLines/>
      <w:numPr>
        <w:numId w:val="8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E30DF"/>
    <w:pPr>
      <w:keepNext/>
      <w:keepLines/>
      <w:numPr>
        <w:ilvl w:val="1"/>
        <w:numId w:val="8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9C60BF"/>
    <w:pPr>
      <w:keepNext/>
      <w:keepLines/>
      <w:numPr>
        <w:ilvl w:val="2"/>
        <w:numId w:val="81"/>
      </w:numPr>
      <w:spacing w:before="40" w:after="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uiPriority w:val="9"/>
    <w:semiHidden/>
    <w:unhideWhenUsed/>
    <w:qFormat/>
    <w:rsid w:val="009C60BF"/>
    <w:pPr>
      <w:keepNext/>
      <w:keepLines/>
      <w:numPr>
        <w:ilvl w:val="3"/>
        <w:numId w:val="8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9C60BF"/>
    <w:pPr>
      <w:keepNext/>
      <w:keepLines/>
      <w:numPr>
        <w:ilvl w:val="4"/>
        <w:numId w:val="8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9C60BF"/>
    <w:pPr>
      <w:keepNext/>
      <w:keepLines/>
      <w:numPr>
        <w:ilvl w:val="5"/>
        <w:numId w:val="8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9C60BF"/>
    <w:pPr>
      <w:keepNext/>
      <w:keepLines/>
      <w:numPr>
        <w:ilvl w:val="6"/>
        <w:numId w:val="8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9C60BF"/>
    <w:pPr>
      <w:keepNext/>
      <w:keepLines/>
      <w:numPr>
        <w:ilvl w:val="7"/>
        <w:numId w:val="8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C60BF"/>
    <w:pPr>
      <w:keepNext/>
      <w:keepLines/>
      <w:numPr>
        <w:ilvl w:val="8"/>
        <w:numId w:val="8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E30DF"/>
    <w:rPr>
      <w:rFonts w:asciiTheme="majorHAnsi" w:eastAsiaTheme="majorEastAsia" w:hAnsiTheme="majorHAnsi" w:cstheme="majorBidi"/>
      <w:color w:val="2F5496" w:themeColor="accent1" w:themeShade="BF"/>
      <w:sz w:val="32"/>
      <w:szCs w:val="32"/>
    </w:rPr>
  </w:style>
  <w:style w:type="paragraph" w:styleId="Akapitzlist">
    <w:name w:val="List Paragraph"/>
    <w:aliases w:val="Table of contents numbered,maz_wyliczenie,opis dzialania,K-P_odwolanie,A_wyliczenie,Akapit z listą5CxSpLast,Akapit z listą 1,Tytuły tabel i wykresów,Akapit z listą5,Numerowanie,BulletC,Wyliczanie,Obiekt,List Paragraph,normalny tekst,L1"/>
    <w:basedOn w:val="Normalny"/>
    <w:link w:val="AkapitzlistZnak"/>
    <w:uiPriority w:val="34"/>
    <w:qFormat/>
    <w:rsid w:val="004E30DF"/>
    <w:pPr>
      <w:ind w:left="720"/>
      <w:contextualSpacing/>
    </w:pPr>
  </w:style>
  <w:style w:type="paragraph" w:customStyle="1" w:styleId="H1-NOTTOC">
    <w:name w:val="H1 - NOT TOC"/>
    <w:basedOn w:val="Normalny"/>
    <w:rsid w:val="004E30DF"/>
    <w:pPr>
      <w:numPr>
        <w:numId w:val="1"/>
      </w:numPr>
    </w:pPr>
  </w:style>
  <w:style w:type="paragraph" w:customStyle="1" w:styleId="H2-NOTTOC">
    <w:name w:val="H2 - NOT TOC"/>
    <w:basedOn w:val="Normalny"/>
    <w:rsid w:val="004E30DF"/>
    <w:pPr>
      <w:numPr>
        <w:ilvl w:val="1"/>
        <w:numId w:val="1"/>
      </w:numPr>
    </w:pPr>
  </w:style>
  <w:style w:type="paragraph" w:customStyle="1" w:styleId="H3-NOTTOC">
    <w:name w:val="H3 - NOT TOC"/>
    <w:basedOn w:val="Normalny"/>
    <w:rsid w:val="004E30DF"/>
    <w:pPr>
      <w:numPr>
        <w:ilvl w:val="2"/>
        <w:numId w:val="1"/>
      </w:numPr>
    </w:pPr>
  </w:style>
  <w:style w:type="character" w:customStyle="1" w:styleId="Nagwek2Znak">
    <w:name w:val="Nagłówek 2 Znak"/>
    <w:basedOn w:val="Domylnaczcionkaakapitu"/>
    <w:link w:val="Nagwek2"/>
    <w:uiPriority w:val="9"/>
    <w:rsid w:val="004E30DF"/>
    <w:rPr>
      <w:rFonts w:asciiTheme="majorHAnsi" w:eastAsiaTheme="majorEastAsia" w:hAnsiTheme="majorHAnsi" w:cstheme="majorBidi"/>
      <w:color w:val="2F5496" w:themeColor="accent1" w:themeShade="BF"/>
      <w:sz w:val="26"/>
      <w:szCs w:val="26"/>
    </w:rPr>
  </w:style>
  <w:style w:type="character" w:customStyle="1" w:styleId="DefaultZnak">
    <w:name w:val="Default Znak"/>
    <w:basedOn w:val="Domylnaczcionkaakapitu"/>
    <w:link w:val="Default"/>
    <w:uiPriority w:val="99"/>
    <w:locked/>
    <w:rsid w:val="00EF7422"/>
    <w:rPr>
      <w:rFonts w:ascii="Arial" w:hAnsi="Arial" w:cs="Arial"/>
      <w:color w:val="000000"/>
      <w:sz w:val="24"/>
      <w:szCs w:val="24"/>
    </w:rPr>
  </w:style>
  <w:style w:type="paragraph" w:customStyle="1" w:styleId="Default">
    <w:name w:val="Default"/>
    <w:link w:val="DefaultZnak"/>
    <w:rsid w:val="00EF7422"/>
    <w:pPr>
      <w:autoSpaceDE w:val="0"/>
      <w:autoSpaceDN w:val="0"/>
      <w:adjustRightInd w:val="0"/>
      <w:spacing w:after="0" w:line="240" w:lineRule="auto"/>
    </w:pPr>
    <w:rPr>
      <w:rFonts w:ascii="Arial" w:hAnsi="Arial" w:cs="Arial"/>
      <w:color w:val="000000"/>
      <w:sz w:val="24"/>
      <w:szCs w:val="24"/>
    </w:rPr>
  </w:style>
  <w:style w:type="character" w:styleId="Odwoanieprzypisudolnego">
    <w:name w:val="footnote reference"/>
    <w:aliases w:val="Footnote Reference Number,Footnote symbol,Footnote Reference Superscript,Odwołanie przypisu,ftref,BVI fnr,EN Footnote Reference,Times 10 Point,Exposant 3 Point,Footnote reference number,note TESI,stylish,Znak Znak11, BVI fnr"/>
    <w:basedOn w:val="Domylnaczcionkaakapitu"/>
    <w:uiPriority w:val="99"/>
    <w:unhideWhenUsed/>
    <w:qFormat/>
    <w:rsid w:val="006861F4"/>
    <w:rPr>
      <w:vertAlign w:val="superscript"/>
    </w:rPr>
  </w:style>
  <w:style w:type="paragraph" w:styleId="Tekstprzypisudolnego">
    <w:name w:val="footnote text"/>
    <w:aliases w:val="EPL Tekst przypisu dolnego,Podrozdział,Footnote,Podrozdzia3,Tekst przypisu,Fußnote,-E Fuﬂnotentext,Fuﬂnotentext Ursprung,footnote text,Fußnotentext Ursprung,-E Fußnotentext,Footnote text,Tekst przypisu Znak Znak Znak Znak,stile 1"/>
    <w:basedOn w:val="Normalny"/>
    <w:link w:val="TekstprzypisudolnegoZnak"/>
    <w:unhideWhenUsed/>
    <w:qFormat/>
    <w:rsid w:val="006861F4"/>
    <w:pPr>
      <w:spacing w:after="60" w:line="240" w:lineRule="auto"/>
      <w:ind w:left="227" w:hanging="227"/>
    </w:pPr>
    <w:rPr>
      <w:rFonts w:eastAsiaTheme="minorEastAsia"/>
      <w:sz w:val="16"/>
      <w:szCs w:val="16"/>
    </w:rPr>
  </w:style>
  <w:style w:type="character" w:customStyle="1" w:styleId="TekstprzypisudolnegoZnak">
    <w:name w:val="Tekst przypisu dolnego Znak"/>
    <w:aliases w:val="EPL Tekst przypisu dolnego Znak,Podrozdział Znak,Footnote Znak,Podrozdzia3 Znak,Tekst przypisu Znak,Fußnote Znak,-E Fuﬂnotentext Znak,Fuﬂnotentext Ursprung Znak,footnote text Znak,Fußnotentext Ursprung Znak,Footnote text Znak"/>
    <w:basedOn w:val="Domylnaczcionkaakapitu"/>
    <w:link w:val="Tekstprzypisudolnego"/>
    <w:qFormat/>
    <w:rsid w:val="006861F4"/>
    <w:rPr>
      <w:rFonts w:eastAsiaTheme="minorEastAsia"/>
      <w:sz w:val="16"/>
      <w:szCs w:val="16"/>
    </w:rPr>
  </w:style>
  <w:style w:type="table" w:customStyle="1" w:styleId="Tabelalisty4akcent11">
    <w:name w:val="Tabela listy 4 — akcent 11"/>
    <w:basedOn w:val="Standardowy"/>
    <w:uiPriority w:val="49"/>
    <w:rsid w:val="006F4CB2"/>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kapitzlistZnak">
    <w:name w:val="Akapit z listą Znak"/>
    <w:aliases w:val="Table of contents numbered Znak,maz_wyliczenie Znak,opis dzialania Znak,K-P_odwolanie Znak,A_wyliczenie Znak,Akapit z listą5CxSpLast Znak,Akapit z listą 1 Znak,Tytuły tabel i wykresów Znak,Akapit z listą5 Znak,Numerowanie Znak"/>
    <w:link w:val="Akapitzlist"/>
    <w:uiPriority w:val="34"/>
    <w:qFormat/>
    <w:locked/>
    <w:rsid w:val="006249FF"/>
  </w:style>
  <w:style w:type="character" w:styleId="Hipercze">
    <w:name w:val="Hyperlink"/>
    <w:basedOn w:val="Domylnaczcionkaakapitu"/>
    <w:uiPriority w:val="99"/>
    <w:unhideWhenUsed/>
    <w:rsid w:val="000B63D7"/>
    <w:rPr>
      <w:color w:val="0000FF"/>
      <w:u w:val="single"/>
    </w:rPr>
  </w:style>
  <w:style w:type="table" w:styleId="Tabela-Siatka">
    <w:name w:val="Table Grid"/>
    <w:aliases w:val="ECORYS Tabela"/>
    <w:basedOn w:val="Standardowy"/>
    <w:uiPriority w:val="39"/>
    <w:rsid w:val="000B6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ny"/>
    <w:rsid w:val="004C7D02"/>
    <w:pPr>
      <w:spacing w:before="100" w:beforeAutospacing="1" w:after="100" w:afterAutospacing="1" w:line="240" w:lineRule="auto"/>
    </w:pPr>
    <w:rPr>
      <w:rFonts w:ascii="Lato" w:eastAsia="Times New Roman" w:hAnsi="Lato" w:cs="Times New Roman"/>
      <w:sz w:val="20"/>
      <w:lang w:eastAsia="pl-PL"/>
    </w:rPr>
  </w:style>
  <w:style w:type="character" w:customStyle="1" w:styleId="normaltextrun">
    <w:name w:val="normaltextrun"/>
    <w:basedOn w:val="Domylnaczcionkaakapitu"/>
    <w:rsid w:val="004C7D02"/>
  </w:style>
  <w:style w:type="character" w:customStyle="1" w:styleId="eop">
    <w:name w:val="eop"/>
    <w:basedOn w:val="Domylnaczcionkaakapitu"/>
    <w:rsid w:val="004C7D02"/>
  </w:style>
  <w:style w:type="character" w:customStyle="1" w:styleId="spellingerror">
    <w:name w:val="spellingerror"/>
    <w:basedOn w:val="Domylnaczcionkaakapitu"/>
    <w:rsid w:val="004C7D02"/>
  </w:style>
  <w:style w:type="character" w:styleId="Pogrubienie">
    <w:name w:val="Strong"/>
    <w:basedOn w:val="Domylnaczcionkaakapitu"/>
    <w:uiPriority w:val="22"/>
    <w:qFormat/>
    <w:rsid w:val="00275989"/>
    <w:rPr>
      <w:b/>
      <w:bCs/>
    </w:rPr>
  </w:style>
  <w:style w:type="character" w:styleId="Odwoaniedokomentarza">
    <w:name w:val="annotation reference"/>
    <w:basedOn w:val="Domylnaczcionkaakapitu"/>
    <w:uiPriority w:val="99"/>
    <w:semiHidden/>
    <w:unhideWhenUsed/>
    <w:rsid w:val="00275989"/>
    <w:rPr>
      <w:sz w:val="16"/>
      <w:szCs w:val="16"/>
    </w:rPr>
  </w:style>
  <w:style w:type="paragraph" w:styleId="Tekstkomentarza">
    <w:name w:val="annotation text"/>
    <w:basedOn w:val="Normalny"/>
    <w:link w:val="TekstkomentarzaZnak"/>
    <w:uiPriority w:val="99"/>
    <w:unhideWhenUsed/>
    <w:rsid w:val="00275989"/>
    <w:pPr>
      <w:spacing w:line="240" w:lineRule="auto"/>
    </w:pPr>
    <w:rPr>
      <w:sz w:val="20"/>
      <w:szCs w:val="20"/>
    </w:rPr>
  </w:style>
  <w:style w:type="character" w:customStyle="1" w:styleId="TekstkomentarzaZnak">
    <w:name w:val="Tekst komentarza Znak"/>
    <w:basedOn w:val="Domylnaczcionkaakapitu"/>
    <w:link w:val="Tekstkomentarza"/>
    <w:uiPriority w:val="99"/>
    <w:rsid w:val="00275989"/>
    <w:rPr>
      <w:sz w:val="20"/>
      <w:szCs w:val="20"/>
    </w:rPr>
  </w:style>
  <w:style w:type="paragraph" w:styleId="Tematkomentarza">
    <w:name w:val="annotation subject"/>
    <w:basedOn w:val="Tekstkomentarza"/>
    <w:next w:val="Tekstkomentarza"/>
    <w:link w:val="TematkomentarzaZnak"/>
    <w:uiPriority w:val="99"/>
    <w:semiHidden/>
    <w:unhideWhenUsed/>
    <w:rsid w:val="00275989"/>
    <w:rPr>
      <w:b/>
      <w:bCs/>
    </w:rPr>
  </w:style>
  <w:style w:type="character" w:customStyle="1" w:styleId="TematkomentarzaZnak">
    <w:name w:val="Temat komentarza Znak"/>
    <w:basedOn w:val="TekstkomentarzaZnak"/>
    <w:link w:val="Tematkomentarza"/>
    <w:uiPriority w:val="99"/>
    <w:semiHidden/>
    <w:rsid w:val="00275989"/>
    <w:rPr>
      <w:b/>
      <w:bCs/>
      <w:sz w:val="20"/>
      <w:szCs w:val="20"/>
    </w:rPr>
  </w:style>
  <w:style w:type="character" w:customStyle="1" w:styleId="Nagwek3Znak">
    <w:name w:val="Nagłówek 3 Znak"/>
    <w:basedOn w:val="Domylnaczcionkaakapitu"/>
    <w:link w:val="Nagwek3"/>
    <w:uiPriority w:val="9"/>
    <w:rsid w:val="009C60BF"/>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9C60BF"/>
    <w:rPr>
      <w:rFonts w:asciiTheme="majorHAnsi" w:eastAsiaTheme="majorEastAsia" w:hAnsiTheme="majorHAnsi" w:cstheme="majorBidi"/>
      <w:i/>
      <w:iCs/>
      <w:color w:val="2F5496" w:themeColor="accent1" w:themeShade="BF"/>
      <w:sz w:val="24"/>
      <w:szCs w:val="24"/>
    </w:rPr>
  </w:style>
  <w:style w:type="character" w:customStyle="1" w:styleId="Nagwek5Znak">
    <w:name w:val="Nagłówek 5 Znak"/>
    <w:basedOn w:val="Domylnaczcionkaakapitu"/>
    <w:link w:val="Nagwek5"/>
    <w:uiPriority w:val="9"/>
    <w:semiHidden/>
    <w:rsid w:val="009C60BF"/>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9C60BF"/>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9C60BF"/>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9C60BF"/>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C60BF"/>
    <w:rPr>
      <w:rFonts w:asciiTheme="majorHAnsi" w:eastAsiaTheme="majorEastAsia" w:hAnsiTheme="majorHAnsi" w:cstheme="majorBidi"/>
      <w:i/>
      <w:iCs/>
      <w:color w:val="272727" w:themeColor="text1" w:themeTint="D8"/>
      <w:sz w:val="21"/>
      <w:szCs w:val="21"/>
    </w:rPr>
  </w:style>
  <w:style w:type="character" w:customStyle="1" w:styleId="markedcontent">
    <w:name w:val="markedcontent"/>
    <w:basedOn w:val="Domylnaczcionkaakapitu"/>
    <w:rsid w:val="009C60BF"/>
  </w:style>
  <w:style w:type="paragraph" w:styleId="Stopka">
    <w:name w:val="footer"/>
    <w:aliases w:val=" Znak Znak"/>
    <w:basedOn w:val="Normalny"/>
    <w:link w:val="StopkaZnak"/>
    <w:uiPriority w:val="99"/>
    <w:unhideWhenUsed/>
    <w:rsid w:val="009C60BF"/>
    <w:pPr>
      <w:tabs>
        <w:tab w:val="center" w:pos="4536"/>
        <w:tab w:val="right" w:pos="9072"/>
      </w:tabs>
      <w:spacing w:after="0" w:line="240" w:lineRule="auto"/>
    </w:pPr>
    <w:rPr>
      <w:rFonts w:ascii="Lato" w:hAnsi="Lato"/>
      <w:sz w:val="20"/>
    </w:rPr>
  </w:style>
  <w:style w:type="character" w:customStyle="1" w:styleId="StopkaZnak">
    <w:name w:val="Stopka Znak"/>
    <w:aliases w:val=" Znak Znak Znak"/>
    <w:basedOn w:val="Domylnaczcionkaakapitu"/>
    <w:link w:val="Stopka"/>
    <w:uiPriority w:val="99"/>
    <w:rsid w:val="009C60BF"/>
    <w:rPr>
      <w:rFonts w:ascii="Lato" w:hAnsi="Lato"/>
      <w:sz w:val="20"/>
    </w:rPr>
  </w:style>
  <w:style w:type="character" w:styleId="Wyrnienieintensywne">
    <w:name w:val="Intense Emphasis"/>
    <w:basedOn w:val="Domylnaczcionkaakapitu"/>
    <w:uiPriority w:val="21"/>
    <w:qFormat/>
    <w:rsid w:val="009C60BF"/>
    <w:rPr>
      <w:i/>
      <w:iCs/>
      <w:color w:val="4472C4" w:themeColor="accent1"/>
    </w:rPr>
  </w:style>
  <w:style w:type="table" w:styleId="Tabelasiatki4akcent1">
    <w:name w:val="Grid Table 4 Accent 1"/>
    <w:basedOn w:val="Standardowy"/>
    <w:uiPriority w:val="49"/>
    <w:rsid w:val="009C60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agwek">
    <w:name w:val="header"/>
    <w:basedOn w:val="Normalny"/>
    <w:link w:val="NagwekZnak"/>
    <w:uiPriority w:val="99"/>
    <w:unhideWhenUsed/>
    <w:rsid w:val="009C60B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C60BF"/>
  </w:style>
  <w:style w:type="paragraph" w:styleId="Nagwekspisutreci">
    <w:name w:val="TOC Heading"/>
    <w:basedOn w:val="Nagwek1"/>
    <w:next w:val="Normalny"/>
    <w:uiPriority w:val="39"/>
    <w:unhideWhenUsed/>
    <w:qFormat/>
    <w:rsid w:val="00D81CA5"/>
    <w:pPr>
      <w:numPr>
        <w:numId w:val="0"/>
      </w:numPr>
      <w:outlineLvl w:val="9"/>
    </w:pPr>
    <w:rPr>
      <w:lang w:eastAsia="pl-PL"/>
    </w:rPr>
  </w:style>
  <w:style w:type="paragraph" w:styleId="Spistreci1">
    <w:name w:val="toc 1"/>
    <w:basedOn w:val="Normalny"/>
    <w:next w:val="Normalny"/>
    <w:autoRedefine/>
    <w:uiPriority w:val="39"/>
    <w:unhideWhenUsed/>
    <w:rsid w:val="00D81CA5"/>
    <w:pPr>
      <w:spacing w:after="100"/>
    </w:pPr>
  </w:style>
  <w:style w:type="paragraph" w:styleId="Spistreci2">
    <w:name w:val="toc 2"/>
    <w:basedOn w:val="Normalny"/>
    <w:next w:val="Normalny"/>
    <w:autoRedefine/>
    <w:uiPriority w:val="39"/>
    <w:unhideWhenUsed/>
    <w:rsid w:val="00D81CA5"/>
    <w:pPr>
      <w:spacing w:after="100"/>
      <w:ind w:left="220"/>
    </w:pPr>
  </w:style>
  <w:style w:type="paragraph" w:styleId="Spistreci3">
    <w:name w:val="toc 3"/>
    <w:basedOn w:val="Normalny"/>
    <w:next w:val="Normalny"/>
    <w:autoRedefine/>
    <w:uiPriority w:val="39"/>
    <w:unhideWhenUsed/>
    <w:rsid w:val="00A50BA0"/>
    <w:pPr>
      <w:spacing w:after="100"/>
      <w:ind w:left="440"/>
    </w:pPr>
  </w:style>
  <w:style w:type="paragraph" w:styleId="Legenda">
    <w:name w:val="caption"/>
    <w:aliases w:val="Podpis rys,Tytuł tabeli,EPL Tytuł wykresu/tabeli,A_podpis_tab_rys,podpis_tabel,Legenda Znak Znak Znak,Legenda Znak Znak Znak Znak,Legenda Znak Znak Znak Znak Znak Znak,Legenda Znak Znak Znak Znak Znak Znak Znak,Legenda Znak Znak Z,Żródło"/>
    <w:basedOn w:val="Normalny"/>
    <w:next w:val="Normalny"/>
    <w:link w:val="LegendaZnak"/>
    <w:uiPriority w:val="35"/>
    <w:unhideWhenUsed/>
    <w:qFormat/>
    <w:rsid w:val="00C904E6"/>
    <w:pPr>
      <w:keepNext/>
      <w:spacing w:line="240" w:lineRule="auto"/>
    </w:pPr>
    <w:rPr>
      <w:b/>
      <w:iCs/>
      <w:color w:val="44546A" w:themeColor="text2"/>
      <w:szCs w:val="18"/>
    </w:rPr>
  </w:style>
  <w:style w:type="character" w:customStyle="1" w:styleId="TYTUTABWYKZnak">
    <w:name w:val="TYTUŁ TAB/WYK Znak"/>
    <w:basedOn w:val="Domylnaczcionkaakapitu"/>
    <w:link w:val="TYTUTABWYK"/>
    <w:locked/>
    <w:rsid w:val="006C4297"/>
    <w:rPr>
      <w:rFonts w:ascii="Times New Roman" w:eastAsia="Times New Roman" w:hAnsi="Times New Roman" w:cs="Times New Roman"/>
      <w:b/>
      <w:bCs/>
      <w:color w:val="44546A" w:themeColor="text2"/>
      <w:sz w:val="18"/>
      <w:szCs w:val="18"/>
      <w:lang w:eastAsia="pl-PL"/>
    </w:rPr>
  </w:style>
  <w:style w:type="paragraph" w:customStyle="1" w:styleId="TYTUTABWYK">
    <w:name w:val="TYTUŁ TAB/WYK"/>
    <w:basedOn w:val="Legenda"/>
    <w:link w:val="TYTUTABWYKZnak"/>
    <w:qFormat/>
    <w:rsid w:val="006C4297"/>
    <w:pPr>
      <w:spacing w:after="0"/>
      <w:ind w:left="-11"/>
    </w:pPr>
    <w:rPr>
      <w:rFonts w:ascii="Times New Roman" w:eastAsia="Times New Roman" w:hAnsi="Times New Roman" w:cs="Times New Roman"/>
      <w:b w:val="0"/>
      <w:bCs/>
      <w:i/>
      <w:iCs w:val="0"/>
      <w:lang w:eastAsia="pl-PL"/>
    </w:rPr>
  </w:style>
  <w:style w:type="table" w:customStyle="1" w:styleId="Tabela-Siatka2">
    <w:name w:val="Tabela - Siatka2"/>
    <w:basedOn w:val="Standardowy"/>
    <w:uiPriority w:val="39"/>
    <w:rsid w:val="006C4297"/>
    <w:pPr>
      <w:spacing w:after="0" w:line="240" w:lineRule="auto"/>
    </w:pPr>
    <w:rPr>
      <w:rFonts w:ascii="Calibri" w:eastAsia="Calibri" w:hAnsi="Calibri" w:cs="Calibri"/>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akcent5">
    <w:name w:val="Grid Table 4 Accent 5"/>
    <w:basedOn w:val="Standardowy"/>
    <w:uiPriority w:val="49"/>
    <w:rsid w:val="001D017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egendaZnak">
    <w:name w:val="Legenda Znak"/>
    <w:aliases w:val="Podpis rys Znak,Tytuł tabeli Znak,EPL Tytuł wykresu/tabeli Znak,A_podpis_tab_rys Znak,podpis_tabel Znak,Legenda Znak Znak Znak Znak1,Legenda Znak Znak Znak Znak Znak,Legenda Znak Znak Znak Znak Znak Znak Znak1,Legenda Znak Znak Z Znak"/>
    <w:basedOn w:val="Domylnaczcionkaakapitu"/>
    <w:link w:val="Legenda"/>
    <w:uiPriority w:val="35"/>
    <w:locked/>
    <w:rsid w:val="00C904E6"/>
    <w:rPr>
      <w:b/>
      <w:iCs/>
      <w:color w:val="44546A" w:themeColor="text2"/>
      <w:sz w:val="24"/>
      <w:szCs w:val="18"/>
    </w:rPr>
  </w:style>
  <w:style w:type="character" w:styleId="Wyrnieniedelikatne">
    <w:name w:val="Subtle Emphasis"/>
    <w:basedOn w:val="Domylnaczcionkaakapitu"/>
    <w:uiPriority w:val="19"/>
    <w:qFormat/>
    <w:rsid w:val="001D0179"/>
    <w:rPr>
      <w:i/>
      <w:iCs/>
      <w:color w:val="404040" w:themeColor="text1" w:themeTint="BF"/>
    </w:rPr>
  </w:style>
  <w:style w:type="character" w:styleId="Uwydatnienie">
    <w:name w:val="Emphasis"/>
    <w:aliases w:val="EPL Uwydatnienie/wyróżnienie"/>
    <w:uiPriority w:val="20"/>
    <w:qFormat/>
    <w:rsid w:val="00E315F4"/>
    <w:rPr>
      <w:color w:val="0073B7"/>
    </w:rPr>
  </w:style>
  <w:style w:type="table" w:customStyle="1" w:styleId="Tabelasiatki4akcent13">
    <w:name w:val="Tabela siatki 4 — akcent 13"/>
    <w:basedOn w:val="Standardowy"/>
    <w:uiPriority w:val="49"/>
    <w:rsid w:val="00F32B8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pisilustracji">
    <w:name w:val="table of figures"/>
    <w:basedOn w:val="Normalny"/>
    <w:next w:val="Normalny"/>
    <w:uiPriority w:val="99"/>
    <w:unhideWhenUsed/>
    <w:rsid w:val="00F502A3"/>
    <w:pPr>
      <w:spacing w:after="0"/>
    </w:pPr>
  </w:style>
  <w:style w:type="paragraph" w:styleId="Tekstdymka">
    <w:name w:val="Balloon Text"/>
    <w:basedOn w:val="Normalny"/>
    <w:link w:val="TekstdymkaZnak"/>
    <w:uiPriority w:val="99"/>
    <w:semiHidden/>
    <w:unhideWhenUsed/>
    <w:rsid w:val="00AC50F9"/>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C50F9"/>
    <w:rPr>
      <w:rFonts w:ascii="Segoe UI" w:hAnsi="Segoe UI" w:cs="Segoe UI"/>
      <w:sz w:val="18"/>
      <w:szCs w:val="18"/>
    </w:rPr>
  </w:style>
  <w:style w:type="paragraph" w:styleId="Tekstpodstawowy">
    <w:name w:val="Body Text"/>
    <w:basedOn w:val="Normalny"/>
    <w:link w:val="TekstpodstawowyZnak"/>
    <w:uiPriority w:val="99"/>
    <w:unhideWhenUsed/>
    <w:rsid w:val="00480E13"/>
    <w:pPr>
      <w:spacing w:line="276" w:lineRule="auto"/>
      <w:jc w:val="both"/>
    </w:pPr>
    <w:rPr>
      <w:sz w:val="22"/>
      <w:szCs w:val="22"/>
    </w:rPr>
  </w:style>
  <w:style w:type="character" w:customStyle="1" w:styleId="TekstpodstawowyZnak">
    <w:name w:val="Tekst podstawowy Znak"/>
    <w:basedOn w:val="Domylnaczcionkaakapitu"/>
    <w:link w:val="Tekstpodstawowy"/>
    <w:uiPriority w:val="99"/>
    <w:rsid w:val="00480E13"/>
  </w:style>
  <w:style w:type="paragraph" w:styleId="Poprawka">
    <w:name w:val="Revision"/>
    <w:hidden/>
    <w:uiPriority w:val="99"/>
    <w:semiHidden/>
    <w:rsid w:val="00F14F79"/>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314593">
      <w:bodyDiv w:val="1"/>
      <w:marLeft w:val="0"/>
      <w:marRight w:val="0"/>
      <w:marTop w:val="0"/>
      <w:marBottom w:val="0"/>
      <w:divBdr>
        <w:top w:val="none" w:sz="0" w:space="0" w:color="auto"/>
        <w:left w:val="none" w:sz="0" w:space="0" w:color="auto"/>
        <w:bottom w:val="none" w:sz="0" w:space="0" w:color="auto"/>
        <w:right w:val="none" w:sz="0" w:space="0" w:color="auto"/>
      </w:divBdr>
      <w:divsChild>
        <w:div w:id="749618813">
          <w:marLeft w:val="0"/>
          <w:marRight w:val="0"/>
          <w:marTop w:val="0"/>
          <w:marBottom w:val="0"/>
          <w:divBdr>
            <w:top w:val="none" w:sz="0" w:space="0" w:color="auto"/>
            <w:left w:val="none" w:sz="0" w:space="0" w:color="auto"/>
            <w:bottom w:val="none" w:sz="0" w:space="0" w:color="auto"/>
            <w:right w:val="none" w:sz="0" w:space="0" w:color="auto"/>
          </w:divBdr>
          <w:divsChild>
            <w:div w:id="878778611">
              <w:marLeft w:val="0"/>
              <w:marRight w:val="0"/>
              <w:marTop w:val="0"/>
              <w:marBottom w:val="0"/>
              <w:divBdr>
                <w:top w:val="none" w:sz="0" w:space="0" w:color="auto"/>
                <w:left w:val="none" w:sz="0" w:space="0" w:color="auto"/>
                <w:bottom w:val="none" w:sz="0" w:space="0" w:color="auto"/>
                <w:right w:val="none" w:sz="0" w:space="0" w:color="auto"/>
              </w:divBdr>
              <w:divsChild>
                <w:div w:id="110786536">
                  <w:marLeft w:val="0"/>
                  <w:marRight w:val="0"/>
                  <w:marTop w:val="0"/>
                  <w:marBottom w:val="0"/>
                  <w:divBdr>
                    <w:top w:val="none" w:sz="0" w:space="0" w:color="auto"/>
                    <w:left w:val="none" w:sz="0" w:space="0" w:color="auto"/>
                    <w:bottom w:val="none" w:sz="0" w:space="0" w:color="auto"/>
                    <w:right w:val="none" w:sz="0" w:space="0" w:color="auto"/>
                  </w:divBdr>
                </w:div>
              </w:divsChild>
            </w:div>
            <w:div w:id="1962959116">
              <w:marLeft w:val="0"/>
              <w:marRight w:val="0"/>
              <w:marTop w:val="0"/>
              <w:marBottom w:val="0"/>
              <w:divBdr>
                <w:top w:val="none" w:sz="0" w:space="0" w:color="auto"/>
                <w:left w:val="none" w:sz="0" w:space="0" w:color="auto"/>
                <w:bottom w:val="none" w:sz="0" w:space="0" w:color="auto"/>
                <w:right w:val="none" w:sz="0" w:space="0" w:color="auto"/>
              </w:divBdr>
              <w:divsChild>
                <w:div w:id="2276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2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comments" Target="comments.xml"/><Relationship Id="rId34" Type="http://schemas.openxmlformats.org/officeDocument/2006/relationships/image" Target="media/image21.png"/><Relationship Id="rId42" Type="http://schemas.openxmlformats.org/officeDocument/2006/relationships/hyperlink" Target="https://www.ewaluacja.gov.pl/strony/badania-i-analizy/wyniki-badan-ewaluacyjnych/badania-ewaluacyjne/oszacowanie-oczekiwanych-rezultatow-interwencji-za-pomoca-miar-dostepnosci-transportowej-dostosowanych-do-potrzeb-dokumentow-strategicznych-i-operacyjnych-perspektyw/" TargetMode="External"/><Relationship Id="rId47" Type="http://schemas.openxmlformats.org/officeDocument/2006/relationships/diagramQuickStyle" Target="diagrams/quickStyle1.xm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jpeg"/><Relationship Id="rId24" Type="http://schemas.microsoft.com/office/2018/08/relationships/commentsExtensible" Target="commentsExtensible.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diagramData" Target="diagrams/data1.xml"/><Relationship Id="rId53" Type="http://schemas.openxmlformats.org/officeDocument/2006/relationships/image" Target="media/image28.wmf"/><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png"/><Relationship Id="rId22" Type="http://schemas.microsoft.com/office/2011/relationships/commentsExtended" Target="commentsExtended.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ewaluacja.gov.pl/strony/badania-i-analizy/wyniki-badan-ewaluacyjnych/badania-ewaluacyjne/oszacowanie-oczekiwanych-rezultatow-interwencji-za-pomoca-miar-dostepnosci-transportowej-dostosowanych-do-potrzeb-dokumentow-strategicznych-i-operacyjnych-perspektyw/" TargetMode="External"/><Relationship Id="rId48" Type="http://schemas.openxmlformats.org/officeDocument/2006/relationships/diagramColors" Target="diagrams/colors1.xml"/><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Layout" Target="diagrams/layout1.xm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ewaluacja.gov.pl/strony/badania-i-analizy/wyniki-badan-ewaluacyjnych/badania-ewaluacyjne/oszacowanie-oczekiwanych-rezultatow-interwencji-za-pomoca-miar-dostepnosci-transportowej-dostosowanych-do-potrzeb-dokumentow-strategicznych-i-operacyjnych-perspektyw/" TargetMode="External"/><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0.png"/><Relationship Id="rId23" Type="http://schemas.microsoft.com/office/2016/09/relationships/commentsIds" Target="commentsIds.xml"/><Relationship Id="rId28" Type="http://schemas.openxmlformats.org/officeDocument/2006/relationships/image" Target="media/image15.png"/><Relationship Id="rId36" Type="http://schemas.openxmlformats.org/officeDocument/2006/relationships/image" Target="media/image23.png"/><Relationship Id="rId49" Type="http://schemas.microsoft.com/office/2007/relationships/diagramDrawing" Target="diagrams/drawing1.xm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www.ewaluacja.gov.pl/strony/badania-i-analizy/wyniki-badan-ewaluacyjnych/badania-ewaluacyjne/oszacowanie-oczekiwanych-rezultatow-interwencji-za-pomoca-miar-dostepnosci-transportowej-dostosowanych-do-potrzeb-dokumentow-strategicznych-i-operacyjnych-perspektyw/" TargetMode="External"/><Relationship Id="rId5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kig.pl/eksport-w-czerwcu-2022-prognoza-krajowej-izby-gospodarczej/"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3A344D-E9F5-4DBA-8FA0-07D6BFAA2F28}" type="doc">
      <dgm:prSet loTypeId="urn:microsoft.com/office/officeart/2005/8/layout/process1" loCatId="process" qsTypeId="urn:microsoft.com/office/officeart/2005/8/quickstyle/simple4" qsCatId="simple" csTypeId="urn:microsoft.com/office/officeart/2005/8/colors/accent1_2" csCatId="accent1" phldr="1"/>
      <dgm:spPr/>
    </dgm:pt>
    <dgm:pt modelId="{C445F69A-A600-40CF-A058-23B323C66F04}">
      <dgm:prSet phldrT="[Tekst]" custT="1"/>
      <dgm:spPr>
        <a:xfrm>
          <a:off x="5167" y="0"/>
          <a:ext cx="1544422" cy="741680"/>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pl-PL" sz="1800">
              <a:solidFill>
                <a:sysClr val="window" lastClr="FFFFFF"/>
              </a:solidFill>
              <a:latin typeface="Calibri"/>
              <a:ea typeface="+mn-ea"/>
              <a:cs typeface="+mn-cs"/>
            </a:rPr>
            <a:t>Założenia oraz cele</a:t>
          </a:r>
        </a:p>
      </dgm:t>
    </dgm:pt>
    <dgm:pt modelId="{5B0F12C3-26E9-4C12-8852-2264E556125E}" type="parTrans" cxnId="{714F3393-DA34-4490-8A2A-E2D056847369}">
      <dgm:prSet/>
      <dgm:spPr/>
      <dgm:t>
        <a:bodyPr/>
        <a:lstStyle/>
        <a:p>
          <a:endParaRPr lang="pl-PL" sz="1400"/>
        </a:p>
      </dgm:t>
    </dgm:pt>
    <dgm:pt modelId="{948A41E5-3B92-4D58-B503-EB93DEDD4F62}" type="sibTrans" cxnId="{714F3393-DA34-4490-8A2A-E2D056847369}">
      <dgm:prSet custT="1"/>
      <dgm:spPr>
        <a:xfrm>
          <a:off x="1704031" y="179331"/>
          <a:ext cx="327417" cy="383016"/>
        </a:xfr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dgm:spPr>
      <dgm:t>
        <a:bodyPr/>
        <a:lstStyle/>
        <a:p>
          <a:endParaRPr lang="pl-PL" sz="1200">
            <a:solidFill>
              <a:sysClr val="window" lastClr="FFFFFF"/>
            </a:solidFill>
            <a:latin typeface="Calibri"/>
            <a:ea typeface="+mn-ea"/>
            <a:cs typeface="+mn-cs"/>
          </a:endParaRPr>
        </a:p>
      </dgm:t>
    </dgm:pt>
    <dgm:pt modelId="{AEDF62C3-9276-44F7-AE47-204BB35CFA67}">
      <dgm:prSet phldrT="[Tekst]" custT="1"/>
      <dgm:spPr>
        <a:xfrm>
          <a:off x="2167358" y="0"/>
          <a:ext cx="1544422" cy="741680"/>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pl-PL" sz="1800">
              <a:solidFill>
                <a:sysClr val="window" lastClr="FFFFFF"/>
              </a:solidFill>
              <a:latin typeface="Calibri"/>
              <a:ea typeface="+mn-ea"/>
              <a:cs typeface="+mn-cs"/>
            </a:rPr>
            <a:t>Konkretne działania</a:t>
          </a:r>
        </a:p>
      </dgm:t>
    </dgm:pt>
    <dgm:pt modelId="{6BB1D9B7-EA7C-4B6A-934F-305C89AAA1BC}" type="parTrans" cxnId="{5F4C26FE-06D3-466E-98B1-628D304887AF}">
      <dgm:prSet/>
      <dgm:spPr/>
      <dgm:t>
        <a:bodyPr/>
        <a:lstStyle/>
        <a:p>
          <a:endParaRPr lang="pl-PL" sz="1400"/>
        </a:p>
      </dgm:t>
    </dgm:pt>
    <dgm:pt modelId="{C53A0A27-1ABE-4112-9F06-63AAD73DC3DF}" type="sibTrans" cxnId="{5F4C26FE-06D3-466E-98B1-628D304887AF}">
      <dgm:prSet custT="1"/>
      <dgm:spPr>
        <a:xfrm>
          <a:off x="3866223" y="179331"/>
          <a:ext cx="327417" cy="383016"/>
        </a:xfr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dgm:spPr>
      <dgm:t>
        <a:bodyPr/>
        <a:lstStyle/>
        <a:p>
          <a:endParaRPr lang="pl-PL" sz="1200">
            <a:solidFill>
              <a:sysClr val="window" lastClr="FFFFFF"/>
            </a:solidFill>
            <a:latin typeface="Calibri"/>
            <a:ea typeface="+mn-ea"/>
            <a:cs typeface="+mn-cs"/>
          </a:endParaRPr>
        </a:p>
      </dgm:t>
    </dgm:pt>
    <dgm:pt modelId="{BC8BC78E-21FD-46EC-BC20-396224134087}">
      <dgm:prSet phldrT="[Tekst]" custT="1"/>
      <dgm:spPr>
        <a:xfrm>
          <a:off x="4329550" y="0"/>
          <a:ext cx="1544422" cy="741680"/>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gm:spPr>
      <dgm:t>
        <a:bodyPr/>
        <a:lstStyle/>
        <a:p>
          <a:r>
            <a:rPr lang="pl-PL" sz="1800">
              <a:solidFill>
                <a:sysClr val="window" lastClr="FFFFFF"/>
              </a:solidFill>
              <a:latin typeface="Calibri"/>
              <a:ea typeface="+mn-ea"/>
              <a:cs typeface="+mn-cs"/>
            </a:rPr>
            <a:t>Efekty</a:t>
          </a:r>
        </a:p>
      </dgm:t>
    </dgm:pt>
    <dgm:pt modelId="{3A8E65E4-A491-450D-AC2D-7D087DCA839A}" type="parTrans" cxnId="{AE2AAE4F-09DA-43C1-A598-0D33AE8F276D}">
      <dgm:prSet/>
      <dgm:spPr/>
      <dgm:t>
        <a:bodyPr/>
        <a:lstStyle/>
        <a:p>
          <a:endParaRPr lang="pl-PL" sz="1400"/>
        </a:p>
      </dgm:t>
    </dgm:pt>
    <dgm:pt modelId="{BB0037D7-D800-4054-9359-D9DA5D073A5A}" type="sibTrans" cxnId="{AE2AAE4F-09DA-43C1-A598-0D33AE8F276D}">
      <dgm:prSet/>
      <dgm:spPr/>
      <dgm:t>
        <a:bodyPr/>
        <a:lstStyle/>
        <a:p>
          <a:endParaRPr lang="pl-PL" sz="1400"/>
        </a:p>
      </dgm:t>
    </dgm:pt>
    <dgm:pt modelId="{B781A0B6-40B0-454A-AED2-185D07BA0385}" type="pres">
      <dgm:prSet presAssocID="{433A344D-E9F5-4DBA-8FA0-07D6BFAA2F28}" presName="Name0" presStyleCnt="0">
        <dgm:presLayoutVars>
          <dgm:dir/>
          <dgm:resizeHandles val="exact"/>
        </dgm:presLayoutVars>
      </dgm:prSet>
      <dgm:spPr/>
    </dgm:pt>
    <dgm:pt modelId="{557F2BCC-B45A-4273-BC76-C1DCC4D7EDD3}" type="pres">
      <dgm:prSet presAssocID="{C445F69A-A600-40CF-A058-23B323C66F04}" presName="node" presStyleLbl="node1" presStyleIdx="0" presStyleCnt="3">
        <dgm:presLayoutVars>
          <dgm:bulletEnabled val="1"/>
        </dgm:presLayoutVars>
      </dgm:prSet>
      <dgm:spPr>
        <a:prstGeom prst="roundRect">
          <a:avLst>
            <a:gd name="adj" fmla="val 10000"/>
          </a:avLst>
        </a:prstGeom>
      </dgm:spPr>
    </dgm:pt>
    <dgm:pt modelId="{522DD839-3E34-4D9C-9D45-9D1CF74691CD}" type="pres">
      <dgm:prSet presAssocID="{948A41E5-3B92-4D58-B503-EB93DEDD4F62}" presName="sibTrans" presStyleLbl="sibTrans2D1" presStyleIdx="0" presStyleCnt="2"/>
      <dgm:spPr>
        <a:prstGeom prst="rightArrow">
          <a:avLst>
            <a:gd name="adj1" fmla="val 60000"/>
            <a:gd name="adj2" fmla="val 50000"/>
          </a:avLst>
        </a:prstGeom>
      </dgm:spPr>
    </dgm:pt>
    <dgm:pt modelId="{83AA9796-FACA-47AF-BEC9-91ADCE940AAB}" type="pres">
      <dgm:prSet presAssocID="{948A41E5-3B92-4D58-B503-EB93DEDD4F62}" presName="connectorText" presStyleLbl="sibTrans2D1" presStyleIdx="0" presStyleCnt="2"/>
      <dgm:spPr/>
    </dgm:pt>
    <dgm:pt modelId="{06C20D67-E61B-4F0C-9A0E-5BE12B966958}" type="pres">
      <dgm:prSet presAssocID="{AEDF62C3-9276-44F7-AE47-204BB35CFA67}" presName="node" presStyleLbl="node1" presStyleIdx="1" presStyleCnt="3">
        <dgm:presLayoutVars>
          <dgm:bulletEnabled val="1"/>
        </dgm:presLayoutVars>
      </dgm:prSet>
      <dgm:spPr>
        <a:prstGeom prst="roundRect">
          <a:avLst>
            <a:gd name="adj" fmla="val 10000"/>
          </a:avLst>
        </a:prstGeom>
      </dgm:spPr>
    </dgm:pt>
    <dgm:pt modelId="{ACA50D53-0D8A-4A0C-81EB-5D0B4A74B440}" type="pres">
      <dgm:prSet presAssocID="{C53A0A27-1ABE-4112-9F06-63AAD73DC3DF}" presName="sibTrans" presStyleLbl="sibTrans2D1" presStyleIdx="1" presStyleCnt="2"/>
      <dgm:spPr>
        <a:prstGeom prst="rightArrow">
          <a:avLst>
            <a:gd name="adj1" fmla="val 60000"/>
            <a:gd name="adj2" fmla="val 50000"/>
          </a:avLst>
        </a:prstGeom>
      </dgm:spPr>
    </dgm:pt>
    <dgm:pt modelId="{672492F3-3D4A-40A5-B773-8CCDB03A833E}" type="pres">
      <dgm:prSet presAssocID="{C53A0A27-1ABE-4112-9F06-63AAD73DC3DF}" presName="connectorText" presStyleLbl="sibTrans2D1" presStyleIdx="1" presStyleCnt="2"/>
      <dgm:spPr/>
    </dgm:pt>
    <dgm:pt modelId="{7298FC1E-E693-4792-8890-8FE480B69318}" type="pres">
      <dgm:prSet presAssocID="{BC8BC78E-21FD-46EC-BC20-396224134087}" presName="node" presStyleLbl="node1" presStyleIdx="2" presStyleCnt="3">
        <dgm:presLayoutVars>
          <dgm:bulletEnabled val="1"/>
        </dgm:presLayoutVars>
      </dgm:prSet>
      <dgm:spPr>
        <a:prstGeom prst="roundRect">
          <a:avLst>
            <a:gd name="adj" fmla="val 10000"/>
          </a:avLst>
        </a:prstGeom>
      </dgm:spPr>
    </dgm:pt>
  </dgm:ptLst>
  <dgm:cxnLst>
    <dgm:cxn modelId="{9DAE1719-FFEF-42E0-9A09-710DEEE01477}" type="presOf" srcId="{BC8BC78E-21FD-46EC-BC20-396224134087}" destId="{7298FC1E-E693-4792-8890-8FE480B69318}" srcOrd="0" destOrd="0" presId="urn:microsoft.com/office/officeart/2005/8/layout/process1"/>
    <dgm:cxn modelId="{9313CA32-8D38-49E9-B2E0-1F8953B23DB0}" type="presOf" srcId="{948A41E5-3B92-4D58-B503-EB93DEDD4F62}" destId="{83AA9796-FACA-47AF-BEC9-91ADCE940AAB}" srcOrd="1" destOrd="0" presId="urn:microsoft.com/office/officeart/2005/8/layout/process1"/>
    <dgm:cxn modelId="{6224086D-F6F0-44E6-8481-0062547D22A0}" type="presOf" srcId="{C53A0A27-1ABE-4112-9F06-63AAD73DC3DF}" destId="{672492F3-3D4A-40A5-B773-8CCDB03A833E}" srcOrd="1" destOrd="0" presId="urn:microsoft.com/office/officeart/2005/8/layout/process1"/>
    <dgm:cxn modelId="{AE2AAE4F-09DA-43C1-A598-0D33AE8F276D}" srcId="{433A344D-E9F5-4DBA-8FA0-07D6BFAA2F28}" destId="{BC8BC78E-21FD-46EC-BC20-396224134087}" srcOrd="2" destOrd="0" parTransId="{3A8E65E4-A491-450D-AC2D-7D087DCA839A}" sibTransId="{BB0037D7-D800-4054-9359-D9DA5D073A5A}"/>
    <dgm:cxn modelId="{A6BB6158-D867-47CB-836D-762E201ED53F}" type="presOf" srcId="{C445F69A-A600-40CF-A058-23B323C66F04}" destId="{557F2BCC-B45A-4273-BC76-C1DCC4D7EDD3}" srcOrd="0" destOrd="0" presId="urn:microsoft.com/office/officeart/2005/8/layout/process1"/>
    <dgm:cxn modelId="{361FAD92-F6A8-49FE-939E-E6B0710BF838}" type="presOf" srcId="{433A344D-E9F5-4DBA-8FA0-07D6BFAA2F28}" destId="{B781A0B6-40B0-454A-AED2-185D07BA0385}" srcOrd="0" destOrd="0" presId="urn:microsoft.com/office/officeart/2005/8/layout/process1"/>
    <dgm:cxn modelId="{714F3393-DA34-4490-8A2A-E2D056847369}" srcId="{433A344D-E9F5-4DBA-8FA0-07D6BFAA2F28}" destId="{C445F69A-A600-40CF-A058-23B323C66F04}" srcOrd="0" destOrd="0" parTransId="{5B0F12C3-26E9-4C12-8852-2264E556125E}" sibTransId="{948A41E5-3B92-4D58-B503-EB93DEDD4F62}"/>
    <dgm:cxn modelId="{56AAA895-D0BC-4BCE-8B8F-FC3FA44957FC}" type="presOf" srcId="{C53A0A27-1ABE-4112-9F06-63AAD73DC3DF}" destId="{ACA50D53-0D8A-4A0C-81EB-5D0B4A74B440}" srcOrd="0" destOrd="0" presId="urn:microsoft.com/office/officeart/2005/8/layout/process1"/>
    <dgm:cxn modelId="{9ECF799B-CA3A-4A22-80B8-3362BABF4F3F}" type="presOf" srcId="{AEDF62C3-9276-44F7-AE47-204BB35CFA67}" destId="{06C20D67-E61B-4F0C-9A0E-5BE12B966958}" srcOrd="0" destOrd="0" presId="urn:microsoft.com/office/officeart/2005/8/layout/process1"/>
    <dgm:cxn modelId="{72D05FD3-563A-4BD1-B0FD-8B1ABBDACECF}" type="presOf" srcId="{948A41E5-3B92-4D58-B503-EB93DEDD4F62}" destId="{522DD839-3E34-4D9C-9D45-9D1CF74691CD}" srcOrd="0" destOrd="0" presId="urn:microsoft.com/office/officeart/2005/8/layout/process1"/>
    <dgm:cxn modelId="{5F4C26FE-06D3-466E-98B1-628D304887AF}" srcId="{433A344D-E9F5-4DBA-8FA0-07D6BFAA2F28}" destId="{AEDF62C3-9276-44F7-AE47-204BB35CFA67}" srcOrd="1" destOrd="0" parTransId="{6BB1D9B7-EA7C-4B6A-934F-305C89AAA1BC}" sibTransId="{C53A0A27-1ABE-4112-9F06-63AAD73DC3DF}"/>
    <dgm:cxn modelId="{24254156-767B-4502-B2C2-D44193765E17}" type="presParOf" srcId="{B781A0B6-40B0-454A-AED2-185D07BA0385}" destId="{557F2BCC-B45A-4273-BC76-C1DCC4D7EDD3}" srcOrd="0" destOrd="0" presId="urn:microsoft.com/office/officeart/2005/8/layout/process1"/>
    <dgm:cxn modelId="{4B399A12-C4C0-4EE6-BE23-820ACF1C3D2E}" type="presParOf" srcId="{B781A0B6-40B0-454A-AED2-185D07BA0385}" destId="{522DD839-3E34-4D9C-9D45-9D1CF74691CD}" srcOrd="1" destOrd="0" presId="urn:microsoft.com/office/officeart/2005/8/layout/process1"/>
    <dgm:cxn modelId="{128B13A9-E6C1-4F69-BA99-DF948D97730C}" type="presParOf" srcId="{522DD839-3E34-4D9C-9D45-9D1CF74691CD}" destId="{83AA9796-FACA-47AF-BEC9-91ADCE940AAB}" srcOrd="0" destOrd="0" presId="urn:microsoft.com/office/officeart/2005/8/layout/process1"/>
    <dgm:cxn modelId="{3BD6FC06-04A9-4DBC-8EA2-830060CF259E}" type="presParOf" srcId="{B781A0B6-40B0-454A-AED2-185D07BA0385}" destId="{06C20D67-E61B-4F0C-9A0E-5BE12B966958}" srcOrd="2" destOrd="0" presId="urn:microsoft.com/office/officeart/2005/8/layout/process1"/>
    <dgm:cxn modelId="{4FF7C659-6C7D-4200-B5E8-1E7E0379A29E}" type="presParOf" srcId="{B781A0B6-40B0-454A-AED2-185D07BA0385}" destId="{ACA50D53-0D8A-4A0C-81EB-5D0B4A74B440}" srcOrd="3" destOrd="0" presId="urn:microsoft.com/office/officeart/2005/8/layout/process1"/>
    <dgm:cxn modelId="{EE5FD06E-495B-4099-8886-CC49125F8F1E}" type="presParOf" srcId="{ACA50D53-0D8A-4A0C-81EB-5D0B4A74B440}" destId="{672492F3-3D4A-40A5-B773-8CCDB03A833E}" srcOrd="0" destOrd="0" presId="urn:microsoft.com/office/officeart/2005/8/layout/process1"/>
    <dgm:cxn modelId="{E7D5B308-D5F6-49E8-AE4F-B585A677EF42}" type="presParOf" srcId="{B781A0B6-40B0-454A-AED2-185D07BA0385}" destId="{7298FC1E-E693-4792-8890-8FE480B69318}" srcOrd="4" destOrd="0" presId="urn:microsoft.com/office/officeart/2005/8/layout/process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7F2BCC-B45A-4273-BC76-C1DCC4D7EDD3}">
      <dsp:nvSpPr>
        <dsp:cNvPr id="0" name=""/>
        <dsp:cNvSpPr/>
      </dsp:nvSpPr>
      <dsp:spPr>
        <a:xfrm>
          <a:off x="5167" y="0"/>
          <a:ext cx="1544422" cy="74168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solidFill>
                <a:sysClr val="window" lastClr="FFFFFF"/>
              </a:solidFill>
              <a:latin typeface="Calibri"/>
              <a:ea typeface="+mn-ea"/>
              <a:cs typeface="+mn-cs"/>
            </a:rPr>
            <a:t>Założenia oraz cele</a:t>
          </a:r>
        </a:p>
      </dsp:txBody>
      <dsp:txXfrm>
        <a:off x="26890" y="21723"/>
        <a:ext cx="1500976" cy="698234"/>
      </dsp:txXfrm>
    </dsp:sp>
    <dsp:sp modelId="{522DD839-3E34-4D9C-9D45-9D1CF74691CD}">
      <dsp:nvSpPr>
        <dsp:cNvPr id="0" name=""/>
        <dsp:cNvSpPr/>
      </dsp:nvSpPr>
      <dsp:spPr>
        <a:xfrm>
          <a:off x="1704031" y="179331"/>
          <a:ext cx="327417" cy="383016"/>
        </a:xfrm>
        <a:prstGeom prst="rightArrow">
          <a:avLst>
            <a:gd name="adj1" fmla="val 60000"/>
            <a:gd name="adj2" fmla="val 50000"/>
          </a:avLst>
        </a:prstGeo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l-PL" sz="1200" kern="1200">
            <a:solidFill>
              <a:sysClr val="window" lastClr="FFFFFF"/>
            </a:solidFill>
            <a:latin typeface="Calibri"/>
            <a:ea typeface="+mn-ea"/>
            <a:cs typeface="+mn-cs"/>
          </a:endParaRPr>
        </a:p>
      </dsp:txBody>
      <dsp:txXfrm>
        <a:off x="1704031" y="255934"/>
        <a:ext cx="229192" cy="229810"/>
      </dsp:txXfrm>
    </dsp:sp>
    <dsp:sp modelId="{06C20D67-E61B-4F0C-9A0E-5BE12B966958}">
      <dsp:nvSpPr>
        <dsp:cNvPr id="0" name=""/>
        <dsp:cNvSpPr/>
      </dsp:nvSpPr>
      <dsp:spPr>
        <a:xfrm>
          <a:off x="2167358" y="0"/>
          <a:ext cx="1544422" cy="74168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solidFill>
                <a:sysClr val="window" lastClr="FFFFFF"/>
              </a:solidFill>
              <a:latin typeface="Calibri"/>
              <a:ea typeface="+mn-ea"/>
              <a:cs typeface="+mn-cs"/>
            </a:rPr>
            <a:t>Konkretne działania</a:t>
          </a:r>
        </a:p>
      </dsp:txBody>
      <dsp:txXfrm>
        <a:off x="2189081" y="21723"/>
        <a:ext cx="1500976" cy="698234"/>
      </dsp:txXfrm>
    </dsp:sp>
    <dsp:sp modelId="{ACA50D53-0D8A-4A0C-81EB-5D0B4A74B440}">
      <dsp:nvSpPr>
        <dsp:cNvPr id="0" name=""/>
        <dsp:cNvSpPr/>
      </dsp:nvSpPr>
      <dsp:spPr>
        <a:xfrm>
          <a:off x="3866223" y="179331"/>
          <a:ext cx="327417" cy="383016"/>
        </a:xfrm>
        <a:prstGeom prst="rightArrow">
          <a:avLst>
            <a:gd name="adj1" fmla="val 60000"/>
            <a:gd name="adj2" fmla="val 50000"/>
          </a:avLst>
        </a:prstGeom>
        <a:gradFill rotWithShape="0">
          <a:gsLst>
            <a:gs pos="0">
              <a:srgbClr val="5B9BD5">
                <a:tint val="60000"/>
                <a:hueOff val="0"/>
                <a:satOff val="0"/>
                <a:lumOff val="0"/>
                <a:alphaOff val="0"/>
                <a:satMod val="103000"/>
                <a:lumMod val="102000"/>
                <a:tint val="94000"/>
              </a:srgbClr>
            </a:gs>
            <a:gs pos="50000">
              <a:srgbClr val="5B9BD5">
                <a:tint val="60000"/>
                <a:hueOff val="0"/>
                <a:satOff val="0"/>
                <a:lumOff val="0"/>
                <a:alphaOff val="0"/>
                <a:satMod val="110000"/>
                <a:lumMod val="100000"/>
                <a:shade val="100000"/>
              </a:srgbClr>
            </a:gs>
            <a:gs pos="100000">
              <a:srgbClr val="5B9BD5">
                <a:tint val="60000"/>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l-PL" sz="1200" kern="1200">
            <a:solidFill>
              <a:sysClr val="window" lastClr="FFFFFF"/>
            </a:solidFill>
            <a:latin typeface="Calibri"/>
            <a:ea typeface="+mn-ea"/>
            <a:cs typeface="+mn-cs"/>
          </a:endParaRPr>
        </a:p>
      </dsp:txBody>
      <dsp:txXfrm>
        <a:off x="3866223" y="255934"/>
        <a:ext cx="229192" cy="229810"/>
      </dsp:txXfrm>
    </dsp:sp>
    <dsp:sp modelId="{7298FC1E-E693-4792-8890-8FE480B69318}">
      <dsp:nvSpPr>
        <dsp:cNvPr id="0" name=""/>
        <dsp:cNvSpPr/>
      </dsp:nvSpPr>
      <dsp:spPr>
        <a:xfrm>
          <a:off x="4329550" y="0"/>
          <a:ext cx="1544422" cy="741680"/>
        </a:xfrm>
        <a:prstGeom prst="roundRect">
          <a:avLst>
            <a:gd name="adj" fmla="val 1000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solidFill>
                <a:sysClr val="window" lastClr="FFFFFF"/>
              </a:solidFill>
              <a:latin typeface="Calibri"/>
              <a:ea typeface="+mn-ea"/>
              <a:cs typeface="+mn-cs"/>
            </a:rPr>
            <a:t>Efekty</a:t>
          </a:r>
        </a:p>
      </dsp:txBody>
      <dsp:txXfrm>
        <a:off x="4351273" y="21723"/>
        <a:ext cx="1500976" cy="6982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803E7-F617-4149-BB1C-1E0FF9104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34458</Words>
  <Characters>206749</Characters>
  <Application>Microsoft Office Word</Application>
  <DocSecurity>0</DocSecurity>
  <Lines>1722</Lines>
  <Paragraphs>481</Paragraphs>
  <ScaleCrop>false</ScaleCrop>
  <HeadingPairs>
    <vt:vector size="4" baseType="variant">
      <vt:variant>
        <vt:lpstr>Tytuł</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Cichowicz-Major</dc:creator>
  <cp:keywords/>
  <dc:description/>
  <cp:lastModifiedBy>Jarema Piekutowski</cp:lastModifiedBy>
  <cp:revision>2</cp:revision>
  <dcterms:created xsi:type="dcterms:W3CDTF">2022-09-08T06:48:00Z</dcterms:created>
  <dcterms:modified xsi:type="dcterms:W3CDTF">2022-09-08T06:48:00Z</dcterms:modified>
</cp:coreProperties>
</file>